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1BD" w:rsidRPr="00B801BD" w:rsidRDefault="00B801BD" w:rsidP="00B801BD">
      <w:pPr>
        <w:spacing w:before="100" w:beforeAutospacing="1" w:after="100" w:afterAutospacing="1" w:line="881" w:lineRule="atLeast"/>
        <w:outlineLvl w:val="1"/>
        <w:rPr>
          <w:rFonts w:ascii="Roboto" w:eastAsia="Times New Roman" w:hAnsi="Roboto" w:cs="Times New Roman"/>
          <w:sz w:val="36"/>
          <w:szCs w:val="36"/>
          <w:lang w:eastAsia="en-IN"/>
        </w:rPr>
      </w:pPr>
      <w:r w:rsidRPr="00B801BD">
        <w:rPr>
          <w:rFonts w:ascii="Roboto" w:eastAsia="Times New Roman" w:hAnsi="Roboto" w:cs="Times New Roman"/>
          <w:sz w:val="36"/>
          <w:szCs w:val="36"/>
          <w:lang w:eastAsia="en-IN"/>
        </w:rPr>
        <w:t>Django Web Development with Python Introduction</w:t>
      </w:r>
    </w:p>
    <w:p w:rsidR="00EC2638" w:rsidRDefault="00EC2638"/>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Models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Admin and Apps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Views and Templates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CSS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User Registration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Messages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User Login and Logout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Foreign Keys with Models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Working with Foreign Keys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Dynamic sidebar - Django Tutorial</w:t>
      </w:r>
    </w:p>
    <w:p w:rsidR="00B801BD" w:rsidRPr="00B801BD" w:rsidRDefault="00B801BD" w:rsidP="00B801BD">
      <w:pPr>
        <w:numPr>
          <w:ilvl w:val="0"/>
          <w:numId w:val="1"/>
        </w:numPr>
        <w:shd w:val="clear" w:color="auto" w:fill="FFFFFF"/>
        <w:spacing w:after="0" w:line="240" w:lineRule="auto"/>
        <w:ind w:left="1080" w:right="360"/>
        <w:rPr>
          <w:rFonts w:ascii="Roboto" w:eastAsia="Times New Roman" w:hAnsi="Roboto" w:cs="Times New Roman"/>
          <w:sz w:val="19"/>
          <w:szCs w:val="19"/>
          <w:lang w:eastAsia="en-IN"/>
        </w:rPr>
      </w:pPr>
      <w:r w:rsidRPr="00B801BD">
        <w:rPr>
          <w:rFonts w:ascii="Roboto" w:eastAsia="Times New Roman" w:hAnsi="Roboto" w:cs="Times New Roman"/>
          <w:sz w:val="19"/>
          <w:szCs w:val="19"/>
          <w:lang w:eastAsia="en-IN"/>
        </w:rPr>
        <w:t>Deploying to a Server - Django Tutorial</w:t>
      </w:r>
    </w:p>
    <w:p w:rsidR="00B801BD" w:rsidRDefault="00B801BD"/>
    <w:p w:rsidR="00B801BD" w:rsidRDefault="00B801BD"/>
    <w:p w:rsidR="00B801BD" w:rsidRDefault="00B801BD" w:rsidP="00B801BD">
      <w:pPr>
        <w:pStyle w:val="NormalWeb"/>
        <w:rPr>
          <w:rFonts w:ascii="Roboto" w:hAnsi="Roboto"/>
          <w:sz w:val="23"/>
          <w:szCs w:val="23"/>
        </w:rPr>
      </w:pPr>
      <w:proofErr w:type="gramStart"/>
      <w:r>
        <w:rPr>
          <w:rStyle w:val="HTMLCode"/>
          <w:sz w:val="23"/>
          <w:szCs w:val="23"/>
        </w:rPr>
        <w:t>pip</w:t>
      </w:r>
      <w:proofErr w:type="gramEnd"/>
      <w:r>
        <w:rPr>
          <w:rStyle w:val="HTMLCode"/>
          <w:sz w:val="23"/>
          <w:szCs w:val="23"/>
        </w:rPr>
        <w:t xml:space="preserve"> install django</w:t>
      </w:r>
    </w:p>
    <w:p w:rsidR="00B801BD" w:rsidRDefault="00B801BD" w:rsidP="00B801BD">
      <w:pPr>
        <w:pStyle w:val="NormalWeb"/>
        <w:rPr>
          <w:rFonts w:ascii="Roboto" w:hAnsi="Roboto"/>
          <w:sz w:val="23"/>
          <w:szCs w:val="23"/>
        </w:rPr>
      </w:pPr>
      <w:r>
        <w:rPr>
          <w:rFonts w:ascii="Roboto" w:hAnsi="Roboto"/>
          <w:sz w:val="23"/>
          <w:szCs w:val="23"/>
        </w:rPr>
        <w:t>Make sure you're pointing to pip for python 3. Throughout this tutorial, I am going to mainly be using the syntax that you'll find useful on Linux. For example, to reference Python 3 on Linux, you would say </w:t>
      </w:r>
      <w:r>
        <w:rPr>
          <w:rStyle w:val="HTMLCode"/>
          <w:sz w:val="23"/>
          <w:szCs w:val="23"/>
        </w:rPr>
        <w:t>python3</w:t>
      </w:r>
      <w:r>
        <w:rPr>
          <w:rFonts w:ascii="Roboto" w:hAnsi="Roboto"/>
          <w:sz w:val="23"/>
          <w:szCs w:val="23"/>
        </w:rPr>
        <w:t>. On Windows, you would instead do something like </w:t>
      </w:r>
      <w:r>
        <w:rPr>
          <w:rStyle w:val="HTMLCode"/>
          <w:sz w:val="23"/>
          <w:szCs w:val="23"/>
        </w:rPr>
        <w:t>py -3.7</w:t>
      </w:r>
      <w:r>
        <w:rPr>
          <w:rFonts w:ascii="Roboto" w:hAnsi="Roboto"/>
          <w:sz w:val="23"/>
          <w:szCs w:val="23"/>
        </w:rPr>
        <w:t>, which would reference Python 3.7 specifically. Eventually, you are almost certain to launch your website on a Linux server. For this reason, I am going to use the Linux syntax, but it's highly common to develop locally first, and you can use any operating system for this.</w:t>
      </w:r>
    </w:p>
    <w:p w:rsidR="00B801BD" w:rsidRDefault="00B801BD" w:rsidP="00B801BD">
      <w:pPr>
        <w:pStyle w:val="NormalWeb"/>
        <w:rPr>
          <w:rFonts w:ascii="Roboto" w:hAnsi="Roboto"/>
          <w:sz w:val="23"/>
          <w:szCs w:val="23"/>
        </w:rPr>
      </w:pPr>
      <w:r>
        <w:rPr>
          <w:rFonts w:ascii="Roboto" w:hAnsi="Roboto"/>
          <w:sz w:val="23"/>
          <w:szCs w:val="23"/>
        </w:rPr>
        <w:t>You may find that, if you're viewing this tutorial long after I have covered it, things have changed with Django. You can either check the comments section of the videos, or grab the same version of Django that I am using, by doing:</w:t>
      </w:r>
    </w:p>
    <w:p w:rsidR="00B801BD" w:rsidRDefault="00B801BD" w:rsidP="00B801BD">
      <w:pPr>
        <w:pStyle w:val="NormalWeb"/>
        <w:rPr>
          <w:rFonts w:ascii="Roboto" w:hAnsi="Roboto"/>
          <w:sz w:val="23"/>
          <w:szCs w:val="23"/>
        </w:rPr>
      </w:pPr>
      <w:proofErr w:type="gramStart"/>
      <w:r>
        <w:rPr>
          <w:rStyle w:val="HTMLCode"/>
          <w:sz w:val="23"/>
          <w:szCs w:val="23"/>
        </w:rPr>
        <w:t>pip</w:t>
      </w:r>
      <w:proofErr w:type="gramEnd"/>
      <w:r>
        <w:rPr>
          <w:rStyle w:val="HTMLCode"/>
          <w:sz w:val="23"/>
          <w:szCs w:val="23"/>
        </w:rPr>
        <w:t xml:space="preserve"> install django==2.1.4</w:t>
      </w:r>
    </w:p>
    <w:p w:rsidR="00B801BD" w:rsidRDefault="00B801BD" w:rsidP="00B801BD">
      <w:pPr>
        <w:pStyle w:val="NormalWeb"/>
        <w:rPr>
          <w:rFonts w:ascii="Roboto" w:hAnsi="Roboto"/>
          <w:sz w:val="23"/>
          <w:szCs w:val="23"/>
        </w:rPr>
      </w:pPr>
      <w:r>
        <w:rPr>
          <w:rFonts w:ascii="Roboto" w:hAnsi="Roboto"/>
          <w:sz w:val="23"/>
          <w:szCs w:val="23"/>
        </w:rPr>
        <w:t>I would only do that for learning purposes, however. You should always try to use the latest version since it will include important changes, like security fixes.</w:t>
      </w:r>
    </w:p>
    <w:p w:rsidR="00B801BD" w:rsidRDefault="00B801BD" w:rsidP="00B801BD">
      <w:pPr>
        <w:pStyle w:val="NormalWeb"/>
        <w:rPr>
          <w:rFonts w:ascii="Roboto" w:hAnsi="Roboto"/>
          <w:sz w:val="23"/>
          <w:szCs w:val="23"/>
        </w:rPr>
      </w:pPr>
      <w:r>
        <w:rPr>
          <w:rFonts w:ascii="Roboto" w:hAnsi="Roboto"/>
          <w:sz w:val="23"/>
          <w:szCs w:val="23"/>
        </w:rPr>
        <w:t>I will be using sublime-text 3 as my editor, but you can use whatever editor you want. You can also use whatever operating system you want. I have developed with Django on Windows, Mac, and Linux. They all work just fine.</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Alright, assuming you have Django installed, let's get started! With your installation of Django, you should now have a command line keyword: </w:t>
      </w:r>
      <w:r w:rsidRPr="00B801BD">
        <w:rPr>
          <w:rFonts w:ascii="Courier New" w:eastAsia="Times New Roman" w:hAnsi="Courier New" w:cs="Courier New"/>
          <w:sz w:val="23"/>
          <w:szCs w:val="23"/>
          <w:lang w:eastAsia="en-IN"/>
        </w:rPr>
        <w:t>django-admin</w:t>
      </w:r>
      <w:r w:rsidRPr="00B801BD">
        <w:rPr>
          <w:rFonts w:ascii="Roboto" w:eastAsia="Times New Roman" w:hAnsi="Roboto" w:cs="Times New Roman"/>
          <w:sz w:val="23"/>
          <w:szCs w:val="23"/>
          <w:lang w:eastAsia="en-IN"/>
        </w:rPr>
        <w:t>. You can use this to start a new </w:t>
      </w:r>
      <w:r w:rsidRPr="00B801BD">
        <w:rPr>
          <w:rFonts w:ascii="Courier New" w:eastAsia="Times New Roman" w:hAnsi="Courier New" w:cs="Courier New"/>
          <w:sz w:val="23"/>
          <w:szCs w:val="23"/>
          <w:lang w:eastAsia="en-IN"/>
        </w:rPr>
        <w:t>project</w:t>
      </w:r>
      <w:r w:rsidRPr="00B801BD">
        <w:rPr>
          <w:rFonts w:ascii="Roboto" w:eastAsia="Times New Roman" w:hAnsi="Roboto" w:cs="Times New Roman"/>
          <w:sz w:val="23"/>
          <w:szCs w:val="23"/>
          <w:lang w:eastAsia="en-IN"/>
        </w:rPr>
        <w:t>. Django considers all websites to be a collection of apps. Consider a website that has a forum, a shop, and a blog. Each of those three things would be considered its own "app." A collection of these apps is your project. So, let's start a project. In your terminal/cmd.exe, do:</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proofErr w:type="gramStart"/>
      <w:r w:rsidRPr="00B801BD">
        <w:rPr>
          <w:rFonts w:ascii="Courier New" w:eastAsia="Times New Roman" w:hAnsi="Courier New" w:cs="Courier New"/>
          <w:sz w:val="23"/>
          <w:szCs w:val="23"/>
          <w:lang w:eastAsia="en-IN"/>
        </w:rPr>
        <w:t>django-admin</w:t>
      </w:r>
      <w:proofErr w:type="gramEnd"/>
      <w:r w:rsidRPr="00B801BD">
        <w:rPr>
          <w:rFonts w:ascii="Courier New" w:eastAsia="Times New Roman" w:hAnsi="Courier New" w:cs="Courier New"/>
          <w:sz w:val="23"/>
          <w:szCs w:val="23"/>
          <w:lang w:eastAsia="en-IN"/>
        </w:rPr>
        <w:t xml:space="preserve"> startproject mysite</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lastRenderedPageBreak/>
        <w:t>You can call the </w:t>
      </w:r>
      <w:r w:rsidRPr="00B801BD">
        <w:rPr>
          <w:rFonts w:ascii="Courier New" w:eastAsia="Times New Roman" w:hAnsi="Courier New" w:cs="Courier New"/>
          <w:sz w:val="23"/>
          <w:szCs w:val="23"/>
          <w:lang w:eastAsia="en-IN"/>
        </w:rPr>
        <w:t>mysite</w:t>
      </w:r>
      <w:r w:rsidRPr="00B801BD">
        <w:rPr>
          <w:rFonts w:ascii="Roboto" w:eastAsia="Times New Roman" w:hAnsi="Roboto" w:cs="Times New Roman"/>
          <w:sz w:val="23"/>
          <w:szCs w:val="23"/>
          <w:lang w:eastAsia="en-IN"/>
        </w:rPr>
        <w:t> bit whatever you want to call your project, but it seems to be a pretty consistent convention to call your project </w:t>
      </w:r>
      <w:r w:rsidRPr="00B801BD">
        <w:rPr>
          <w:rFonts w:ascii="Courier New" w:eastAsia="Times New Roman" w:hAnsi="Courier New" w:cs="Courier New"/>
          <w:sz w:val="23"/>
          <w:szCs w:val="23"/>
          <w:lang w:eastAsia="en-IN"/>
        </w:rPr>
        <w:t>mysite</w:t>
      </w:r>
      <w:r w:rsidRPr="00B801BD">
        <w:rPr>
          <w:rFonts w:ascii="Roboto" w:eastAsia="Times New Roman" w:hAnsi="Roboto" w:cs="Times New Roman"/>
          <w:sz w:val="23"/>
          <w:szCs w:val="23"/>
          <w:lang w:eastAsia="en-IN"/>
        </w:rPr>
        <w:t>, so I will stick with that.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The </w:t>
      </w:r>
      <w:r w:rsidRPr="00B801BD">
        <w:rPr>
          <w:rFonts w:ascii="Courier New" w:eastAsia="Times New Roman" w:hAnsi="Courier New" w:cs="Courier New"/>
          <w:sz w:val="23"/>
          <w:szCs w:val="23"/>
          <w:lang w:eastAsia="en-IN"/>
        </w:rPr>
        <w:t>startproject</w:t>
      </w:r>
      <w:r w:rsidRPr="00B801BD">
        <w:rPr>
          <w:rFonts w:ascii="Roboto" w:eastAsia="Times New Roman" w:hAnsi="Roboto" w:cs="Times New Roman"/>
          <w:sz w:val="23"/>
          <w:szCs w:val="23"/>
          <w:lang w:eastAsia="en-IN"/>
        </w:rPr>
        <w:t xml:space="preserve"> command will create a new directory called whatever you called your project, </w:t>
      </w:r>
      <w:proofErr w:type="gramStart"/>
      <w:r w:rsidRPr="00B801BD">
        <w:rPr>
          <w:rFonts w:ascii="Roboto" w:eastAsia="Times New Roman" w:hAnsi="Roboto" w:cs="Times New Roman"/>
          <w:sz w:val="23"/>
          <w:szCs w:val="23"/>
          <w:lang w:eastAsia="en-IN"/>
        </w:rPr>
        <w:t>In</w:t>
      </w:r>
      <w:proofErr w:type="gramEnd"/>
      <w:r w:rsidRPr="00B801BD">
        <w:rPr>
          <w:rFonts w:ascii="Roboto" w:eastAsia="Times New Roman" w:hAnsi="Roboto" w:cs="Times New Roman"/>
          <w:sz w:val="23"/>
          <w:szCs w:val="23"/>
          <w:lang w:eastAsia="en-IN"/>
        </w:rPr>
        <w:t xml:space="preserve"> our case, that's called </w:t>
      </w:r>
      <w:r w:rsidRPr="00B801BD">
        <w:rPr>
          <w:rFonts w:ascii="Courier New" w:eastAsia="Times New Roman" w:hAnsi="Courier New" w:cs="Courier New"/>
          <w:sz w:val="23"/>
          <w:szCs w:val="23"/>
          <w:lang w:eastAsia="en-IN"/>
        </w:rPr>
        <w:t>mysite</w:t>
      </w:r>
      <w:r w:rsidRPr="00B801BD">
        <w:rPr>
          <w:rFonts w:ascii="Roboto" w:eastAsia="Times New Roman" w:hAnsi="Roboto" w:cs="Times New Roman"/>
          <w:sz w:val="23"/>
          <w:szCs w:val="23"/>
          <w:lang w:eastAsia="en-IN"/>
        </w:rPr>
        <w: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proofErr w:type="gramStart"/>
      <w:r w:rsidRPr="00B801BD">
        <w:rPr>
          <w:rFonts w:ascii="Roboto" w:eastAsia="Times New Roman" w:hAnsi="Roboto" w:cs="Times New Roman"/>
          <w:sz w:val="23"/>
          <w:szCs w:val="23"/>
          <w:lang w:eastAsia="en-IN"/>
        </w:rPr>
        <w:t>our</w:t>
      </w:r>
      <w:proofErr w:type="gramEnd"/>
      <w:r w:rsidRPr="00B801BD">
        <w:rPr>
          <w:rFonts w:ascii="Roboto" w:eastAsia="Times New Roman" w:hAnsi="Roboto" w:cs="Times New Roman"/>
          <w:sz w:val="23"/>
          <w:szCs w:val="23"/>
          <w:lang w:eastAsia="en-IN"/>
        </w:rPr>
        <w:t xml:space="preserve"> project's directory is called </w:t>
      </w:r>
      <w:r w:rsidRPr="00B801BD">
        <w:rPr>
          <w:rFonts w:ascii="Courier New" w:eastAsia="Times New Roman" w:hAnsi="Courier New" w:cs="Courier New"/>
          <w:sz w:val="23"/>
          <w:szCs w:val="23"/>
          <w:lang w:eastAsia="en-IN"/>
        </w:rPr>
        <w:t>mysite</w:t>
      </w:r>
      <w:r w:rsidRPr="00B801BD">
        <w:rPr>
          <w:rFonts w:ascii="Roboto" w:eastAsia="Times New Roman" w:hAnsi="Roboto" w:cs="Times New Roman"/>
          <w:sz w:val="23"/>
          <w:szCs w:val="23"/>
          <w:lang w:eastAsia="en-IN"/>
        </w:rPr>
        <w:t> and your primary app is also called </w:t>
      </w:r>
      <w:r w:rsidRPr="00B801BD">
        <w:rPr>
          <w:rFonts w:ascii="Courier New" w:eastAsia="Times New Roman" w:hAnsi="Courier New" w:cs="Courier New"/>
          <w:sz w:val="23"/>
          <w:szCs w:val="23"/>
          <w:lang w:eastAsia="en-IN"/>
        </w:rPr>
        <w:t>mysite</w:t>
      </w:r>
      <w:r w:rsidRPr="00B801BD">
        <w:rPr>
          <w:rFonts w:ascii="Roboto" w:eastAsia="Times New Roman" w:hAnsi="Roboto" w:cs="Times New Roman"/>
          <w:sz w:val="23"/>
          <w:szCs w:val="23"/>
          <w:lang w:eastAsia="en-IN"/>
        </w:rPr>
        <w:t>. The only real role of this "primary app" as I am going to call it is to link your other apps. You shouldn't really be doing much in there besides managing settings and urls mostly.</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Django is meant to be highly modular. When you develop an app like some forums for one website, you should be able to easily take your forum app to another website seemlessly and implement it nearly immediately.</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Okay, so with this in mind, let's add our first actual app to our project. To do this, we will use </w:t>
      </w:r>
      <w:r w:rsidRPr="00B801BD">
        <w:rPr>
          <w:rFonts w:ascii="Courier New" w:eastAsia="Times New Roman" w:hAnsi="Courier New" w:cs="Courier New"/>
          <w:sz w:val="23"/>
          <w:szCs w:val="23"/>
          <w:lang w:eastAsia="en-IN"/>
        </w:rPr>
        <w:t>manage.py</w:t>
      </w:r>
      <w:r w:rsidRPr="00B801BD">
        <w:rPr>
          <w:rFonts w:ascii="Roboto" w:eastAsia="Times New Roman" w:hAnsi="Roboto" w:cs="Times New Roman"/>
          <w:sz w:val="23"/>
          <w:szCs w:val="23"/>
          <w:lang w:eastAsia="en-IN"/>
        </w:rPr>
        <w:t>. This is a helper python script that will allow you to do things within your project. First, we'll use it to create another app. In your terminal/command line, navigate to the dir where this </w:t>
      </w:r>
      <w:r w:rsidRPr="00B801BD">
        <w:rPr>
          <w:rFonts w:ascii="Courier New" w:eastAsia="Times New Roman" w:hAnsi="Courier New" w:cs="Courier New"/>
          <w:sz w:val="23"/>
          <w:szCs w:val="23"/>
          <w:lang w:eastAsia="en-IN"/>
        </w:rPr>
        <w:t>manage.py</w:t>
      </w:r>
      <w:r w:rsidRPr="00B801BD">
        <w:rPr>
          <w:rFonts w:ascii="Roboto" w:eastAsia="Times New Roman" w:hAnsi="Roboto" w:cs="Times New Roman"/>
          <w:sz w:val="23"/>
          <w:szCs w:val="23"/>
          <w:lang w:eastAsia="en-IN"/>
        </w:rPr>
        <w:t> file is, then do:</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r w:rsidRPr="00B801BD">
        <w:rPr>
          <w:rFonts w:ascii="Courier New" w:eastAsia="Times New Roman" w:hAnsi="Courier New" w:cs="Courier New"/>
          <w:sz w:val="23"/>
          <w:szCs w:val="23"/>
          <w:lang w:eastAsia="en-IN"/>
        </w:rPr>
        <w:t>python3 manage.py startapp main</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You should see that a new directory has been created called </w:t>
      </w:r>
      <w:r w:rsidRPr="00B801BD">
        <w:rPr>
          <w:rFonts w:ascii="Courier New" w:eastAsia="Times New Roman" w:hAnsi="Courier New" w:cs="Courier New"/>
          <w:sz w:val="23"/>
          <w:szCs w:val="23"/>
          <w:lang w:eastAsia="en-IN"/>
        </w:rPr>
        <w:t>main</w:t>
      </w:r>
      <w:r w:rsidRPr="00B801BD">
        <w:rPr>
          <w:rFonts w:ascii="Roboto" w:eastAsia="Times New Roman" w:hAnsi="Roboto" w:cs="Times New Roman"/>
          <w:sz w:val="23"/>
          <w:szCs w:val="23"/>
          <w:lang w:eastAsia="en-IN"/>
        </w:rPr>
        <w:t>. So now the top levels of your project's structure are something like:</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00"/>
          <w:sz w:val="23"/>
          <w:szCs w:val="23"/>
          <w:lang w:eastAsia="en-IN"/>
        </w:rPr>
        <w:t>main</w:t>
      </w:r>
      <w:proofErr w:type="gramEnd"/>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main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directory</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your </w:t>
      </w:r>
      <w:r w:rsidRPr="00B801BD">
        <w:rPr>
          <w:rFonts w:ascii="Courier New" w:eastAsia="Times New Roman" w:hAnsi="Courier New" w:cs="Courier New"/>
          <w:color w:val="008800"/>
          <w:sz w:val="23"/>
          <w:szCs w:val="23"/>
          <w:lang w:eastAsia="en-IN"/>
        </w:rPr>
        <w:t>"primary"</w:t>
      </w:r>
      <w:r w:rsidRPr="00B801BD">
        <w:rPr>
          <w:rFonts w:ascii="Courier New" w:eastAsia="Times New Roman" w:hAnsi="Courier New" w:cs="Courier New"/>
          <w:color w:val="000000"/>
          <w:sz w:val="23"/>
          <w:szCs w:val="23"/>
          <w:lang w:eastAsia="en-IN"/>
        </w:rPr>
        <w:t xml:space="preserve"> app</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mysite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directory</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this </w:t>
      </w:r>
      <w:r w:rsidRPr="00B801BD">
        <w:rPr>
          <w:rFonts w:ascii="Courier New" w:eastAsia="Times New Roman" w:hAnsi="Courier New" w:cs="Courier New"/>
          <w:color w:val="000088"/>
          <w:sz w:val="23"/>
          <w:szCs w:val="23"/>
          <w:lang w:eastAsia="en-IN"/>
        </w:rPr>
        <w:t>is</w:t>
      </w:r>
      <w:r w:rsidRPr="00B801BD">
        <w:rPr>
          <w:rFonts w:ascii="Courier New" w:eastAsia="Times New Roman" w:hAnsi="Courier New" w:cs="Courier New"/>
          <w:color w:val="000000"/>
          <w:sz w:val="23"/>
          <w:szCs w:val="23"/>
          <w:lang w:eastAsia="en-IN"/>
        </w:rPr>
        <w:t xml:space="preserve"> your new app</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manage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py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helper python script</w:t>
      </w:r>
      <w:r w:rsidRPr="00B801BD">
        <w:rPr>
          <w:rFonts w:ascii="Courier New" w:eastAsia="Times New Roman" w:hAnsi="Courier New" w:cs="Courier New"/>
          <w:color w:val="666600"/>
          <w:sz w:val="23"/>
          <w:szCs w:val="23"/>
          <w:lang w:eastAsia="en-IN"/>
        </w:rPr>
        <w:t>)</w:t>
      </w:r>
    </w:p>
    <w:p w:rsidR="00B801BD" w:rsidRDefault="00B801BD"/>
    <w:p w:rsidR="00B801BD" w:rsidRDefault="00B801BD"/>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Okay great. Let's go ahead and run our server now. We will do this with </w:t>
      </w:r>
      <w:r w:rsidRPr="00B801BD">
        <w:rPr>
          <w:rFonts w:ascii="Courier New" w:eastAsia="Times New Roman" w:hAnsi="Courier New" w:cs="Courier New"/>
          <w:sz w:val="23"/>
          <w:szCs w:val="23"/>
          <w:lang w:eastAsia="en-IN"/>
        </w:rPr>
        <w:t>manage.py</w:t>
      </w:r>
      <w:r w:rsidRPr="00B801BD">
        <w:rPr>
          <w:rFonts w:ascii="Roboto" w:eastAsia="Times New Roman" w:hAnsi="Roboto" w:cs="Times New Roman"/>
          <w:sz w:val="23"/>
          <w:szCs w:val="23"/>
          <w:lang w:eastAsia="en-IN"/>
        </w:rPr>
        <w:t>. You should probably open a separate terminal/command prompt to run the server within. We will keep the server running through much of the development.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To run the server, do:</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r w:rsidRPr="00B801BD">
        <w:rPr>
          <w:rFonts w:ascii="Courier New" w:eastAsia="Times New Roman" w:hAnsi="Courier New" w:cs="Courier New"/>
          <w:sz w:val="23"/>
          <w:szCs w:val="23"/>
          <w:lang w:eastAsia="en-IN"/>
        </w:rPr>
        <w:t>python3 manage.py runserver</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You should see something like:</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000000"/>
          <w:sz w:val="23"/>
          <w:szCs w:val="23"/>
          <w:lang w:eastAsia="en-IN"/>
        </w:rPr>
        <w:t>python3 manage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py runserver</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660066"/>
          <w:sz w:val="23"/>
          <w:szCs w:val="23"/>
          <w:lang w:eastAsia="en-IN"/>
        </w:rPr>
        <w:t>Performing</w:t>
      </w:r>
      <w:r w:rsidRPr="00B801BD">
        <w:rPr>
          <w:rFonts w:ascii="Courier New" w:eastAsia="Times New Roman" w:hAnsi="Courier New" w:cs="Courier New"/>
          <w:color w:val="000000"/>
          <w:sz w:val="23"/>
          <w:szCs w:val="23"/>
          <w:lang w:eastAsia="en-IN"/>
        </w:rPr>
        <w:t xml:space="preserve"> system checks</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660066"/>
          <w:sz w:val="23"/>
          <w:szCs w:val="23"/>
          <w:lang w:eastAsia="en-IN"/>
        </w:rPr>
        <w:t>System</w:t>
      </w:r>
      <w:r w:rsidRPr="00B801BD">
        <w:rPr>
          <w:rFonts w:ascii="Courier New" w:eastAsia="Times New Roman" w:hAnsi="Courier New" w:cs="Courier New"/>
          <w:color w:val="000000"/>
          <w:sz w:val="23"/>
          <w:szCs w:val="23"/>
          <w:lang w:eastAsia="en-IN"/>
        </w:rPr>
        <w:t xml:space="preserve"> check identified no issues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6666"/>
          <w:sz w:val="23"/>
          <w:szCs w:val="23"/>
          <w:lang w:eastAsia="en-IN"/>
        </w:rPr>
        <w:t>0</w:t>
      </w:r>
      <w:r w:rsidRPr="00B801BD">
        <w:rPr>
          <w:rFonts w:ascii="Courier New" w:eastAsia="Times New Roman" w:hAnsi="Courier New" w:cs="Courier New"/>
          <w:color w:val="000000"/>
          <w:sz w:val="23"/>
          <w:szCs w:val="23"/>
          <w:lang w:eastAsia="en-IN"/>
        </w:rPr>
        <w:t xml:space="preserve"> silenced</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660066"/>
          <w:sz w:val="23"/>
          <w:szCs w:val="23"/>
          <w:lang w:eastAsia="en-IN"/>
        </w:rPr>
        <w:t>You</w:t>
      </w:r>
      <w:r w:rsidRPr="00B801BD">
        <w:rPr>
          <w:rFonts w:ascii="Courier New" w:eastAsia="Times New Roman" w:hAnsi="Courier New" w:cs="Courier New"/>
          <w:color w:val="000000"/>
          <w:sz w:val="23"/>
          <w:szCs w:val="23"/>
          <w:lang w:eastAsia="en-IN"/>
        </w:rPr>
        <w:t xml:space="preserve"> have </w:t>
      </w:r>
      <w:r w:rsidRPr="00B801BD">
        <w:rPr>
          <w:rFonts w:ascii="Courier New" w:eastAsia="Times New Roman" w:hAnsi="Courier New" w:cs="Courier New"/>
          <w:color w:val="006666"/>
          <w:sz w:val="23"/>
          <w:szCs w:val="23"/>
          <w:lang w:eastAsia="en-IN"/>
        </w:rPr>
        <w:t>15</w:t>
      </w:r>
      <w:r w:rsidRPr="00B801BD">
        <w:rPr>
          <w:rFonts w:ascii="Courier New" w:eastAsia="Times New Roman" w:hAnsi="Courier New" w:cs="Courier New"/>
          <w:color w:val="000000"/>
          <w:sz w:val="23"/>
          <w:szCs w:val="23"/>
          <w:lang w:eastAsia="en-IN"/>
        </w:rPr>
        <w:t xml:space="preserve"> unapplied migration</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s</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0066"/>
          <w:sz w:val="23"/>
          <w:szCs w:val="23"/>
          <w:lang w:eastAsia="en-IN"/>
        </w:rPr>
        <w:t>Your</w:t>
      </w:r>
      <w:r w:rsidRPr="00B801BD">
        <w:rPr>
          <w:rFonts w:ascii="Courier New" w:eastAsia="Times New Roman" w:hAnsi="Courier New" w:cs="Courier New"/>
          <w:color w:val="000000"/>
          <w:sz w:val="23"/>
          <w:szCs w:val="23"/>
          <w:lang w:eastAsia="en-IN"/>
        </w:rPr>
        <w:t xml:space="preserve"> project may </w:t>
      </w:r>
      <w:r w:rsidRPr="00B801BD">
        <w:rPr>
          <w:rFonts w:ascii="Courier New" w:eastAsia="Times New Roman" w:hAnsi="Courier New" w:cs="Courier New"/>
          <w:color w:val="000088"/>
          <w:sz w:val="23"/>
          <w:szCs w:val="23"/>
          <w:lang w:eastAsia="en-IN"/>
        </w:rPr>
        <w:t>not</w:t>
      </w:r>
      <w:r w:rsidRPr="00B801BD">
        <w:rPr>
          <w:rFonts w:ascii="Courier New" w:eastAsia="Times New Roman" w:hAnsi="Courier New" w:cs="Courier New"/>
          <w:color w:val="000000"/>
          <w:sz w:val="23"/>
          <w:szCs w:val="23"/>
          <w:lang w:eastAsia="en-IN"/>
        </w:rPr>
        <w:t xml:space="preserve"> work properly until you apply the migrations </w:t>
      </w:r>
      <w:r w:rsidRPr="00B801BD">
        <w:rPr>
          <w:rFonts w:ascii="Courier New" w:eastAsia="Times New Roman" w:hAnsi="Courier New" w:cs="Courier New"/>
          <w:color w:val="000088"/>
          <w:sz w:val="23"/>
          <w:szCs w:val="23"/>
          <w:lang w:eastAsia="en-IN"/>
        </w:rPr>
        <w:t>for</w:t>
      </w:r>
      <w:r w:rsidRPr="00B801BD">
        <w:rPr>
          <w:rFonts w:ascii="Courier New" w:eastAsia="Times New Roman" w:hAnsi="Courier New" w:cs="Courier New"/>
          <w:color w:val="000000"/>
          <w:sz w:val="23"/>
          <w:szCs w:val="23"/>
          <w:lang w:eastAsia="en-IN"/>
        </w:rPr>
        <w:t xml:space="preserve"> app</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s</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admin</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auth</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contenttypes</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0000"/>
          <w:sz w:val="23"/>
          <w:szCs w:val="23"/>
          <w:lang w:eastAsia="en-IN"/>
        </w:rPr>
        <w:t>sessions</w:t>
      </w:r>
      <w:proofErr w:type="gramEnd"/>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660066"/>
          <w:sz w:val="23"/>
          <w:szCs w:val="23"/>
          <w:lang w:eastAsia="en-IN"/>
        </w:rPr>
        <w:lastRenderedPageBreak/>
        <w:t>Run</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008800"/>
          <w:sz w:val="23"/>
          <w:szCs w:val="23"/>
          <w:lang w:eastAsia="en-IN"/>
        </w:rPr>
        <w:t xml:space="preserve">'python manage.py </w:t>
      </w:r>
      <w:proofErr w:type="gramStart"/>
      <w:r w:rsidRPr="00B801BD">
        <w:rPr>
          <w:rFonts w:ascii="Courier New" w:eastAsia="Times New Roman" w:hAnsi="Courier New" w:cs="Courier New"/>
          <w:color w:val="008800"/>
          <w:sz w:val="23"/>
          <w:szCs w:val="23"/>
          <w:lang w:eastAsia="en-IN"/>
        </w:rPr>
        <w:t>migrate</w:t>
      </w:r>
      <w:proofErr w:type="gramEnd"/>
      <w:r w:rsidRPr="00B801BD">
        <w:rPr>
          <w:rFonts w:ascii="Courier New" w:eastAsia="Times New Roman" w:hAnsi="Courier New" w:cs="Courier New"/>
          <w:color w:val="008800"/>
          <w:sz w:val="23"/>
          <w:szCs w:val="23"/>
          <w:lang w:eastAsia="en-IN"/>
        </w:rPr>
        <w:t>'</w:t>
      </w:r>
      <w:r w:rsidRPr="00B801BD">
        <w:rPr>
          <w:rFonts w:ascii="Courier New" w:eastAsia="Times New Roman" w:hAnsi="Courier New" w:cs="Courier New"/>
          <w:color w:val="000000"/>
          <w:sz w:val="23"/>
          <w:szCs w:val="23"/>
          <w:lang w:eastAsia="en-IN"/>
        </w:rPr>
        <w:t xml:space="preserve"> to apply them</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660066"/>
          <w:sz w:val="23"/>
          <w:szCs w:val="23"/>
          <w:lang w:eastAsia="en-IN"/>
        </w:rPr>
        <w:t>January</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006666"/>
          <w:sz w:val="23"/>
          <w:szCs w:val="23"/>
          <w:lang w:eastAsia="en-IN"/>
        </w:rPr>
        <w:t>10</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006666"/>
          <w:sz w:val="23"/>
          <w:szCs w:val="23"/>
          <w:lang w:eastAsia="en-IN"/>
        </w:rPr>
        <w:t>2019</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006666"/>
          <w:sz w:val="23"/>
          <w:szCs w:val="23"/>
          <w:lang w:eastAsia="en-IN"/>
        </w:rPr>
        <w:t>18</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6666"/>
          <w:sz w:val="23"/>
          <w:szCs w:val="23"/>
          <w:lang w:eastAsia="en-IN"/>
        </w:rPr>
        <w:t>50</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6666"/>
          <w:sz w:val="23"/>
          <w:szCs w:val="23"/>
          <w:lang w:eastAsia="en-IN"/>
        </w:rPr>
        <w:t>09</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660066"/>
          <w:sz w:val="23"/>
          <w:szCs w:val="23"/>
          <w:lang w:eastAsia="en-IN"/>
        </w:rPr>
        <w:t>Django</w:t>
      </w:r>
      <w:r w:rsidRPr="00B801BD">
        <w:rPr>
          <w:rFonts w:ascii="Courier New" w:eastAsia="Times New Roman" w:hAnsi="Courier New" w:cs="Courier New"/>
          <w:color w:val="000000"/>
          <w:sz w:val="23"/>
          <w:szCs w:val="23"/>
          <w:lang w:eastAsia="en-IN"/>
        </w:rPr>
        <w:t xml:space="preserve"> version </w:t>
      </w:r>
      <w:r w:rsidRPr="00B801BD">
        <w:rPr>
          <w:rFonts w:ascii="Courier New" w:eastAsia="Times New Roman" w:hAnsi="Courier New" w:cs="Courier New"/>
          <w:color w:val="006666"/>
          <w:sz w:val="23"/>
          <w:szCs w:val="23"/>
          <w:lang w:eastAsia="en-IN"/>
        </w:rPr>
        <w:t>2.1</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6666"/>
          <w:sz w:val="23"/>
          <w:szCs w:val="23"/>
          <w:lang w:eastAsia="en-IN"/>
        </w:rPr>
        <w:t>5</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using settings </w:t>
      </w:r>
      <w:r w:rsidRPr="00B801BD">
        <w:rPr>
          <w:rFonts w:ascii="Courier New" w:eastAsia="Times New Roman" w:hAnsi="Courier New" w:cs="Courier New"/>
          <w:color w:val="008800"/>
          <w:sz w:val="23"/>
          <w:szCs w:val="23"/>
          <w:lang w:eastAsia="en-IN"/>
        </w:rPr>
        <w:t>'mysite.settings'</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660066"/>
          <w:sz w:val="23"/>
          <w:szCs w:val="23"/>
          <w:lang w:eastAsia="en-IN"/>
        </w:rPr>
        <w:t>Starting</w:t>
      </w:r>
      <w:r w:rsidRPr="00B801BD">
        <w:rPr>
          <w:rFonts w:ascii="Courier New" w:eastAsia="Times New Roman" w:hAnsi="Courier New" w:cs="Courier New"/>
          <w:color w:val="000000"/>
          <w:sz w:val="23"/>
          <w:szCs w:val="23"/>
          <w:lang w:eastAsia="en-IN"/>
        </w:rPr>
        <w:t xml:space="preserve"> development server at http</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6666"/>
          <w:sz w:val="23"/>
          <w:szCs w:val="23"/>
          <w:lang w:eastAsia="en-IN"/>
        </w:rPr>
        <w:t>127.0</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6666"/>
          <w:sz w:val="23"/>
          <w:szCs w:val="23"/>
          <w:lang w:eastAsia="en-IN"/>
        </w:rPr>
        <w:t>0.1</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6666"/>
          <w:sz w:val="23"/>
          <w:szCs w:val="23"/>
          <w:lang w:eastAsia="en-IN"/>
        </w:rPr>
        <w:t>8000</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801BD">
        <w:rPr>
          <w:rFonts w:ascii="Courier New" w:eastAsia="Times New Roman" w:hAnsi="Courier New" w:cs="Courier New"/>
          <w:color w:val="660066"/>
          <w:sz w:val="23"/>
          <w:szCs w:val="23"/>
          <w:lang w:eastAsia="en-IN"/>
        </w:rPr>
        <w:t>Quit</w:t>
      </w:r>
      <w:r w:rsidRPr="00B801BD">
        <w:rPr>
          <w:rFonts w:ascii="Courier New" w:eastAsia="Times New Roman" w:hAnsi="Courier New" w:cs="Courier New"/>
          <w:color w:val="000000"/>
          <w:sz w:val="23"/>
          <w:szCs w:val="23"/>
          <w:lang w:eastAsia="en-IN"/>
        </w:rPr>
        <w:t xml:space="preserve"> the server </w:t>
      </w:r>
      <w:r w:rsidRPr="00B801BD">
        <w:rPr>
          <w:rFonts w:ascii="Courier New" w:eastAsia="Times New Roman" w:hAnsi="Courier New" w:cs="Courier New"/>
          <w:color w:val="000088"/>
          <w:sz w:val="23"/>
          <w:szCs w:val="23"/>
          <w:lang w:eastAsia="en-IN"/>
        </w:rPr>
        <w:t>with</w:t>
      </w:r>
      <w:r w:rsidRPr="00B801BD">
        <w:rPr>
          <w:rFonts w:ascii="Courier New" w:eastAsia="Times New Roman" w:hAnsi="Courier New" w:cs="Courier New"/>
          <w:color w:val="000000"/>
          <w:sz w:val="23"/>
          <w:szCs w:val="23"/>
          <w:lang w:eastAsia="en-IN"/>
        </w:rPr>
        <w:t xml:space="preserve"> CTRL</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BREAK</w:t>
      </w:r>
      <w:r w:rsidRPr="00B801BD">
        <w:rPr>
          <w:rFonts w:ascii="Courier New" w:eastAsia="Times New Roman" w:hAnsi="Courier New" w:cs="Courier New"/>
          <w:color w:val="666600"/>
          <w:sz w:val="23"/>
          <w:szCs w:val="23"/>
          <w:lang w:eastAsia="en-IN"/>
        </w:rPr>
        <w: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 xml:space="preserve">For now, we can ignore the migrations </w:t>
      </w:r>
      <w:proofErr w:type="gramStart"/>
      <w:r w:rsidRPr="00B801BD">
        <w:rPr>
          <w:rFonts w:ascii="Roboto" w:eastAsia="Times New Roman" w:hAnsi="Roboto" w:cs="Times New Roman"/>
          <w:sz w:val="23"/>
          <w:szCs w:val="23"/>
          <w:lang w:eastAsia="en-IN"/>
        </w:rPr>
        <w:t>thing,</w:t>
      </w:r>
      <w:proofErr w:type="gramEnd"/>
      <w:r w:rsidRPr="00B801BD">
        <w:rPr>
          <w:rFonts w:ascii="Roboto" w:eastAsia="Times New Roman" w:hAnsi="Roboto" w:cs="Times New Roman"/>
          <w:sz w:val="23"/>
          <w:szCs w:val="23"/>
          <w:lang w:eastAsia="en-IN"/>
        </w:rPr>
        <w:t xml:space="preserve"> we'll talk about that later on. We can see that our development server is now running at </w:t>
      </w:r>
      <w:r w:rsidRPr="00B801BD">
        <w:rPr>
          <w:rFonts w:ascii="Courier New" w:eastAsia="Times New Roman" w:hAnsi="Courier New" w:cs="Courier New"/>
          <w:sz w:val="23"/>
          <w:szCs w:val="23"/>
          <w:lang w:eastAsia="en-IN"/>
        </w:rPr>
        <w:t>http://127.0.0.1:8000</w:t>
      </w:r>
      <w:r w:rsidRPr="00B801BD">
        <w:rPr>
          <w:rFonts w:ascii="Roboto" w:eastAsia="Times New Roman" w:hAnsi="Roboto" w:cs="Times New Roman"/>
          <w:sz w:val="23"/>
          <w:szCs w:val="23"/>
          <w:lang w:eastAsia="en-IN"/>
        </w:rPr>
        <w:t>. Open a browser and head to that address. You should see something like:</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591595" cy="4753301"/>
            <wp:effectExtent l="0" t="0" r="0" b="9525"/>
            <wp:docPr id="3" name="Picture 3"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tutoria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595" cy="4753301"/>
                    </a:xfrm>
                    <a:prstGeom prst="rect">
                      <a:avLst/>
                    </a:prstGeom>
                    <a:noFill/>
                    <a:ln>
                      <a:noFill/>
                    </a:ln>
                  </pic:spPr>
                </pic:pic>
              </a:graphicData>
            </a:graphic>
          </wp:inline>
        </w:drawing>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This is just the default "working" message that you will see if you're not handling for the home page yourself yet. Let's replace this with something of our own! I will leave the server running in a separate terminal from now on.</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Django uses what's called a Model View Controller paradigm. Every page you visit on a Django application is likely using these three things to serve you data.</w:t>
      </w:r>
    </w:p>
    <w:p w:rsidR="00B801BD" w:rsidRPr="00B801BD" w:rsidRDefault="00B801BD" w:rsidP="00B801BD">
      <w:pPr>
        <w:numPr>
          <w:ilvl w:val="0"/>
          <w:numId w:val="2"/>
        </w:num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 xml:space="preserve">Model: Your database abstraction, which will contain objects that are mapped to your database. For example, we'll have a "Tutorial" model/object, a "User model/object," a "Tutorial Series" model/object...etc. All you need to do is define these models and Django handles the rest for you. You can even change your models down the line and, through </w:t>
      </w:r>
      <w:r w:rsidRPr="00B801BD">
        <w:rPr>
          <w:rFonts w:ascii="Roboto" w:eastAsia="Times New Roman" w:hAnsi="Roboto" w:cs="Times New Roman"/>
          <w:sz w:val="23"/>
          <w:szCs w:val="23"/>
          <w:lang w:eastAsia="en-IN"/>
        </w:rPr>
        <w:lastRenderedPageBreak/>
        <w:t>migrations, Django can help you get it done within seconds, rather than the likely hour...or more... it would take you to do this yourself.</w:t>
      </w:r>
    </w:p>
    <w:p w:rsidR="00B801BD" w:rsidRPr="00B801BD" w:rsidRDefault="00B801BD" w:rsidP="00B801BD">
      <w:pPr>
        <w:numPr>
          <w:ilvl w:val="0"/>
          <w:numId w:val="2"/>
        </w:num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View: How you will represent the data. This is where you will actually render things to a user.</w:t>
      </w:r>
    </w:p>
    <w:p w:rsidR="00B801BD" w:rsidRPr="00B801BD" w:rsidRDefault="00B801BD" w:rsidP="00B801BD">
      <w:pPr>
        <w:numPr>
          <w:ilvl w:val="0"/>
          <w:numId w:val="2"/>
        </w:num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Controller: How you map URLs to views.</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 xml:space="preserve">While we call it an MVC (model, view, controller), you can imagine it moreso working in reverse. A user will visit a </w:t>
      </w:r>
      <w:proofErr w:type="gramStart"/>
      <w:r w:rsidRPr="00B801BD">
        <w:rPr>
          <w:rFonts w:ascii="Roboto" w:eastAsia="Times New Roman" w:hAnsi="Roboto" w:cs="Times New Roman"/>
          <w:sz w:val="23"/>
          <w:szCs w:val="23"/>
          <w:lang w:eastAsia="en-IN"/>
        </w:rPr>
        <w:t>URL,</w:t>
      </w:r>
      <w:proofErr w:type="gramEnd"/>
      <w:r w:rsidRPr="00B801BD">
        <w:rPr>
          <w:rFonts w:ascii="Roboto" w:eastAsia="Times New Roman" w:hAnsi="Roboto" w:cs="Times New Roman"/>
          <w:sz w:val="23"/>
          <w:szCs w:val="23"/>
          <w:lang w:eastAsia="en-IN"/>
        </w:rPr>
        <w:t xml:space="preserve"> your controller (urls.py) will point to a specific view (views.py). That view can then (it doesn't actually HAVE to) interface with your models.</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We can simplify this slightly, however, and just have the controller point to your view, and the view can just return a string, just so we can get a feel for how things connect.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 xml:space="preserve">When first starting out with something like Django, all these connections and things we need to do in order to do seemingly simple things can seem daunting, and like it's not worth it. With other frameworks, displaying some simple text can be done in moments, and doesn't require all this fiddling about. Where Django shines is not with simple websites. It shines when you've got a website that has grown in time, and you </w:t>
      </w:r>
      <w:proofErr w:type="gramStart"/>
      <w:r w:rsidRPr="00B801BD">
        <w:rPr>
          <w:rFonts w:ascii="Roboto" w:eastAsia="Times New Roman" w:hAnsi="Roboto" w:cs="Times New Roman"/>
          <w:sz w:val="23"/>
          <w:szCs w:val="23"/>
          <w:lang w:eastAsia="en-IN"/>
        </w:rPr>
        <w:t>keep wanting</w:t>
      </w:r>
      <w:proofErr w:type="gramEnd"/>
      <w:r w:rsidRPr="00B801BD">
        <w:rPr>
          <w:rFonts w:ascii="Roboto" w:eastAsia="Times New Roman" w:hAnsi="Roboto" w:cs="Times New Roman"/>
          <w:sz w:val="23"/>
          <w:szCs w:val="23"/>
          <w:lang w:eastAsia="en-IN"/>
        </w:rPr>
        <w:t xml:space="preserve"> to add features...etc, but then you've got a huge mess of code. Django helps you to keep things organized, and forces you to immediately follow good practices which will scale over time. This is annoying at first, but worth it long term. I like to share the following comic:</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408420" cy="4870399"/>
            <wp:effectExtent l="0" t="0" r="0" b="6985"/>
            <wp:docPr id="4" name="Picture 4"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tutoria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8420" cy="4870399"/>
                    </a:xfrm>
                    <a:prstGeom prst="rect">
                      <a:avLst/>
                    </a:prstGeom>
                    <a:noFill/>
                    <a:ln>
                      <a:noFill/>
                    </a:ln>
                  </pic:spPr>
                </pic:pic>
              </a:graphicData>
            </a:graphic>
          </wp:inline>
        </w:drawing>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lastRenderedPageBreak/>
        <w:t>We always start projects with the best of intentions, but, we tend to have poor foresight. The best thing Django can do for you is the very thing that you may find annoying initially: Abstraction. Over time if you wanted to add more attributes to your users? It would be super simple with Django. Say you wanted to add more functionality like a more advanced nav bar? How about search bar? How about a full redesign? Through Django, this would all be trivial.</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Okay, so let's display some simple text at the homepage. To do this, we don't need a model, but we do need the view (which will dictate the text we want to display) and the controller to point to the view, based on the URL. Because I think of things in the order of the user, I would first start with the controller. So we need to tell Django that homepage should return some view. Django begins in your "primary" app when looking for URLs. So first, let's go to: </w:t>
      </w:r>
      <w:r w:rsidRPr="00B801BD">
        <w:rPr>
          <w:rFonts w:ascii="Courier New" w:eastAsia="Times New Roman" w:hAnsi="Courier New" w:cs="Courier New"/>
          <w:sz w:val="23"/>
          <w:szCs w:val="23"/>
          <w:lang w:eastAsia="en-IN"/>
        </w:rPr>
        <w:t>mysite/mysite/urls.py</w:t>
      </w:r>
      <w:r w:rsidRPr="00B801BD">
        <w:rPr>
          <w:rFonts w:ascii="Roboto" w:eastAsia="Times New Roman" w:hAnsi="Roboto" w:cs="Times New Roman"/>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contrib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admin</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urls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path</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00"/>
          <w:sz w:val="23"/>
          <w:szCs w:val="23"/>
          <w:lang w:eastAsia="en-IN"/>
        </w:rPr>
        <w:t>urlpatterns</w:t>
      </w:r>
      <w:proofErr w:type="gramEnd"/>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0000"/>
          <w:sz w:val="23"/>
          <w:szCs w:val="23"/>
          <w:lang w:eastAsia="en-IN"/>
        </w:rPr>
        <w:t>path</w:t>
      </w:r>
      <w:r w:rsidRPr="00B801BD">
        <w:rPr>
          <w:rFonts w:ascii="Courier New" w:eastAsia="Times New Roman" w:hAnsi="Courier New" w:cs="Courier New"/>
          <w:color w:val="666600"/>
          <w:sz w:val="23"/>
          <w:szCs w:val="23"/>
          <w:lang w:eastAsia="en-IN"/>
        </w:rPr>
        <w:t>(</w:t>
      </w:r>
      <w:proofErr w:type="gramEnd"/>
      <w:r w:rsidRPr="00B801BD">
        <w:rPr>
          <w:rFonts w:ascii="Courier New" w:eastAsia="Times New Roman" w:hAnsi="Courier New" w:cs="Courier New"/>
          <w:color w:val="008800"/>
          <w:sz w:val="23"/>
          <w:szCs w:val="23"/>
          <w:lang w:eastAsia="en-IN"/>
        </w:rPr>
        <w:t>'admin/'</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admin</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site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urls</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801BD">
        <w:rPr>
          <w:rFonts w:ascii="Courier New" w:eastAsia="Times New Roman" w:hAnsi="Courier New" w:cs="Courier New"/>
          <w:color w:val="666600"/>
          <w:sz w:val="23"/>
          <w:szCs w:val="23"/>
          <w:lang w:eastAsia="en-IN"/>
        </w:rPr>
        <w: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So we've only got one URL here, and that's apparently to some administration page, which isn't our focus right now. So, what we need to do is point this URL to a view. That said</w:t>
      </w:r>
      <w:proofErr w:type="gramStart"/>
      <w:r w:rsidRPr="00B801BD">
        <w:rPr>
          <w:rFonts w:ascii="Roboto" w:eastAsia="Times New Roman" w:hAnsi="Roboto" w:cs="Times New Roman"/>
          <w:sz w:val="23"/>
          <w:szCs w:val="23"/>
          <w:lang w:eastAsia="en-IN"/>
        </w:rPr>
        <w:t>,</w:t>
      </w:r>
      <w:proofErr w:type="gramEnd"/>
      <w:r w:rsidRPr="00B801BD">
        <w:rPr>
          <w:rFonts w:ascii="Roboto" w:eastAsia="Times New Roman" w:hAnsi="Roboto" w:cs="Times New Roman"/>
          <w:sz w:val="23"/>
          <w:szCs w:val="23"/>
          <w:lang w:eastAsia="en-IN"/>
        </w:rPr>
        <w:t xml:space="preserve"> Django sees websites as a collection of apps. So actually the </w:t>
      </w:r>
      <w:r w:rsidRPr="00B801BD">
        <w:rPr>
          <w:rFonts w:ascii="Courier New" w:eastAsia="Times New Roman" w:hAnsi="Courier New" w:cs="Courier New"/>
          <w:sz w:val="23"/>
          <w:szCs w:val="23"/>
          <w:lang w:eastAsia="en-IN"/>
        </w:rPr>
        <w:t>urls.py</w:t>
      </w:r>
      <w:r w:rsidRPr="00B801BD">
        <w:rPr>
          <w:rFonts w:ascii="Roboto" w:eastAsia="Times New Roman" w:hAnsi="Roboto" w:cs="Times New Roman"/>
          <w:sz w:val="23"/>
          <w:szCs w:val="23"/>
          <w:lang w:eastAsia="en-IN"/>
        </w:rPr>
        <w:t> file inside your "primary" app is usually just going to point to your apps. How do we point to an app? We just point to that app's </w:t>
      </w:r>
      <w:r w:rsidRPr="00B801BD">
        <w:rPr>
          <w:rFonts w:ascii="Courier New" w:eastAsia="Times New Roman" w:hAnsi="Courier New" w:cs="Courier New"/>
          <w:sz w:val="23"/>
          <w:szCs w:val="23"/>
          <w:lang w:eastAsia="en-IN"/>
        </w:rPr>
        <w:t>urls.py</w:t>
      </w:r>
      <w:r w:rsidRPr="00B801BD">
        <w:rPr>
          <w:rFonts w:ascii="Roboto" w:eastAsia="Times New Roman" w:hAnsi="Roboto" w:cs="Times New Roman"/>
          <w:sz w:val="23"/>
          <w:szCs w:val="23"/>
          <w:lang w:eastAsia="en-IN"/>
        </w:rPr>
        <w:t> file! So let's just add that: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contrib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admin</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urls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path</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include</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00"/>
          <w:sz w:val="23"/>
          <w:szCs w:val="23"/>
          <w:lang w:eastAsia="en-IN"/>
        </w:rPr>
        <w:t>urlpatterns</w:t>
      </w:r>
      <w:proofErr w:type="gramEnd"/>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0000"/>
          <w:sz w:val="23"/>
          <w:szCs w:val="23"/>
          <w:lang w:eastAsia="en-IN"/>
        </w:rPr>
        <w:t>path</w:t>
      </w:r>
      <w:r w:rsidRPr="00B801BD">
        <w:rPr>
          <w:rFonts w:ascii="Courier New" w:eastAsia="Times New Roman" w:hAnsi="Courier New" w:cs="Courier New"/>
          <w:color w:val="666600"/>
          <w:sz w:val="23"/>
          <w:szCs w:val="23"/>
          <w:lang w:eastAsia="en-IN"/>
        </w:rPr>
        <w:t>(</w:t>
      </w:r>
      <w:proofErr w:type="gramEnd"/>
      <w:r w:rsidRPr="00B801BD">
        <w:rPr>
          <w:rFonts w:ascii="Courier New" w:eastAsia="Times New Roman" w:hAnsi="Courier New" w:cs="Courier New"/>
          <w:color w:val="008800"/>
          <w:sz w:val="23"/>
          <w:szCs w:val="23"/>
          <w:lang w:eastAsia="en-IN"/>
        </w:rPr>
        <w:t>""</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include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8800"/>
          <w:sz w:val="23"/>
          <w:szCs w:val="23"/>
          <w:lang w:eastAsia="en-IN"/>
        </w:rPr>
        <w:t>'main.urls'</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0000"/>
          <w:sz w:val="23"/>
          <w:szCs w:val="23"/>
          <w:lang w:eastAsia="en-IN"/>
        </w:rPr>
        <w:t>path</w:t>
      </w:r>
      <w:r w:rsidRPr="00B801BD">
        <w:rPr>
          <w:rFonts w:ascii="Courier New" w:eastAsia="Times New Roman" w:hAnsi="Courier New" w:cs="Courier New"/>
          <w:color w:val="666600"/>
          <w:sz w:val="23"/>
          <w:szCs w:val="23"/>
          <w:lang w:eastAsia="en-IN"/>
        </w:rPr>
        <w:t>(</w:t>
      </w:r>
      <w:proofErr w:type="gramEnd"/>
      <w:r w:rsidRPr="00B801BD">
        <w:rPr>
          <w:rFonts w:ascii="Courier New" w:eastAsia="Times New Roman" w:hAnsi="Courier New" w:cs="Courier New"/>
          <w:color w:val="008800"/>
          <w:sz w:val="23"/>
          <w:szCs w:val="23"/>
          <w:lang w:eastAsia="en-IN"/>
        </w:rPr>
        <w:t>'admin/'</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admin</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site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urls</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801BD">
        <w:rPr>
          <w:rFonts w:ascii="Courier New" w:eastAsia="Times New Roman" w:hAnsi="Courier New" w:cs="Courier New"/>
          <w:color w:val="666600"/>
          <w:sz w:val="23"/>
          <w:szCs w:val="23"/>
          <w:lang w:eastAsia="en-IN"/>
        </w:rPr>
        <w: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Aside from adding the extra path, don't forget to also import "include" from </w:t>
      </w:r>
      <w:r w:rsidRPr="00B801BD">
        <w:rPr>
          <w:rFonts w:ascii="Courier New" w:eastAsia="Times New Roman" w:hAnsi="Courier New" w:cs="Courier New"/>
          <w:sz w:val="23"/>
          <w:szCs w:val="23"/>
          <w:lang w:eastAsia="en-IN"/>
        </w:rPr>
        <w:t>django.urls</w:t>
      </w:r>
      <w:r w:rsidRPr="00B801BD">
        <w:rPr>
          <w:rFonts w:ascii="Roboto" w:eastAsia="Times New Roman" w:hAnsi="Roboto" w:cs="Times New Roman"/>
          <w:sz w:val="23"/>
          <w:szCs w:val="23"/>
          <w:lang w:eastAsia="en-IN"/>
        </w:rPr>
        <w: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Okay, so now django knows that, when the path is basically empty (the homepage), to look inside of the </w:t>
      </w:r>
      <w:r w:rsidRPr="00B801BD">
        <w:rPr>
          <w:rFonts w:ascii="Courier New" w:eastAsia="Times New Roman" w:hAnsi="Courier New" w:cs="Courier New"/>
          <w:sz w:val="23"/>
          <w:szCs w:val="23"/>
          <w:lang w:eastAsia="en-IN"/>
        </w:rPr>
        <w:t>main</w:t>
      </w:r>
      <w:r w:rsidRPr="00B801BD">
        <w:rPr>
          <w:rFonts w:ascii="Roboto" w:eastAsia="Times New Roman" w:hAnsi="Roboto" w:cs="Times New Roman"/>
          <w:sz w:val="23"/>
          <w:szCs w:val="23"/>
          <w:lang w:eastAsia="en-IN"/>
        </w:rPr>
        <w:t> app at its </w:t>
      </w:r>
      <w:r w:rsidRPr="00B801BD">
        <w:rPr>
          <w:rFonts w:ascii="Courier New" w:eastAsia="Times New Roman" w:hAnsi="Courier New" w:cs="Courier New"/>
          <w:sz w:val="23"/>
          <w:szCs w:val="23"/>
          <w:lang w:eastAsia="en-IN"/>
        </w:rPr>
        <w:t>urls.py</w:t>
      </w:r>
      <w:r w:rsidRPr="00B801BD">
        <w:rPr>
          <w:rFonts w:ascii="Roboto" w:eastAsia="Times New Roman" w:hAnsi="Roboto" w:cs="Times New Roman"/>
          <w:sz w:val="23"/>
          <w:szCs w:val="23"/>
          <w:lang w:eastAsia="en-IN"/>
        </w:rPr>
        <w:t> file to see if that file (the controller) points to a </w:t>
      </w:r>
      <w:r w:rsidRPr="00B801BD">
        <w:rPr>
          <w:rFonts w:ascii="Courier New" w:eastAsia="Times New Roman" w:hAnsi="Courier New" w:cs="Courier New"/>
          <w:sz w:val="23"/>
          <w:szCs w:val="23"/>
          <w:lang w:eastAsia="en-IN"/>
        </w:rPr>
        <w:t>view</w:t>
      </w:r>
      <w:r w:rsidRPr="00B801BD">
        <w:rPr>
          <w:rFonts w:ascii="Roboto" w:eastAsia="Times New Roman" w:hAnsi="Roboto" w:cs="Times New Roman"/>
          <w:sz w:val="23"/>
          <w:szCs w:val="23"/>
          <w:lang w:eastAsia="en-IN"/>
        </w:rPr>
        <w:t>, which would be some function inside of that app's </w:t>
      </w:r>
      <w:r w:rsidRPr="00B801BD">
        <w:rPr>
          <w:rFonts w:ascii="Courier New" w:eastAsia="Times New Roman" w:hAnsi="Courier New" w:cs="Courier New"/>
          <w:sz w:val="23"/>
          <w:szCs w:val="23"/>
          <w:lang w:eastAsia="en-IN"/>
        </w:rPr>
        <w:t>views.py</w:t>
      </w:r>
      <w:r w:rsidRPr="00B801BD">
        <w:rPr>
          <w:rFonts w:ascii="Roboto" w:eastAsia="Times New Roman" w:hAnsi="Roboto" w:cs="Times New Roman"/>
          <w:sz w:val="23"/>
          <w:szCs w:val="23"/>
          <w:lang w:eastAsia="en-IN"/>
        </w:rPr>
        <w: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We have yet to modify our </w:t>
      </w:r>
      <w:r w:rsidRPr="00B801BD">
        <w:rPr>
          <w:rFonts w:ascii="Courier New" w:eastAsia="Times New Roman" w:hAnsi="Courier New" w:cs="Courier New"/>
          <w:sz w:val="23"/>
          <w:szCs w:val="23"/>
          <w:lang w:eastAsia="en-IN"/>
        </w:rPr>
        <w:t>main</w:t>
      </w:r>
      <w:r w:rsidRPr="00B801BD">
        <w:rPr>
          <w:rFonts w:ascii="Roboto" w:eastAsia="Times New Roman" w:hAnsi="Roboto" w:cs="Times New Roman"/>
          <w:sz w:val="23"/>
          <w:szCs w:val="23"/>
          <w:lang w:eastAsia="en-IN"/>
        </w:rPr>
        <w:t> app's </w:t>
      </w:r>
      <w:r w:rsidRPr="00B801BD">
        <w:rPr>
          <w:rFonts w:ascii="Courier New" w:eastAsia="Times New Roman" w:hAnsi="Courier New" w:cs="Courier New"/>
          <w:sz w:val="23"/>
          <w:szCs w:val="23"/>
          <w:lang w:eastAsia="en-IN"/>
        </w:rPr>
        <w:t>urls.py</w:t>
      </w:r>
      <w:r w:rsidRPr="00B801BD">
        <w:rPr>
          <w:rFonts w:ascii="Roboto" w:eastAsia="Times New Roman" w:hAnsi="Roboto" w:cs="Times New Roman"/>
          <w:sz w:val="23"/>
          <w:szCs w:val="23"/>
          <w:lang w:eastAsia="en-IN"/>
        </w:rPr>
        <w:t> file, and we also have not made any view. Let's do both! Let's navigate into our </w:t>
      </w:r>
      <w:r w:rsidRPr="00B801BD">
        <w:rPr>
          <w:rFonts w:ascii="Courier New" w:eastAsia="Times New Roman" w:hAnsi="Courier New" w:cs="Courier New"/>
          <w:sz w:val="23"/>
          <w:szCs w:val="23"/>
          <w:lang w:eastAsia="en-IN"/>
        </w:rPr>
        <w:t>mysite/main</w:t>
      </w:r>
      <w:r w:rsidRPr="00B801BD">
        <w:rPr>
          <w:rFonts w:ascii="Roboto" w:eastAsia="Times New Roman" w:hAnsi="Roboto" w:cs="Times New Roman"/>
          <w:sz w:val="23"/>
          <w:szCs w:val="23"/>
          <w:lang w:eastAsia="en-IN"/>
        </w:rPr>
        <w:t> app. We can see that there are already various things here...but there's no </w:t>
      </w:r>
      <w:r w:rsidRPr="00B801BD">
        <w:rPr>
          <w:rFonts w:ascii="Courier New" w:eastAsia="Times New Roman" w:hAnsi="Courier New" w:cs="Courier New"/>
          <w:sz w:val="23"/>
          <w:szCs w:val="23"/>
          <w:lang w:eastAsia="en-IN"/>
        </w:rPr>
        <w:t>urls.py</w:t>
      </w:r>
      <w:r w:rsidRPr="00B801BD">
        <w:rPr>
          <w:rFonts w:ascii="Roboto" w:eastAsia="Times New Roman" w:hAnsi="Roboto" w:cs="Times New Roman"/>
          <w:sz w:val="23"/>
          <w:szCs w:val="23"/>
          <w:lang w:eastAsia="en-IN"/>
        </w:rPr>
        <w:t>! Let's add that now:</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r w:rsidRPr="00B801BD">
        <w:rPr>
          <w:rFonts w:ascii="Courier New" w:eastAsia="Times New Roman" w:hAnsi="Courier New" w:cs="Courier New"/>
          <w:sz w:val="23"/>
          <w:szCs w:val="23"/>
          <w:lang w:eastAsia="en-IN"/>
        </w:rPr>
        <w:t>mysite/main/urls.py</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urls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path</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proofErr w:type="gramEnd"/>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0088"/>
          <w:sz w:val="23"/>
          <w:szCs w:val="23"/>
          <w:lang w:eastAsia="en-IN"/>
        </w:rPr>
        <w:t>import</w:t>
      </w:r>
      <w:proofErr w:type="gramEnd"/>
      <w:r w:rsidRPr="00B801BD">
        <w:rPr>
          <w:rFonts w:ascii="Courier New" w:eastAsia="Times New Roman" w:hAnsi="Courier New" w:cs="Courier New"/>
          <w:color w:val="000000"/>
          <w:sz w:val="23"/>
          <w:szCs w:val="23"/>
          <w:lang w:eastAsia="en-IN"/>
        </w:rPr>
        <w:t xml:space="preserve"> views</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000000"/>
          <w:sz w:val="23"/>
          <w:szCs w:val="23"/>
          <w:lang w:eastAsia="en-IN"/>
        </w:rPr>
        <w:t xml:space="preserve">app_name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8800"/>
          <w:sz w:val="23"/>
          <w:szCs w:val="23"/>
          <w:lang w:eastAsia="en-IN"/>
        </w:rPr>
        <w:t>'main'</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880000"/>
          <w:sz w:val="23"/>
          <w:szCs w:val="23"/>
          <w:lang w:eastAsia="en-IN"/>
        </w:rPr>
        <w:t>#</w:t>
      </w:r>
      <w:proofErr w:type="gramEnd"/>
      <w:r w:rsidRPr="00B801BD">
        <w:rPr>
          <w:rFonts w:ascii="Courier New" w:eastAsia="Times New Roman" w:hAnsi="Courier New" w:cs="Courier New"/>
          <w:color w:val="880000"/>
          <w:sz w:val="23"/>
          <w:szCs w:val="23"/>
          <w:lang w:eastAsia="en-IN"/>
        </w:rPr>
        <w:t xml:space="preserve"> here for namespacing of urls.</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00"/>
          <w:sz w:val="23"/>
          <w:szCs w:val="23"/>
          <w:lang w:eastAsia="en-IN"/>
        </w:rPr>
        <w:t>urlpatterns</w:t>
      </w:r>
      <w:proofErr w:type="gramEnd"/>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0000"/>
          <w:sz w:val="23"/>
          <w:szCs w:val="23"/>
          <w:lang w:eastAsia="en-IN"/>
        </w:rPr>
        <w:t>path</w:t>
      </w:r>
      <w:r w:rsidRPr="00B801BD">
        <w:rPr>
          <w:rFonts w:ascii="Courier New" w:eastAsia="Times New Roman" w:hAnsi="Courier New" w:cs="Courier New"/>
          <w:color w:val="666600"/>
          <w:sz w:val="23"/>
          <w:szCs w:val="23"/>
          <w:lang w:eastAsia="en-IN"/>
        </w:rPr>
        <w:t>(</w:t>
      </w:r>
      <w:proofErr w:type="gramEnd"/>
      <w:r w:rsidRPr="00B801BD">
        <w:rPr>
          <w:rFonts w:ascii="Courier New" w:eastAsia="Times New Roman" w:hAnsi="Courier New" w:cs="Courier New"/>
          <w:color w:val="008800"/>
          <w:sz w:val="23"/>
          <w:szCs w:val="23"/>
          <w:lang w:eastAsia="en-IN"/>
        </w:rPr>
        <w:t>""</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views</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homepage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 name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8800"/>
          <w:sz w:val="23"/>
          <w:szCs w:val="23"/>
          <w:lang w:eastAsia="en-IN"/>
        </w:rPr>
        <w:t>"homepage"</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801BD">
        <w:rPr>
          <w:rFonts w:ascii="Courier New" w:eastAsia="Times New Roman" w:hAnsi="Courier New" w:cs="Courier New"/>
          <w:color w:val="666600"/>
          <w:sz w:val="23"/>
          <w:szCs w:val="23"/>
          <w:lang w:eastAsia="en-IN"/>
        </w:rPr>
        <w: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We import path the same as before. We locally import our view. We specify the app name (this isn't required, but you might as well just get in the habit of doing it. Later it will become very useful when we want to dynamically reference URLs). Like I said, Django is highly modular, and even if you wanted to change URL paths, or use someone else's application, but maybe not the same URL paths, you can easily do it. This is also why we give a </w:t>
      </w:r>
      <w:r w:rsidRPr="00B801BD">
        <w:rPr>
          <w:rFonts w:ascii="Courier New" w:eastAsia="Times New Roman" w:hAnsi="Courier New" w:cs="Courier New"/>
          <w:sz w:val="23"/>
          <w:szCs w:val="23"/>
          <w:lang w:eastAsia="en-IN"/>
        </w:rPr>
        <w:t>name</w:t>
      </w:r>
      <w:r w:rsidRPr="00B801BD">
        <w:rPr>
          <w:rFonts w:ascii="Roboto" w:eastAsia="Times New Roman" w:hAnsi="Roboto" w:cs="Times New Roman"/>
          <w:sz w:val="23"/>
          <w:szCs w:val="23"/>
          <w:lang w:eastAsia="en-IN"/>
        </w:rPr>
        <w:t> as a parameter of the </w:t>
      </w:r>
      <w:r w:rsidRPr="00B801BD">
        <w:rPr>
          <w:rFonts w:ascii="Courier New" w:eastAsia="Times New Roman" w:hAnsi="Courier New" w:cs="Courier New"/>
          <w:sz w:val="23"/>
          <w:szCs w:val="23"/>
          <w:lang w:eastAsia="en-IN"/>
        </w:rPr>
        <w:t>path</w:t>
      </w:r>
      <w:r w:rsidRPr="00B801BD">
        <w:rPr>
          <w:rFonts w:ascii="Roboto" w:eastAsia="Times New Roman" w:hAnsi="Roboto" w:cs="Times New Roman"/>
          <w:sz w:val="23"/>
          <w:szCs w:val="23"/>
          <w:lang w:eastAsia="en-IN"/>
        </w:rPr>
        <w:t>. Okay, great! We've got the controller all set. When someone visits the homepage, Django looks first at the </w:t>
      </w:r>
      <w:r w:rsidRPr="00B801BD">
        <w:rPr>
          <w:rFonts w:ascii="Courier New" w:eastAsia="Times New Roman" w:hAnsi="Courier New" w:cs="Courier New"/>
          <w:sz w:val="23"/>
          <w:szCs w:val="23"/>
          <w:lang w:eastAsia="en-IN"/>
        </w:rPr>
        <w:t>mysite/mysite/urls.py</w:t>
      </w:r>
      <w:r w:rsidRPr="00B801BD">
        <w:rPr>
          <w:rFonts w:ascii="Roboto" w:eastAsia="Times New Roman" w:hAnsi="Roboto" w:cs="Times New Roman"/>
          <w:sz w:val="23"/>
          <w:szCs w:val="23"/>
          <w:lang w:eastAsia="en-IN"/>
        </w:rPr>
        <w:t>, seeing that it points to </w:t>
      </w:r>
      <w:r w:rsidRPr="00B801BD">
        <w:rPr>
          <w:rFonts w:ascii="Courier New" w:eastAsia="Times New Roman" w:hAnsi="Courier New" w:cs="Courier New"/>
          <w:sz w:val="23"/>
          <w:szCs w:val="23"/>
          <w:lang w:eastAsia="en-IN"/>
        </w:rPr>
        <w:t>mysite/main/urls.py</w:t>
      </w:r>
      <w:r w:rsidRPr="00B801BD">
        <w:rPr>
          <w:rFonts w:ascii="Roboto" w:eastAsia="Times New Roman" w:hAnsi="Roboto" w:cs="Times New Roman"/>
          <w:sz w:val="23"/>
          <w:szCs w:val="23"/>
          <w:lang w:eastAsia="en-IN"/>
        </w:rPr>
        <w:t>, which then points to views.homepage (so, a function called homepage inside of </w:t>
      </w:r>
      <w:r w:rsidRPr="00B801BD">
        <w:rPr>
          <w:rFonts w:ascii="Courier New" w:eastAsia="Times New Roman" w:hAnsi="Courier New" w:cs="Courier New"/>
          <w:sz w:val="23"/>
          <w:szCs w:val="23"/>
          <w:lang w:eastAsia="en-IN"/>
        </w:rPr>
        <w:t>views.py</w:t>
      </w:r>
      <w:r w:rsidRPr="00B801BD">
        <w:rPr>
          <w:rFonts w:ascii="Roboto" w:eastAsia="Times New Roman" w:hAnsi="Roboto" w:cs="Times New Roman"/>
          <w:sz w:val="23"/>
          <w:szCs w:val="23"/>
          <w:lang w:eastAsia="en-IN"/>
        </w:rPr>
        <w:t>). Do we have that? Nope. Let's do it. </w:t>
      </w:r>
      <w:proofErr w:type="gramStart"/>
      <w:r w:rsidRPr="00B801BD">
        <w:rPr>
          <w:rFonts w:ascii="Courier New" w:eastAsia="Times New Roman" w:hAnsi="Courier New" w:cs="Courier New"/>
          <w:sz w:val="23"/>
          <w:szCs w:val="23"/>
          <w:lang w:eastAsia="en-IN"/>
        </w:rPr>
        <w:t>views.py</w:t>
      </w:r>
      <w:proofErr w:type="gramEnd"/>
      <w:r w:rsidRPr="00B801BD">
        <w:rPr>
          <w:rFonts w:ascii="Roboto" w:eastAsia="Times New Roman" w:hAnsi="Roboto" w:cs="Times New Roman"/>
          <w:sz w:val="23"/>
          <w:szCs w:val="23"/>
          <w:lang w:eastAsia="en-IN"/>
        </w:rPr>
        <w:t> does already exist here, however, so open that up to edit it. It should look like:</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r w:rsidRPr="00B801BD">
        <w:rPr>
          <w:rFonts w:ascii="Courier New" w:eastAsia="Times New Roman" w:hAnsi="Courier New" w:cs="Courier New"/>
          <w:sz w:val="23"/>
          <w:szCs w:val="23"/>
          <w:lang w:eastAsia="en-IN"/>
        </w:rPr>
        <w:t>mysite/main/views.py</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shortcuts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render</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801BD">
        <w:rPr>
          <w:rFonts w:ascii="Courier New" w:eastAsia="Times New Roman" w:hAnsi="Courier New" w:cs="Courier New"/>
          <w:color w:val="880000"/>
          <w:sz w:val="23"/>
          <w:szCs w:val="23"/>
          <w:lang w:eastAsia="en-IN"/>
        </w:rPr>
        <w:t># Create your views here.</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Normally, these views will render some HTML template and pass some variables, but we're just going to make it super simple and return a straight HTTP response. To do this, we need to import it: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http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0066"/>
          <w:sz w:val="23"/>
          <w:szCs w:val="23"/>
          <w:lang w:eastAsia="en-IN"/>
        </w:rPr>
        <w:t>HttpResponse</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We told </w:t>
      </w:r>
      <w:r w:rsidRPr="00B801BD">
        <w:rPr>
          <w:rFonts w:ascii="Courier New" w:eastAsia="Times New Roman" w:hAnsi="Courier New" w:cs="Courier New"/>
          <w:sz w:val="23"/>
          <w:szCs w:val="23"/>
          <w:lang w:eastAsia="en-IN"/>
        </w:rPr>
        <w:t>urls.py</w:t>
      </w:r>
      <w:r w:rsidRPr="00B801BD">
        <w:rPr>
          <w:rFonts w:ascii="Roboto" w:eastAsia="Times New Roman" w:hAnsi="Roboto" w:cs="Times New Roman"/>
          <w:sz w:val="23"/>
          <w:szCs w:val="23"/>
          <w:lang w:eastAsia="en-IN"/>
        </w:rPr>
        <w:t> to look for a </w:t>
      </w:r>
      <w:r w:rsidRPr="00B801BD">
        <w:rPr>
          <w:rFonts w:ascii="Courier New" w:eastAsia="Times New Roman" w:hAnsi="Courier New" w:cs="Courier New"/>
          <w:sz w:val="23"/>
          <w:szCs w:val="23"/>
          <w:lang w:eastAsia="en-IN"/>
        </w:rPr>
        <w:t>homepage</w:t>
      </w:r>
      <w:r w:rsidRPr="00B801BD">
        <w:rPr>
          <w:rFonts w:ascii="Roboto" w:eastAsia="Times New Roman" w:hAnsi="Roboto" w:cs="Times New Roman"/>
          <w:sz w:val="23"/>
          <w:szCs w:val="23"/>
          <w:lang w:eastAsia="en-IN"/>
        </w:rPr>
        <w:t> function, so let's define that: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def</w:t>
      </w:r>
      <w:proofErr w:type="gramEnd"/>
      <w:r w:rsidRPr="00B801BD">
        <w:rPr>
          <w:rFonts w:ascii="Courier New" w:eastAsia="Times New Roman" w:hAnsi="Courier New" w:cs="Courier New"/>
          <w:color w:val="000000"/>
          <w:sz w:val="23"/>
          <w:szCs w:val="23"/>
          <w:lang w:eastAsia="en-IN"/>
        </w:rPr>
        <w:t xml:space="preserve"> homepage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request</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0088"/>
          <w:sz w:val="23"/>
          <w:szCs w:val="23"/>
          <w:lang w:eastAsia="en-IN"/>
        </w:rPr>
        <w:t>return</w:t>
      </w:r>
      <w:proofErr w:type="gramEnd"/>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0066"/>
          <w:sz w:val="23"/>
          <w:szCs w:val="23"/>
          <w:lang w:eastAsia="en-IN"/>
        </w:rPr>
        <w:t>HttpResponse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8800"/>
          <w:sz w:val="23"/>
          <w:szCs w:val="23"/>
          <w:lang w:eastAsia="en-IN"/>
        </w:rPr>
        <w:t>"pythonprogramming.net homepage! Wow so #amaze."</w:t>
      </w:r>
      <w:r w:rsidRPr="00B801BD">
        <w:rPr>
          <w:rFonts w:ascii="Courier New" w:eastAsia="Times New Roman" w:hAnsi="Courier New" w:cs="Courier New"/>
          <w:color w:val="666600"/>
          <w:sz w:val="23"/>
          <w:szCs w:val="23"/>
          <w:lang w:eastAsia="en-IN"/>
        </w:rPr>
        <w:t>)</w:t>
      </w:r>
    </w:p>
    <w:p w:rsidR="00B801BD" w:rsidRDefault="00B801BD"/>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Note that we pass </w:t>
      </w:r>
      <w:r w:rsidRPr="00B801BD">
        <w:rPr>
          <w:rFonts w:ascii="Courier New" w:eastAsia="Times New Roman" w:hAnsi="Courier New" w:cs="Courier New"/>
          <w:sz w:val="23"/>
          <w:szCs w:val="23"/>
          <w:lang w:eastAsia="en-IN"/>
        </w:rPr>
        <w:t>request</w:t>
      </w:r>
      <w:r w:rsidRPr="00B801BD">
        <w:rPr>
          <w:rFonts w:ascii="Roboto" w:eastAsia="Times New Roman" w:hAnsi="Roboto" w:cs="Times New Roman"/>
          <w:sz w:val="23"/>
          <w:szCs w:val="23"/>
          <w:lang w:eastAsia="en-IN"/>
        </w:rPr>
        <w:t>. You will always pass this to your views.</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Your full </w:t>
      </w:r>
      <w:r w:rsidRPr="00B801BD">
        <w:rPr>
          <w:rFonts w:ascii="Courier New" w:eastAsia="Times New Roman" w:hAnsi="Courier New" w:cs="Courier New"/>
          <w:sz w:val="23"/>
          <w:szCs w:val="23"/>
          <w:lang w:eastAsia="en-IN"/>
        </w:rPr>
        <w:t>views.py</w:t>
      </w:r>
      <w:r w:rsidRPr="00B801BD">
        <w:rPr>
          <w:rFonts w:ascii="Roboto" w:eastAsia="Times New Roman" w:hAnsi="Roboto" w:cs="Times New Roman"/>
          <w:sz w:val="23"/>
          <w:szCs w:val="23"/>
          <w:lang w:eastAsia="en-IN"/>
        </w:rPr>
        <w:t> should now be:</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r w:rsidRPr="00B801BD">
        <w:rPr>
          <w:rFonts w:ascii="Courier New" w:eastAsia="Times New Roman" w:hAnsi="Courier New" w:cs="Courier New"/>
          <w:sz w:val="23"/>
          <w:szCs w:val="23"/>
          <w:lang w:eastAsia="en-IN"/>
        </w:rPr>
        <w:t>mysite/main/views.py</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shortcuts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render</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from</w:t>
      </w:r>
      <w:proofErr w:type="gramEnd"/>
      <w:r w:rsidRPr="00B801BD">
        <w:rPr>
          <w:rFonts w:ascii="Courier New" w:eastAsia="Times New Roman" w:hAnsi="Courier New" w:cs="Courier New"/>
          <w:color w:val="000000"/>
          <w:sz w:val="23"/>
          <w:szCs w:val="23"/>
          <w:lang w:eastAsia="en-IN"/>
        </w:rPr>
        <w:t xml:space="preserve"> django</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 xml:space="preserve">http </w:t>
      </w:r>
      <w:r w:rsidRPr="00B801BD">
        <w:rPr>
          <w:rFonts w:ascii="Courier New" w:eastAsia="Times New Roman" w:hAnsi="Courier New" w:cs="Courier New"/>
          <w:color w:val="000088"/>
          <w:sz w:val="23"/>
          <w:szCs w:val="23"/>
          <w:lang w:eastAsia="en-IN"/>
        </w:rPr>
        <w:t>import</w:t>
      </w:r>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0066"/>
          <w:sz w:val="23"/>
          <w:szCs w:val="23"/>
          <w:lang w:eastAsia="en-IN"/>
        </w:rPr>
        <w:t>HttpResponse</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801BD">
        <w:rPr>
          <w:rFonts w:ascii="Courier New" w:eastAsia="Times New Roman" w:hAnsi="Courier New" w:cs="Courier New"/>
          <w:color w:val="880000"/>
          <w:sz w:val="23"/>
          <w:szCs w:val="23"/>
          <w:lang w:eastAsia="en-IN"/>
        </w:rPr>
        <w:t># Create your views here.</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B801BD">
        <w:rPr>
          <w:rFonts w:ascii="Courier New" w:eastAsia="Times New Roman" w:hAnsi="Courier New" w:cs="Courier New"/>
          <w:color w:val="000088"/>
          <w:sz w:val="23"/>
          <w:szCs w:val="23"/>
          <w:lang w:eastAsia="en-IN"/>
        </w:rPr>
        <w:t>def</w:t>
      </w:r>
      <w:proofErr w:type="gramEnd"/>
      <w:r w:rsidRPr="00B801BD">
        <w:rPr>
          <w:rFonts w:ascii="Courier New" w:eastAsia="Times New Roman" w:hAnsi="Courier New" w:cs="Courier New"/>
          <w:color w:val="000000"/>
          <w:sz w:val="23"/>
          <w:szCs w:val="23"/>
          <w:lang w:eastAsia="en-IN"/>
        </w:rPr>
        <w:t xml:space="preserve"> homepage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0000"/>
          <w:sz w:val="23"/>
          <w:szCs w:val="23"/>
          <w:lang w:eastAsia="en-IN"/>
        </w:rPr>
        <w:t>request</w:t>
      </w:r>
      <w:r w:rsidRPr="00B801BD">
        <w:rPr>
          <w:rFonts w:ascii="Courier New" w:eastAsia="Times New Roman" w:hAnsi="Courier New" w:cs="Courier New"/>
          <w:color w:val="666600"/>
          <w:sz w:val="23"/>
          <w:szCs w:val="23"/>
          <w:lang w:eastAsia="en-IN"/>
        </w:rPr>
        <w:t>):</w:t>
      </w:r>
    </w:p>
    <w:p w:rsidR="00B801BD" w:rsidRPr="00B801BD" w:rsidRDefault="00B801BD" w:rsidP="00B801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801BD">
        <w:rPr>
          <w:rFonts w:ascii="Courier New" w:eastAsia="Times New Roman" w:hAnsi="Courier New" w:cs="Courier New"/>
          <w:color w:val="000000"/>
          <w:sz w:val="23"/>
          <w:szCs w:val="23"/>
          <w:lang w:eastAsia="en-IN"/>
        </w:rPr>
        <w:t xml:space="preserve">    </w:t>
      </w:r>
      <w:proofErr w:type="gramStart"/>
      <w:r w:rsidRPr="00B801BD">
        <w:rPr>
          <w:rFonts w:ascii="Courier New" w:eastAsia="Times New Roman" w:hAnsi="Courier New" w:cs="Courier New"/>
          <w:color w:val="000088"/>
          <w:sz w:val="23"/>
          <w:szCs w:val="23"/>
          <w:lang w:eastAsia="en-IN"/>
        </w:rPr>
        <w:t>return</w:t>
      </w:r>
      <w:proofErr w:type="gramEnd"/>
      <w:r w:rsidRPr="00B801BD">
        <w:rPr>
          <w:rFonts w:ascii="Courier New" w:eastAsia="Times New Roman" w:hAnsi="Courier New" w:cs="Courier New"/>
          <w:color w:val="000000"/>
          <w:sz w:val="23"/>
          <w:szCs w:val="23"/>
          <w:lang w:eastAsia="en-IN"/>
        </w:rPr>
        <w:t xml:space="preserve"> </w:t>
      </w:r>
      <w:r w:rsidRPr="00B801BD">
        <w:rPr>
          <w:rFonts w:ascii="Courier New" w:eastAsia="Times New Roman" w:hAnsi="Courier New" w:cs="Courier New"/>
          <w:color w:val="660066"/>
          <w:sz w:val="23"/>
          <w:szCs w:val="23"/>
          <w:lang w:eastAsia="en-IN"/>
        </w:rPr>
        <w:t>HttpResponse</w:t>
      </w:r>
      <w:r w:rsidRPr="00B801BD">
        <w:rPr>
          <w:rFonts w:ascii="Courier New" w:eastAsia="Times New Roman" w:hAnsi="Courier New" w:cs="Courier New"/>
          <w:color w:val="666600"/>
          <w:sz w:val="23"/>
          <w:szCs w:val="23"/>
          <w:lang w:eastAsia="en-IN"/>
        </w:rPr>
        <w:t>(</w:t>
      </w:r>
      <w:r w:rsidRPr="00B801BD">
        <w:rPr>
          <w:rFonts w:ascii="Courier New" w:eastAsia="Times New Roman" w:hAnsi="Courier New" w:cs="Courier New"/>
          <w:color w:val="008800"/>
          <w:sz w:val="23"/>
          <w:szCs w:val="23"/>
          <w:lang w:eastAsia="en-IN"/>
        </w:rPr>
        <w:t>"pythonprogramming.net homepage! Wow so #amaze."</w:t>
      </w:r>
      <w:r w:rsidRPr="00B801BD">
        <w:rPr>
          <w:rFonts w:ascii="Courier New" w:eastAsia="Times New Roman" w:hAnsi="Courier New" w:cs="Courier New"/>
          <w:color w:val="666600"/>
          <w:sz w:val="23"/>
          <w:szCs w:val="23"/>
          <w:lang w:eastAsia="en-IN"/>
        </w:rPr>
        <w: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lastRenderedPageBreak/>
        <w:t>Now, go back to your browser and refresh. If you fiddled at all up to this point, you probably hit an error, and you will need to re-run the server since you will have stopped on an error most likely. Now, at the homepage, you should see:</w:t>
      </w:r>
    </w:p>
    <w:p w:rsidR="00B801BD" w:rsidRPr="00B801BD" w:rsidRDefault="00B801BD" w:rsidP="00B801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914900" cy="4518660"/>
            <wp:effectExtent l="0" t="0" r="0" b="0"/>
            <wp:docPr id="5" name="Picture 5"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tutoria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4518660"/>
                    </a:xfrm>
                    <a:prstGeom prst="rect">
                      <a:avLst/>
                    </a:prstGeom>
                    <a:noFill/>
                    <a:ln>
                      <a:noFill/>
                    </a:ln>
                  </pic:spPr>
                </pic:pic>
              </a:graphicData>
            </a:graphic>
          </wp:inline>
        </w:drawing>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We'll stop here, and what I suggest you do is make sure you can do all of the above, without the use of a tutorial. So, start a fresh project, add an app, configure the url.py files to point the homepage to a view, and have that view return a simple string. Things will only become more complicated from here, so it's essential you understand these basics up to this point. If you're fuzzy on anything, I strongly advise you to ask questions or Google it until you're solid on everything up to this point.</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 xml:space="preserve">As we progress, I would suggest that you continue doing this. At the end of each tutorial, save the project. Then at the next tutorial, make a copy of the project, follow the tutorial, </w:t>
      </w:r>
      <w:proofErr w:type="gramStart"/>
      <w:r w:rsidRPr="00B801BD">
        <w:rPr>
          <w:rFonts w:ascii="Roboto" w:eastAsia="Times New Roman" w:hAnsi="Roboto" w:cs="Times New Roman"/>
          <w:sz w:val="23"/>
          <w:szCs w:val="23"/>
          <w:lang w:eastAsia="en-IN"/>
        </w:rPr>
        <w:t>then</w:t>
      </w:r>
      <w:proofErr w:type="gramEnd"/>
      <w:r w:rsidRPr="00B801BD">
        <w:rPr>
          <w:rFonts w:ascii="Roboto" w:eastAsia="Times New Roman" w:hAnsi="Roboto" w:cs="Times New Roman"/>
          <w:sz w:val="23"/>
          <w:szCs w:val="23"/>
          <w:lang w:eastAsia="en-IN"/>
        </w:rPr>
        <w:t xml:space="preserve"> try to do it to the copy without needing to consult the tutorial. You might forget import paths </w:t>
      </w:r>
      <w:proofErr w:type="gramStart"/>
      <w:r w:rsidRPr="00B801BD">
        <w:rPr>
          <w:rFonts w:ascii="Roboto" w:eastAsia="Times New Roman" w:hAnsi="Roboto" w:cs="Times New Roman"/>
          <w:sz w:val="23"/>
          <w:szCs w:val="23"/>
          <w:lang w:eastAsia="en-IN"/>
        </w:rPr>
        <w:t>or function names, that's</w:t>
      </w:r>
      <w:proofErr w:type="gramEnd"/>
      <w:r w:rsidRPr="00B801BD">
        <w:rPr>
          <w:rFonts w:ascii="Roboto" w:eastAsia="Times New Roman" w:hAnsi="Roboto" w:cs="Times New Roman"/>
          <w:sz w:val="23"/>
          <w:szCs w:val="23"/>
          <w:lang w:eastAsia="en-IN"/>
        </w:rPr>
        <w:t xml:space="preserve"> fine. What you want to make sure is that you actually understand what connections need to be made.</w:t>
      </w:r>
    </w:p>
    <w:p w:rsidR="00B801BD" w:rsidRPr="00B801BD" w:rsidRDefault="00B801BD" w:rsidP="00B801BD">
      <w:pPr>
        <w:spacing w:before="100" w:beforeAutospacing="1" w:after="100" w:afterAutospacing="1" w:line="240" w:lineRule="auto"/>
        <w:rPr>
          <w:rFonts w:ascii="Roboto" w:eastAsia="Times New Roman" w:hAnsi="Roboto" w:cs="Times New Roman"/>
          <w:sz w:val="23"/>
          <w:szCs w:val="23"/>
          <w:lang w:eastAsia="en-IN"/>
        </w:rPr>
      </w:pPr>
      <w:r w:rsidRPr="00B801BD">
        <w:rPr>
          <w:rFonts w:ascii="Roboto" w:eastAsia="Times New Roman" w:hAnsi="Roboto" w:cs="Times New Roman"/>
          <w:sz w:val="23"/>
          <w:szCs w:val="23"/>
          <w:lang w:eastAsia="en-IN"/>
        </w:rPr>
        <w:t>Alternatively, you could also work on a side-project that isn't the same as what we're doing here. As you follow along here, apply it to your own project. The most important thing is that you don't gloss over some concept that you don't understand. Join us on </w:t>
      </w:r>
      <w:hyperlink r:id="rId9" w:tgtFrame="blank" w:history="1">
        <w:r w:rsidRPr="00B801BD">
          <w:rPr>
            <w:rFonts w:ascii="Roboto" w:eastAsia="Times New Roman" w:hAnsi="Roboto" w:cs="Times New Roman"/>
            <w:color w:val="039BE5"/>
            <w:sz w:val="23"/>
            <w:szCs w:val="23"/>
            <w:lang w:eastAsia="en-IN"/>
          </w:rPr>
          <w:t>Discord</w:t>
        </w:r>
      </w:hyperlink>
      <w:r w:rsidRPr="00B801BD">
        <w:rPr>
          <w:rFonts w:ascii="Roboto" w:eastAsia="Times New Roman" w:hAnsi="Roboto" w:cs="Times New Roman"/>
          <w:sz w:val="23"/>
          <w:szCs w:val="23"/>
          <w:lang w:eastAsia="en-IN"/>
        </w:rPr>
        <w:t> and ask for help in the #help channel if you can't figure something out.</w:t>
      </w:r>
    </w:p>
    <w:p w:rsidR="00EC2638" w:rsidRDefault="00EC2638" w:rsidP="00EC2638">
      <w:pPr>
        <w:pStyle w:val="Heading2"/>
        <w:spacing w:line="881" w:lineRule="atLeast"/>
        <w:rPr>
          <w:rFonts w:ascii="Roboto" w:hAnsi="Roboto"/>
          <w:b w:val="0"/>
          <w:bCs w:val="0"/>
        </w:rPr>
      </w:pPr>
      <w:r>
        <w:rPr>
          <w:rFonts w:ascii="Roboto" w:hAnsi="Roboto"/>
          <w:b w:val="0"/>
          <w:bCs w:val="0"/>
        </w:rPr>
        <w:lastRenderedPageBreak/>
        <w:t>Models - Django Tutorial</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Welcome to Part 2 of the web development with Python and Django tutorial series. In this tutorial, we're going to introduce the concept of Models, which is where the majority of the value of Django comes from.</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The first model we will start with is the </w:t>
      </w:r>
      <w:r w:rsidRPr="00EC2638">
        <w:rPr>
          <w:rFonts w:ascii="Courier New" w:eastAsia="Times New Roman" w:hAnsi="Courier New" w:cs="Courier New"/>
          <w:sz w:val="23"/>
          <w:szCs w:val="23"/>
          <w:lang w:eastAsia="en-IN"/>
        </w:rPr>
        <w:t>Tutorial</w:t>
      </w:r>
      <w:r w:rsidRPr="00EC2638">
        <w:rPr>
          <w:rFonts w:ascii="Roboto" w:eastAsia="Times New Roman" w:hAnsi="Roboto" w:cs="Times New Roman"/>
          <w:sz w:val="23"/>
          <w:szCs w:val="23"/>
          <w:lang w:eastAsia="en-IN"/>
        </w:rPr>
        <w:t xml:space="preserve"> model, since tutorials are the main aspect of PythonProgramming.net. So, what might some attributes of a tutorial be? Obviously we've got the tutorial content, like the writeup itself. Maybe also we'd want to have the tutorial's title </w:t>
      </w:r>
      <w:proofErr w:type="gramStart"/>
      <w:r w:rsidRPr="00EC2638">
        <w:rPr>
          <w:rFonts w:ascii="Roboto" w:eastAsia="Times New Roman" w:hAnsi="Roboto" w:cs="Times New Roman"/>
          <w:sz w:val="23"/>
          <w:szCs w:val="23"/>
          <w:lang w:eastAsia="en-IN"/>
        </w:rPr>
        <w:t>specifically,</w:t>
      </w:r>
      <w:proofErr w:type="gramEnd"/>
      <w:r w:rsidRPr="00EC2638">
        <w:rPr>
          <w:rFonts w:ascii="Roboto" w:eastAsia="Times New Roman" w:hAnsi="Roboto" w:cs="Times New Roman"/>
          <w:sz w:val="23"/>
          <w:szCs w:val="23"/>
          <w:lang w:eastAsia="en-IN"/>
        </w:rPr>
        <w:t xml:space="preserve"> and then maybe the date it was published. That should be enough to start with. Later, we might come up with more things for tutorials, such as maybe what series they are a part of, or the category it falls under, and so on. As mentioned before, with Django, you can easily add more fields to your database with very little struggle, so it's not really as important as it usually is to think ahead. So, let's build the Tutorial model. Each model will be a unique class within your app's </w:t>
      </w:r>
      <w:r w:rsidRPr="00EC2638">
        <w:rPr>
          <w:rFonts w:ascii="Courier New" w:eastAsia="Times New Roman" w:hAnsi="Courier New" w:cs="Courier New"/>
          <w:sz w:val="23"/>
          <w:szCs w:val="23"/>
          <w:lang w:eastAsia="en-IN"/>
        </w:rPr>
        <w:t>models.py</w:t>
      </w:r>
      <w:r w:rsidRPr="00EC2638">
        <w:rPr>
          <w:rFonts w:ascii="Roboto" w:eastAsia="Times New Roman" w:hAnsi="Roboto" w:cs="Times New Roman"/>
          <w:sz w:val="23"/>
          <w:szCs w:val="23"/>
          <w:lang w:eastAsia="en-IN"/>
        </w:rPr>
        <w:t> file.</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Let's open up </w:t>
      </w:r>
      <w:r w:rsidRPr="00EC2638">
        <w:rPr>
          <w:rFonts w:ascii="Courier New" w:eastAsia="Times New Roman" w:hAnsi="Courier New" w:cs="Courier New"/>
          <w:sz w:val="23"/>
          <w:szCs w:val="23"/>
          <w:lang w:eastAsia="en-IN"/>
        </w:rPr>
        <w:t>models.py</w:t>
      </w:r>
      <w:r w:rsidRPr="00EC2638">
        <w:rPr>
          <w:rFonts w:ascii="Roboto" w:eastAsia="Times New Roman" w:hAnsi="Roboto" w:cs="Times New Roman"/>
          <w:sz w:val="23"/>
          <w:szCs w:val="23"/>
          <w:lang w:eastAsia="en-IN"/>
        </w:rPr>
        <w:t> from </w:t>
      </w:r>
      <w:r w:rsidRPr="00EC2638">
        <w:rPr>
          <w:rFonts w:ascii="Courier New" w:eastAsia="Times New Roman" w:hAnsi="Courier New" w:cs="Courier New"/>
          <w:sz w:val="23"/>
          <w:szCs w:val="23"/>
          <w:lang w:eastAsia="en-IN"/>
        </w:rPr>
        <w:t>main</w:t>
      </w:r>
      <w:r w:rsidRPr="00EC2638">
        <w:rPr>
          <w:rFonts w:ascii="Roboto" w:eastAsia="Times New Roman" w:hAnsi="Roboto" w:cs="Times New Roman"/>
          <w:sz w:val="23"/>
          <w:szCs w:val="23"/>
          <w:lang w:eastAsia="en-IN"/>
        </w:rPr>
        <w:t>:</w:t>
      </w:r>
    </w:p>
    <w:p w:rsidR="00EC2638" w:rsidRPr="00EC2638" w:rsidRDefault="00EC2638" w:rsidP="00EC2638">
      <w:pPr>
        <w:spacing w:after="0" w:line="240" w:lineRule="auto"/>
        <w:rPr>
          <w:rFonts w:ascii="Times New Roman" w:eastAsia="Times New Roman" w:hAnsi="Times New Roman" w:cs="Times New Roman"/>
          <w:sz w:val="24"/>
          <w:szCs w:val="24"/>
          <w:lang w:eastAsia="en-IN"/>
        </w:rPr>
      </w:pPr>
      <w:r w:rsidRPr="00EC2638">
        <w:rPr>
          <w:rFonts w:ascii="Courier New" w:eastAsia="Times New Roman" w:hAnsi="Courier New" w:cs="Courier New"/>
          <w:sz w:val="23"/>
          <w:szCs w:val="23"/>
          <w:lang w:eastAsia="en-IN"/>
        </w:rPr>
        <w:t>mysite/main/models.py</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db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models</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2638">
        <w:rPr>
          <w:rFonts w:ascii="Courier New" w:eastAsia="Times New Roman" w:hAnsi="Courier New" w:cs="Courier New"/>
          <w:color w:val="880000"/>
          <w:sz w:val="23"/>
          <w:szCs w:val="23"/>
          <w:lang w:eastAsia="en-IN"/>
        </w:rPr>
        <w:t># Create your models here.</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We'll start by defining our </w:t>
      </w:r>
      <w:r w:rsidRPr="00EC2638">
        <w:rPr>
          <w:rFonts w:ascii="Courier New" w:eastAsia="Times New Roman" w:hAnsi="Courier New" w:cs="Courier New"/>
          <w:sz w:val="23"/>
          <w:szCs w:val="23"/>
          <w:lang w:eastAsia="en-IN"/>
        </w:rPr>
        <w:t>Tutorial</w:t>
      </w:r>
      <w:r w:rsidRPr="00EC2638">
        <w:rPr>
          <w:rFonts w:ascii="Roboto" w:eastAsia="Times New Roman" w:hAnsi="Roboto" w:cs="Times New Roman"/>
          <w:sz w:val="23"/>
          <w:szCs w:val="23"/>
          <w:lang w:eastAsia="en-IN"/>
        </w:rPr>
        <w:t> model here:</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db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models</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EC2638">
        <w:rPr>
          <w:rFonts w:ascii="Courier New" w:eastAsia="Times New Roman" w:hAnsi="Courier New" w:cs="Courier New"/>
          <w:color w:val="000088"/>
          <w:sz w:val="23"/>
          <w:szCs w:val="23"/>
          <w:lang w:eastAsia="en-IN"/>
        </w:rPr>
        <w:t>class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Model</w:t>
      </w:r>
      <w:r w:rsidRPr="00EC2638">
        <w:rPr>
          <w:rFonts w:ascii="Courier New" w:eastAsia="Times New Roman" w:hAnsi="Courier New" w:cs="Courier New"/>
          <w:color w:val="666600"/>
          <w:sz w:val="23"/>
          <w:szCs w:val="23"/>
          <w:lang w:eastAsia="en-IN"/>
        </w:rPr>
        <w:t>):</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2638">
        <w:rPr>
          <w:rFonts w:ascii="Courier New" w:eastAsia="Times New Roman" w:hAnsi="Courier New" w:cs="Courier New"/>
          <w:color w:val="000000"/>
          <w:sz w:val="23"/>
          <w:szCs w:val="23"/>
          <w:lang w:eastAsia="en-IN"/>
        </w:rPr>
        <w:t xml:space="preserve">    tutorial_title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CharField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0000"/>
          <w:sz w:val="23"/>
          <w:szCs w:val="23"/>
          <w:lang w:eastAsia="en-IN"/>
        </w:rPr>
        <w:t>max_length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200</w:t>
      </w:r>
      <w:r w:rsidRPr="00EC2638">
        <w:rPr>
          <w:rFonts w:ascii="Courier New" w:eastAsia="Times New Roman" w:hAnsi="Courier New" w:cs="Courier New"/>
          <w:color w:val="666600"/>
          <w:sz w:val="23"/>
          <w:szCs w:val="23"/>
          <w:lang w:eastAsia="en-IN"/>
        </w:rPr>
        <w:t>)</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2638">
        <w:rPr>
          <w:rFonts w:ascii="Courier New" w:eastAsia="Times New Roman" w:hAnsi="Courier New" w:cs="Courier New"/>
          <w:color w:val="000000"/>
          <w:sz w:val="23"/>
          <w:szCs w:val="23"/>
          <w:lang w:eastAsia="en-IN"/>
        </w:rPr>
        <w:t xml:space="preserve">    tutorial_content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TextField</w:t>
      </w:r>
      <w:r w:rsidRPr="00EC2638">
        <w:rPr>
          <w:rFonts w:ascii="Courier New" w:eastAsia="Times New Roman" w:hAnsi="Courier New" w:cs="Courier New"/>
          <w:color w:val="666600"/>
          <w:sz w:val="23"/>
          <w:szCs w:val="23"/>
          <w:lang w:eastAsia="en-IN"/>
        </w:rPr>
        <w:t>()</w:t>
      </w:r>
      <w:proofErr w:type="gramEnd"/>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2638">
        <w:rPr>
          <w:rFonts w:ascii="Courier New" w:eastAsia="Times New Roman" w:hAnsi="Courier New" w:cs="Courier New"/>
          <w:color w:val="000000"/>
          <w:sz w:val="23"/>
          <w:szCs w:val="23"/>
          <w:lang w:eastAsia="en-IN"/>
        </w:rPr>
        <w:t xml:space="preserve">    tutorial_published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DateTimeField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8800"/>
          <w:sz w:val="23"/>
          <w:szCs w:val="23"/>
          <w:lang w:eastAsia="en-IN"/>
        </w:rPr>
        <w:t>'date published'</w:t>
      </w:r>
      <w:r w:rsidRPr="00EC2638">
        <w:rPr>
          <w:rFonts w:ascii="Courier New" w:eastAsia="Times New Roman" w:hAnsi="Courier New" w:cs="Courier New"/>
          <w:color w:val="666600"/>
          <w:sz w:val="23"/>
          <w:szCs w:val="23"/>
          <w:lang w:eastAsia="en-IN"/>
        </w:rPr>
        <w:t>)</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def</w:t>
      </w:r>
      <w:proofErr w:type="gramEnd"/>
      <w:r w:rsidRPr="00EC2638">
        <w:rPr>
          <w:rFonts w:ascii="Courier New" w:eastAsia="Times New Roman" w:hAnsi="Courier New" w:cs="Courier New"/>
          <w:color w:val="000000"/>
          <w:sz w:val="23"/>
          <w:szCs w:val="23"/>
          <w:lang w:eastAsia="en-IN"/>
        </w:rPr>
        <w:t xml:space="preserve"> __str__</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self</w:t>
      </w:r>
      <w:r w:rsidRPr="00EC2638">
        <w:rPr>
          <w:rFonts w:ascii="Courier New" w:eastAsia="Times New Roman" w:hAnsi="Courier New" w:cs="Courier New"/>
          <w:color w:val="666600"/>
          <w:sz w:val="23"/>
          <w:szCs w:val="23"/>
          <w:lang w:eastAsia="en-IN"/>
        </w:rPr>
        <w:t>):</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return</w:t>
      </w:r>
      <w:proofErr w:type="gramEnd"/>
      <w:r w:rsidRPr="00EC2638">
        <w:rPr>
          <w:rFonts w:ascii="Courier New" w:eastAsia="Times New Roman" w:hAnsi="Courier New" w:cs="Courier New"/>
          <w:color w:val="000000"/>
          <w:sz w:val="23"/>
          <w:szCs w:val="23"/>
          <w:lang w:eastAsia="en-IN"/>
        </w:rPr>
        <w:t xml:space="preserve"> self</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tutorial_title</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All models will inherit from </w:t>
      </w:r>
      <w:r w:rsidRPr="00EC2638">
        <w:rPr>
          <w:rFonts w:ascii="Courier New" w:eastAsia="Times New Roman" w:hAnsi="Courier New" w:cs="Courier New"/>
          <w:sz w:val="23"/>
          <w:szCs w:val="23"/>
          <w:lang w:eastAsia="en-IN"/>
        </w:rPr>
        <w:t>models.Model</w:t>
      </w:r>
      <w:r w:rsidRPr="00EC2638">
        <w:rPr>
          <w:rFonts w:ascii="Roboto" w:eastAsia="Times New Roman" w:hAnsi="Roboto" w:cs="Times New Roman"/>
          <w:sz w:val="23"/>
          <w:szCs w:val="23"/>
          <w:lang w:eastAsia="en-IN"/>
        </w:rPr>
        <w:t>. Then, we just define our fields with ...well...fields. Note that different fields are defined in different ways. We expect our title to be fairly short, so we define this as a </w:t>
      </w:r>
      <w:r w:rsidRPr="00EC2638">
        <w:rPr>
          <w:rFonts w:ascii="Courier New" w:eastAsia="Times New Roman" w:hAnsi="Courier New" w:cs="Courier New"/>
          <w:sz w:val="23"/>
          <w:szCs w:val="23"/>
          <w:lang w:eastAsia="en-IN"/>
        </w:rPr>
        <w:t>CharField</w:t>
      </w:r>
      <w:r w:rsidRPr="00EC2638">
        <w:rPr>
          <w:rFonts w:ascii="Roboto" w:eastAsia="Times New Roman" w:hAnsi="Roboto" w:cs="Times New Roman"/>
          <w:sz w:val="23"/>
          <w:szCs w:val="23"/>
          <w:lang w:eastAsia="en-IN"/>
        </w:rPr>
        <w:t xml:space="preserve">. These fields correspond to the format of our data in the actual database. You might wonder, </w:t>
      </w:r>
      <w:proofErr w:type="gramStart"/>
      <w:r w:rsidRPr="00EC2638">
        <w:rPr>
          <w:rFonts w:ascii="Roboto" w:eastAsia="Times New Roman" w:hAnsi="Roboto" w:cs="Times New Roman"/>
          <w:sz w:val="23"/>
          <w:szCs w:val="23"/>
          <w:lang w:eastAsia="en-IN"/>
        </w:rPr>
        <w:t>what's the difference between a </w:t>
      </w:r>
      <w:r w:rsidRPr="00EC2638">
        <w:rPr>
          <w:rFonts w:ascii="Courier New" w:eastAsia="Times New Roman" w:hAnsi="Courier New" w:cs="Courier New"/>
          <w:sz w:val="23"/>
          <w:szCs w:val="23"/>
          <w:lang w:eastAsia="en-IN"/>
        </w:rPr>
        <w:t>CharField</w:t>
      </w:r>
      <w:r w:rsidRPr="00EC2638">
        <w:rPr>
          <w:rFonts w:ascii="Roboto" w:eastAsia="Times New Roman" w:hAnsi="Roboto" w:cs="Times New Roman"/>
          <w:sz w:val="23"/>
          <w:szCs w:val="23"/>
          <w:lang w:eastAsia="en-IN"/>
        </w:rPr>
        <w:t>, which we use for the title, and a </w:t>
      </w:r>
      <w:r w:rsidRPr="00EC2638">
        <w:rPr>
          <w:rFonts w:ascii="Courier New" w:eastAsia="Times New Roman" w:hAnsi="Courier New" w:cs="Courier New"/>
          <w:sz w:val="23"/>
          <w:szCs w:val="23"/>
          <w:lang w:eastAsia="en-IN"/>
        </w:rPr>
        <w:t>TextField</w:t>
      </w:r>
      <w:r w:rsidRPr="00EC2638">
        <w:rPr>
          <w:rFonts w:ascii="Roboto" w:eastAsia="Times New Roman" w:hAnsi="Roboto" w:cs="Times New Roman"/>
          <w:sz w:val="23"/>
          <w:szCs w:val="23"/>
          <w:lang w:eastAsia="en-IN"/>
        </w:rPr>
        <w:t>, which we use for the content itself</w:t>
      </w:r>
      <w:proofErr w:type="gramEnd"/>
      <w:r w:rsidRPr="00EC2638">
        <w:rPr>
          <w:rFonts w:ascii="Roboto" w:eastAsia="Times New Roman" w:hAnsi="Roboto" w:cs="Times New Roman"/>
          <w:sz w:val="23"/>
          <w:szCs w:val="23"/>
          <w:lang w:eastAsia="en-IN"/>
        </w:rPr>
        <w:t>. In general, we use the </w:t>
      </w:r>
      <w:r w:rsidRPr="00EC2638">
        <w:rPr>
          <w:rFonts w:ascii="Courier New" w:eastAsia="Times New Roman" w:hAnsi="Courier New" w:cs="Courier New"/>
          <w:sz w:val="23"/>
          <w:szCs w:val="23"/>
          <w:lang w:eastAsia="en-IN"/>
        </w:rPr>
        <w:t>CharField</w:t>
      </w:r>
      <w:r w:rsidRPr="00EC2638">
        <w:rPr>
          <w:rFonts w:ascii="Roboto" w:eastAsia="Times New Roman" w:hAnsi="Roboto" w:cs="Times New Roman"/>
          <w:sz w:val="23"/>
          <w:szCs w:val="23"/>
          <w:lang w:eastAsia="en-IN"/>
        </w:rPr>
        <w:t> for something that does have a limit to the size, and a </w:t>
      </w:r>
      <w:r w:rsidRPr="00EC2638">
        <w:rPr>
          <w:rFonts w:ascii="Courier New" w:eastAsia="Times New Roman" w:hAnsi="Courier New" w:cs="Courier New"/>
          <w:sz w:val="23"/>
          <w:szCs w:val="23"/>
          <w:lang w:eastAsia="en-IN"/>
        </w:rPr>
        <w:t>TextField</w:t>
      </w:r>
      <w:r w:rsidRPr="00EC2638">
        <w:rPr>
          <w:rFonts w:ascii="Roboto" w:eastAsia="Times New Roman" w:hAnsi="Roboto" w:cs="Times New Roman"/>
          <w:sz w:val="23"/>
          <w:szCs w:val="23"/>
          <w:lang w:eastAsia="en-IN"/>
        </w:rPr>
        <w:t> when we don't have a limit. For all of the fields, see the </w:t>
      </w:r>
      <w:hyperlink r:id="rId10" w:tgtFrame="blank" w:history="1">
        <w:r w:rsidRPr="00EC2638">
          <w:rPr>
            <w:rFonts w:ascii="Roboto" w:eastAsia="Times New Roman" w:hAnsi="Roboto" w:cs="Times New Roman"/>
            <w:color w:val="039BE5"/>
            <w:sz w:val="23"/>
            <w:szCs w:val="23"/>
            <w:lang w:eastAsia="en-IN"/>
          </w:rPr>
          <w:t xml:space="preserve">django model </w:t>
        </w:r>
        <w:proofErr w:type="gramStart"/>
        <w:r w:rsidRPr="00EC2638">
          <w:rPr>
            <w:rFonts w:ascii="Roboto" w:eastAsia="Times New Roman" w:hAnsi="Roboto" w:cs="Times New Roman"/>
            <w:color w:val="039BE5"/>
            <w:sz w:val="23"/>
            <w:szCs w:val="23"/>
            <w:lang w:eastAsia="en-IN"/>
          </w:rPr>
          <w:t>fields</w:t>
        </w:r>
        <w:proofErr w:type="gramEnd"/>
        <w:r w:rsidRPr="00EC2638">
          <w:rPr>
            <w:rFonts w:ascii="Roboto" w:eastAsia="Times New Roman" w:hAnsi="Roboto" w:cs="Times New Roman"/>
            <w:color w:val="039BE5"/>
            <w:sz w:val="23"/>
            <w:szCs w:val="23"/>
            <w:lang w:eastAsia="en-IN"/>
          </w:rPr>
          <w:t xml:space="preserve"> documentation</w:t>
        </w:r>
      </w:hyperlink>
      <w:r w:rsidRPr="00EC2638">
        <w:rPr>
          <w:rFonts w:ascii="Roboto" w:eastAsia="Times New Roman" w:hAnsi="Roboto" w:cs="Times New Roman"/>
          <w:sz w:val="23"/>
          <w:szCs w:val="23"/>
          <w:lang w:eastAsia="en-IN"/>
        </w:rPr>
        <w:t>.</w:t>
      </w:r>
    </w:p>
    <w:p w:rsidR="00EC2638" w:rsidRPr="00EC2638" w:rsidRDefault="00EC2638" w:rsidP="00EC2638">
      <w:pPr>
        <w:spacing w:before="100" w:beforeAutospacing="1" w:after="100" w:afterAutospacing="1" w:line="240" w:lineRule="auto"/>
        <w:rPr>
          <w:ins w:id="0" w:author="Unknown"/>
          <w:rFonts w:ascii="Roboto" w:eastAsia="Times New Roman" w:hAnsi="Roboto" w:cs="Times New Roman"/>
          <w:sz w:val="23"/>
          <w:szCs w:val="23"/>
          <w:lang w:eastAsia="en-IN"/>
        </w:rPr>
      </w:pPr>
      <w:ins w:id="1" w:author="Unknown">
        <w:r w:rsidRPr="00EC2638">
          <w:rPr>
            <w:rFonts w:ascii="Roboto" w:eastAsia="Times New Roman" w:hAnsi="Roboto" w:cs="Times New Roman"/>
            <w:sz w:val="23"/>
            <w:szCs w:val="23"/>
            <w:lang w:eastAsia="en-IN"/>
          </w:rPr>
          <w:t>Finally, we override the the </w:t>
        </w:r>
        <w:r w:rsidRPr="00EC2638">
          <w:rPr>
            <w:rFonts w:ascii="Courier New" w:eastAsia="Times New Roman" w:hAnsi="Courier New" w:cs="Courier New"/>
            <w:sz w:val="23"/>
            <w:szCs w:val="23"/>
            <w:lang w:eastAsia="en-IN"/>
          </w:rPr>
          <w:t>__str__</w:t>
        </w:r>
        <w:r w:rsidRPr="00EC2638">
          <w:rPr>
            <w:rFonts w:ascii="Roboto" w:eastAsia="Times New Roman" w:hAnsi="Roboto" w:cs="Times New Roman"/>
            <w:sz w:val="23"/>
            <w:szCs w:val="23"/>
            <w:lang w:eastAsia="en-IN"/>
          </w:rPr>
          <w:t> special method to make it a bit more readable when it's being displayed in string form, which we will see soon.</w:t>
        </w:r>
      </w:ins>
    </w:p>
    <w:p w:rsidR="00EC2638" w:rsidRPr="00EC2638" w:rsidRDefault="00EC2638" w:rsidP="00EC2638">
      <w:pPr>
        <w:spacing w:before="100" w:beforeAutospacing="1" w:after="100" w:afterAutospacing="1" w:line="240" w:lineRule="auto"/>
        <w:rPr>
          <w:ins w:id="2" w:author="Unknown"/>
          <w:rFonts w:ascii="Roboto" w:eastAsia="Times New Roman" w:hAnsi="Roboto" w:cs="Times New Roman"/>
          <w:sz w:val="23"/>
          <w:szCs w:val="23"/>
          <w:lang w:eastAsia="en-IN"/>
        </w:rPr>
      </w:pPr>
      <w:ins w:id="3" w:author="Unknown">
        <w:r w:rsidRPr="00EC2638">
          <w:rPr>
            <w:rFonts w:ascii="Roboto" w:eastAsia="Times New Roman" w:hAnsi="Roboto" w:cs="Times New Roman"/>
            <w:sz w:val="23"/>
            <w:szCs w:val="23"/>
            <w:lang w:eastAsia="en-IN"/>
          </w:rPr>
          <w:lastRenderedPageBreak/>
          <w:t>Okay, any time there has been a change in your models (either a new model, or you modified an existing model)</w:t>
        </w:r>
        <w:proofErr w:type="gramStart"/>
        <w:r w:rsidRPr="00EC2638">
          <w:rPr>
            <w:rFonts w:ascii="Roboto" w:eastAsia="Times New Roman" w:hAnsi="Roboto" w:cs="Times New Roman"/>
            <w:sz w:val="23"/>
            <w:szCs w:val="23"/>
            <w:lang w:eastAsia="en-IN"/>
          </w:rPr>
          <w:t>,</w:t>
        </w:r>
        <w:proofErr w:type="gramEnd"/>
        <w:r w:rsidRPr="00EC2638">
          <w:rPr>
            <w:rFonts w:ascii="Roboto" w:eastAsia="Times New Roman" w:hAnsi="Roboto" w:cs="Times New Roman"/>
            <w:sz w:val="23"/>
            <w:szCs w:val="23"/>
            <w:lang w:eastAsia="en-IN"/>
          </w:rPr>
          <w:t xml:space="preserve"> you need to do a migration. There are two steps involved here. First, we run a </w:t>
        </w:r>
        <w:r w:rsidRPr="00EC2638">
          <w:rPr>
            <w:rFonts w:ascii="Courier New" w:eastAsia="Times New Roman" w:hAnsi="Courier New" w:cs="Courier New"/>
            <w:sz w:val="23"/>
            <w:szCs w:val="23"/>
            <w:lang w:eastAsia="en-IN"/>
          </w:rPr>
          <w:t>makemigrations</w:t>
        </w:r>
        <w:r w:rsidRPr="00EC2638">
          <w:rPr>
            <w:rFonts w:ascii="Roboto" w:eastAsia="Times New Roman" w:hAnsi="Roboto" w:cs="Times New Roman"/>
            <w:sz w:val="23"/>
            <w:szCs w:val="23"/>
            <w:lang w:eastAsia="en-IN"/>
          </w:rPr>
          <w:t xml:space="preserve">, </w:t>
        </w:r>
        <w:proofErr w:type="gramStart"/>
        <w:r w:rsidRPr="00EC2638">
          <w:rPr>
            <w:rFonts w:ascii="Roboto" w:eastAsia="Times New Roman" w:hAnsi="Roboto" w:cs="Times New Roman"/>
            <w:sz w:val="23"/>
            <w:szCs w:val="23"/>
            <w:lang w:eastAsia="en-IN"/>
          </w:rPr>
          <w:t>then</w:t>
        </w:r>
        <w:proofErr w:type="gramEnd"/>
        <w:r w:rsidRPr="00EC2638">
          <w:rPr>
            <w:rFonts w:ascii="Roboto" w:eastAsia="Times New Roman" w:hAnsi="Roboto" w:cs="Times New Roman"/>
            <w:sz w:val="23"/>
            <w:szCs w:val="23"/>
            <w:lang w:eastAsia="en-IN"/>
          </w:rPr>
          <w:t xml:space="preserve"> we run an actual </w:t>
        </w:r>
        <w:r w:rsidRPr="00EC2638">
          <w:rPr>
            <w:rFonts w:ascii="Courier New" w:eastAsia="Times New Roman" w:hAnsi="Courier New" w:cs="Courier New"/>
            <w:sz w:val="23"/>
            <w:szCs w:val="23"/>
            <w:lang w:eastAsia="en-IN"/>
          </w:rPr>
          <w:t>migrate</w:t>
        </w:r>
        <w:r w:rsidRPr="00EC2638">
          <w:rPr>
            <w:rFonts w:ascii="Roboto" w:eastAsia="Times New Roman" w:hAnsi="Roboto" w:cs="Times New Roman"/>
            <w:sz w:val="23"/>
            <w:szCs w:val="23"/>
            <w:lang w:eastAsia="en-IN"/>
          </w:rPr>
          <w:t>. We use the </w:t>
        </w:r>
        <w:r w:rsidRPr="00EC2638">
          <w:rPr>
            <w:rFonts w:ascii="Courier New" w:eastAsia="Times New Roman" w:hAnsi="Courier New" w:cs="Courier New"/>
            <w:sz w:val="23"/>
            <w:szCs w:val="23"/>
            <w:lang w:eastAsia="en-IN"/>
          </w:rPr>
          <w:t>manage.py</w:t>
        </w:r>
        <w:r w:rsidRPr="00EC2638">
          <w:rPr>
            <w:rFonts w:ascii="Roboto" w:eastAsia="Times New Roman" w:hAnsi="Roboto" w:cs="Times New Roman"/>
            <w:sz w:val="23"/>
            <w:szCs w:val="23"/>
            <w:lang w:eastAsia="en-IN"/>
          </w:rPr>
          <w:t> script for this, so let's get it done:</w:t>
        </w:r>
      </w:ins>
    </w:p>
    <w:p w:rsidR="00EC2638" w:rsidRPr="00EC2638" w:rsidRDefault="00EC2638" w:rsidP="00EC2638">
      <w:pPr>
        <w:spacing w:after="0" w:line="240" w:lineRule="auto"/>
        <w:rPr>
          <w:ins w:id="4" w:author="Unknown"/>
          <w:rFonts w:ascii="Times New Roman" w:eastAsia="Times New Roman" w:hAnsi="Times New Roman" w:cs="Times New Roman"/>
          <w:sz w:val="24"/>
          <w:szCs w:val="24"/>
          <w:lang w:eastAsia="en-IN"/>
        </w:rPr>
      </w:pPr>
      <w:ins w:id="5" w:author="Unknown">
        <w:r w:rsidRPr="00EC2638">
          <w:rPr>
            <w:rFonts w:ascii="Courier New" w:eastAsia="Times New Roman" w:hAnsi="Courier New" w:cs="Courier New"/>
            <w:sz w:val="23"/>
            <w:szCs w:val="23"/>
            <w:lang w:eastAsia="en-IN"/>
          </w:rPr>
          <w:t>python3 manage.py makemigrations No changes detected</w:t>
        </w:r>
      </w:ins>
    </w:p>
    <w:p w:rsidR="00EC2638" w:rsidRPr="00EC2638" w:rsidRDefault="00EC2638" w:rsidP="00EC2638">
      <w:pPr>
        <w:spacing w:before="100" w:beforeAutospacing="1" w:after="100" w:afterAutospacing="1" w:line="240" w:lineRule="auto"/>
        <w:rPr>
          <w:ins w:id="6" w:author="Unknown"/>
          <w:rFonts w:ascii="Roboto" w:eastAsia="Times New Roman" w:hAnsi="Roboto" w:cs="Times New Roman"/>
          <w:sz w:val="23"/>
          <w:szCs w:val="23"/>
          <w:lang w:eastAsia="en-IN"/>
        </w:rPr>
      </w:pPr>
      <w:ins w:id="7" w:author="Unknown">
        <w:r w:rsidRPr="00EC2638">
          <w:rPr>
            <w:rFonts w:ascii="Roboto" w:eastAsia="Times New Roman" w:hAnsi="Roboto" w:cs="Times New Roman"/>
            <w:sz w:val="23"/>
            <w:szCs w:val="23"/>
            <w:lang w:eastAsia="en-IN"/>
          </w:rPr>
          <w:t>What?</w:t>
        </w:r>
      </w:ins>
    </w:p>
    <w:p w:rsidR="00EC2638" w:rsidRPr="00EC2638" w:rsidRDefault="00EC2638" w:rsidP="00EC2638">
      <w:pPr>
        <w:spacing w:before="100" w:beforeAutospacing="1" w:after="100" w:afterAutospacing="1" w:line="240" w:lineRule="auto"/>
        <w:rPr>
          <w:ins w:id="8" w:author="Unknown"/>
          <w:rFonts w:ascii="Roboto" w:eastAsia="Times New Roman" w:hAnsi="Roboto" w:cs="Times New Roman"/>
          <w:sz w:val="23"/>
          <w:szCs w:val="23"/>
          <w:lang w:eastAsia="en-IN"/>
        </w:rPr>
      </w:pPr>
      <w:ins w:id="9" w:author="Unknown">
        <w:r w:rsidRPr="00EC2638">
          <w:rPr>
            <w:rFonts w:ascii="Roboto" w:eastAsia="Times New Roman" w:hAnsi="Roboto" w:cs="Times New Roman"/>
            <w:sz w:val="23"/>
            <w:szCs w:val="23"/>
            <w:lang w:eastAsia="en-IN"/>
          </w:rPr>
          <w:t xml:space="preserve">So our migrations will only apply to apps that we've told Django we want "installed." This probably </w:t>
        </w:r>
        <w:proofErr w:type="gramStart"/>
        <w:r w:rsidRPr="00EC2638">
          <w:rPr>
            <w:rFonts w:ascii="Roboto" w:eastAsia="Times New Roman" w:hAnsi="Roboto" w:cs="Times New Roman"/>
            <w:sz w:val="23"/>
            <w:szCs w:val="23"/>
            <w:lang w:eastAsia="en-IN"/>
          </w:rPr>
          <w:t>wont</w:t>
        </w:r>
        <w:proofErr w:type="gramEnd"/>
        <w:r w:rsidRPr="00EC2638">
          <w:rPr>
            <w:rFonts w:ascii="Roboto" w:eastAsia="Times New Roman" w:hAnsi="Roboto" w:cs="Times New Roman"/>
            <w:sz w:val="23"/>
            <w:szCs w:val="23"/>
            <w:lang w:eastAsia="en-IN"/>
          </w:rPr>
          <w:t xml:space="preserve"> be the last time you add an app, build some models, attempt to migrate, and get this message. Hopefully, you </w:t>
        </w:r>
        <w:proofErr w:type="gramStart"/>
        <w:r w:rsidRPr="00EC2638">
          <w:rPr>
            <w:rFonts w:ascii="Roboto" w:eastAsia="Times New Roman" w:hAnsi="Roboto" w:cs="Times New Roman"/>
            <w:sz w:val="23"/>
            <w:szCs w:val="23"/>
            <w:lang w:eastAsia="en-IN"/>
          </w:rPr>
          <w:t>wont</w:t>
        </w:r>
        <w:proofErr w:type="gramEnd"/>
        <w:r w:rsidRPr="00EC2638">
          <w:rPr>
            <w:rFonts w:ascii="Roboto" w:eastAsia="Times New Roman" w:hAnsi="Roboto" w:cs="Times New Roman"/>
            <w:sz w:val="23"/>
            <w:szCs w:val="23"/>
            <w:lang w:eastAsia="en-IN"/>
          </w:rPr>
          <w:t xml:space="preserve"> be confused when it eventually happens to you on your own! So let's go into </w:t>
        </w:r>
        <w:r w:rsidRPr="00EC2638">
          <w:rPr>
            <w:rFonts w:ascii="Courier New" w:eastAsia="Times New Roman" w:hAnsi="Courier New" w:cs="Courier New"/>
            <w:sz w:val="23"/>
            <w:szCs w:val="23"/>
            <w:lang w:eastAsia="en-IN"/>
          </w:rPr>
          <w:t>mysite/mysite/settings.py</w:t>
        </w:r>
        <w:r w:rsidRPr="00EC2638">
          <w:rPr>
            <w:rFonts w:ascii="Roboto" w:eastAsia="Times New Roman" w:hAnsi="Roboto" w:cs="Times New Roman"/>
            <w:sz w:val="23"/>
            <w:szCs w:val="23"/>
            <w:lang w:eastAsia="en-IN"/>
          </w:rPr>
          <w:t> and add </w:t>
        </w:r>
        <w:r w:rsidRPr="00EC2638">
          <w:rPr>
            <w:rFonts w:ascii="Courier New" w:eastAsia="Times New Roman" w:hAnsi="Courier New" w:cs="Courier New"/>
            <w:sz w:val="23"/>
            <w:szCs w:val="23"/>
            <w:lang w:eastAsia="en-IN"/>
          </w:rPr>
          <w:t>'main.apps.MainConfig',</w:t>
        </w:r>
        <w:r w:rsidRPr="00EC2638">
          <w:rPr>
            <w:rFonts w:ascii="Roboto" w:eastAsia="Times New Roman" w:hAnsi="Roboto" w:cs="Times New Roman"/>
            <w:sz w:val="23"/>
            <w:szCs w:val="23"/>
            <w:lang w:eastAsia="en-IN"/>
          </w:rPr>
          <w:t> to </w:t>
        </w:r>
        <w:r w:rsidRPr="00EC2638">
          <w:rPr>
            <w:rFonts w:ascii="Courier New" w:eastAsia="Times New Roman" w:hAnsi="Courier New" w:cs="Courier New"/>
            <w:sz w:val="23"/>
            <w:szCs w:val="23"/>
            <w:lang w:eastAsia="en-IN"/>
          </w:rPr>
          <w:t>INSTALLED_APPS</w:t>
        </w:r>
        <w:r w:rsidRPr="00EC2638">
          <w:rPr>
            <w:rFonts w:ascii="Roboto" w:eastAsia="Times New Roman" w:hAnsi="Roboto" w:cs="Times New Roman"/>
            <w:sz w:val="23"/>
            <w:szCs w:val="23"/>
            <w:lang w:eastAsia="en-IN"/>
          </w:rPr>
          <w:t> so it should look like:</w:t>
        </w:r>
      </w:ins>
    </w:p>
    <w:p w:rsidR="00EC2638" w:rsidRPr="00EC2638" w:rsidRDefault="00EC2638" w:rsidP="00EC2638">
      <w:pPr>
        <w:spacing w:after="0" w:line="240" w:lineRule="auto"/>
        <w:rPr>
          <w:ins w:id="10" w:author="Unknown"/>
          <w:rFonts w:ascii="Times New Roman" w:eastAsia="Times New Roman" w:hAnsi="Times New Roman" w:cs="Times New Roman"/>
          <w:sz w:val="24"/>
          <w:szCs w:val="24"/>
          <w:lang w:eastAsia="en-IN"/>
        </w:rPr>
      </w:pPr>
      <w:ins w:id="11" w:author="Unknown">
        <w:r w:rsidRPr="00EC2638">
          <w:rPr>
            <w:rFonts w:ascii="Courier New" w:eastAsia="Times New Roman" w:hAnsi="Courier New" w:cs="Courier New"/>
            <w:sz w:val="23"/>
            <w:szCs w:val="23"/>
            <w:lang w:eastAsia="en-IN"/>
          </w:rPr>
          <w:t>mysite/mysite/settings.py</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 w:author="Unknown"/>
          <w:rFonts w:ascii="Courier New" w:eastAsia="Times New Roman" w:hAnsi="Courier New" w:cs="Courier New"/>
          <w:color w:val="000000"/>
          <w:sz w:val="23"/>
          <w:szCs w:val="23"/>
          <w:lang w:eastAsia="en-IN"/>
        </w:rPr>
      </w:pPr>
      <w:ins w:id="13" w:author="Unknown">
        <w:r w:rsidRPr="00EC2638">
          <w:rPr>
            <w:rFonts w:ascii="Courier New" w:eastAsia="Times New Roman" w:hAnsi="Courier New" w:cs="Courier New"/>
            <w:color w:val="000000"/>
            <w:sz w:val="23"/>
            <w:szCs w:val="23"/>
            <w:lang w:eastAsia="en-IN"/>
          </w:rPr>
          <w:t xml:space="preserve">INSTALLED_APPS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 w:author="Unknown"/>
          <w:rFonts w:ascii="Courier New" w:eastAsia="Times New Roman" w:hAnsi="Courier New" w:cs="Courier New"/>
          <w:color w:val="000000"/>
          <w:sz w:val="23"/>
          <w:szCs w:val="23"/>
          <w:lang w:eastAsia="en-IN"/>
        </w:rPr>
      </w:pPr>
      <w:ins w:id="1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'main.apps.MainConfig'</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 w:author="Unknown"/>
          <w:rFonts w:ascii="Courier New" w:eastAsia="Times New Roman" w:hAnsi="Courier New" w:cs="Courier New"/>
          <w:color w:val="000000"/>
          <w:sz w:val="23"/>
          <w:szCs w:val="23"/>
          <w:lang w:eastAsia="en-IN"/>
        </w:rPr>
      </w:pPr>
      <w:ins w:id="1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'django.contrib.admin'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 w:author="Unknown"/>
          <w:rFonts w:ascii="Courier New" w:eastAsia="Times New Roman" w:hAnsi="Courier New" w:cs="Courier New"/>
          <w:color w:val="000000"/>
          <w:sz w:val="23"/>
          <w:szCs w:val="23"/>
          <w:lang w:eastAsia="en-IN"/>
        </w:rPr>
      </w:pPr>
      <w:ins w:id="19"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'django.contrib.auth'</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 w:author="Unknown"/>
          <w:rFonts w:ascii="Courier New" w:eastAsia="Times New Roman" w:hAnsi="Courier New" w:cs="Courier New"/>
          <w:color w:val="000000"/>
          <w:sz w:val="23"/>
          <w:szCs w:val="23"/>
          <w:lang w:eastAsia="en-IN"/>
        </w:rPr>
      </w:pPr>
      <w:ins w:id="2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'django.contrib.contenttypes'</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2" w:author="Unknown"/>
          <w:rFonts w:ascii="Courier New" w:eastAsia="Times New Roman" w:hAnsi="Courier New" w:cs="Courier New"/>
          <w:color w:val="000000"/>
          <w:sz w:val="23"/>
          <w:szCs w:val="23"/>
          <w:lang w:eastAsia="en-IN"/>
        </w:rPr>
      </w:pPr>
      <w:ins w:id="2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'django.contrib.sessions'</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 w:author="Unknown"/>
          <w:rFonts w:ascii="Courier New" w:eastAsia="Times New Roman" w:hAnsi="Courier New" w:cs="Courier New"/>
          <w:color w:val="000000"/>
          <w:sz w:val="23"/>
          <w:szCs w:val="23"/>
          <w:lang w:eastAsia="en-IN"/>
        </w:rPr>
      </w:pPr>
      <w:ins w:id="2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'django.contrib.messages'</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 w:author="Unknown"/>
          <w:rFonts w:ascii="Courier New" w:eastAsia="Times New Roman" w:hAnsi="Courier New" w:cs="Courier New"/>
          <w:color w:val="000000"/>
          <w:sz w:val="23"/>
          <w:szCs w:val="23"/>
          <w:lang w:eastAsia="en-IN"/>
        </w:rPr>
      </w:pPr>
      <w:ins w:id="2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'django.contrib.staticfiles'</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 w:author="Unknown"/>
          <w:rFonts w:ascii="Courier New" w:eastAsia="Times New Roman" w:hAnsi="Courier New" w:cs="Courier New"/>
          <w:sz w:val="23"/>
          <w:szCs w:val="23"/>
          <w:lang w:eastAsia="en-IN"/>
        </w:rPr>
      </w:pPr>
      <w:ins w:id="29" w:author="Unknown">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30" w:author="Unknown"/>
          <w:rFonts w:ascii="Roboto" w:eastAsia="Times New Roman" w:hAnsi="Roboto" w:cs="Times New Roman"/>
          <w:sz w:val="23"/>
          <w:szCs w:val="23"/>
          <w:lang w:eastAsia="en-IN"/>
        </w:rPr>
      </w:pPr>
      <w:proofErr w:type="gramStart"/>
      <w:ins w:id="31" w:author="Unknown">
        <w:r w:rsidRPr="00EC2638">
          <w:rPr>
            <w:rFonts w:ascii="Roboto" w:eastAsia="Times New Roman" w:hAnsi="Roboto" w:cs="Times New Roman"/>
            <w:sz w:val="23"/>
            <w:szCs w:val="23"/>
            <w:lang w:eastAsia="en-IN"/>
          </w:rPr>
          <w:t>Does ...that exist?</w:t>
        </w:r>
        <w:proofErr w:type="gramEnd"/>
        <w:r w:rsidRPr="00EC2638">
          <w:rPr>
            <w:rFonts w:ascii="Roboto" w:eastAsia="Times New Roman" w:hAnsi="Roboto" w:cs="Times New Roman"/>
            <w:sz w:val="23"/>
            <w:szCs w:val="23"/>
            <w:lang w:eastAsia="en-IN"/>
          </w:rPr>
          <w:t xml:space="preserve"> Let's check! Go open </w:t>
        </w:r>
        <w:r w:rsidRPr="00EC2638">
          <w:rPr>
            <w:rFonts w:ascii="Courier New" w:eastAsia="Times New Roman" w:hAnsi="Courier New" w:cs="Courier New"/>
            <w:sz w:val="23"/>
            <w:szCs w:val="23"/>
            <w:lang w:eastAsia="en-IN"/>
          </w:rPr>
          <w:t>mysite/main/apps.py</w:t>
        </w:r>
        <w:r w:rsidRPr="00EC2638">
          <w:rPr>
            <w:rFonts w:ascii="Roboto" w:eastAsia="Times New Roman" w:hAnsi="Roboto" w:cs="Times New Roman"/>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 w:author="Unknown"/>
          <w:rFonts w:ascii="Courier New" w:eastAsia="Times New Roman" w:hAnsi="Courier New" w:cs="Courier New"/>
          <w:color w:val="000000"/>
          <w:sz w:val="23"/>
          <w:szCs w:val="23"/>
          <w:lang w:eastAsia="en-IN"/>
        </w:rPr>
      </w:pPr>
      <w:proofErr w:type="gramStart"/>
      <w:ins w:id="33"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apps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AppConfig</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 w:author="Unknown"/>
          <w:rFonts w:ascii="Courier New" w:eastAsia="Times New Roman" w:hAnsi="Courier New" w:cs="Courier New"/>
          <w:color w:val="000000"/>
          <w:sz w:val="23"/>
          <w:szCs w:val="23"/>
          <w:lang w:eastAsia="en-IN"/>
        </w:rPr>
      </w:pPr>
      <w:proofErr w:type="gramStart"/>
      <w:ins w:id="37" w:author="Unknown">
        <w:r w:rsidRPr="00EC2638">
          <w:rPr>
            <w:rFonts w:ascii="Courier New" w:eastAsia="Times New Roman" w:hAnsi="Courier New" w:cs="Courier New"/>
            <w:color w:val="000088"/>
            <w:sz w:val="23"/>
            <w:szCs w:val="23"/>
            <w:lang w:eastAsia="en-IN"/>
          </w:rPr>
          <w:t>class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MainConfig</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AppConfig</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8" w:author="Unknown"/>
          <w:rFonts w:ascii="Courier New" w:eastAsia="Times New Roman" w:hAnsi="Courier New" w:cs="Courier New"/>
          <w:sz w:val="23"/>
          <w:szCs w:val="23"/>
          <w:lang w:eastAsia="en-IN"/>
        </w:rPr>
      </w:pPr>
      <w:ins w:id="39"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name</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'main'</w:t>
        </w:r>
      </w:ins>
    </w:p>
    <w:p w:rsidR="00EC2638" w:rsidRPr="00EC2638" w:rsidRDefault="00EC2638" w:rsidP="00EC2638">
      <w:pPr>
        <w:spacing w:before="100" w:beforeAutospacing="1" w:after="100" w:afterAutospacing="1" w:line="240" w:lineRule="auto"/>
        <w:rPr>
          <w:ins w:id="40" w:author="Unknown"/>
          <w:rFonts w:ascii="Roboto" w:eastAsia="Times New Roman" w:hAnsi="Roboto" w:cs="Times New Roman"/>
          <w:sz w:val="23"/>
          <w:szCs w:val="23"/>
          <w:lang w:eastAsia="en-IN"/>
        </w:rPr>
      </w:pPr>
      <w:ins w:id="41" w:author="Unknown">
        <w:r w:rsidRPr="00EC2638">
          <w:rPr>
            <w:rFonts w:ascii="Roboto" w:eastAsia="Times New Roman" w:hAnsi="Roboto" w:cs="Times New Roman"/>
            <w:sz w:val="23"/>
            <w:szCs w:val="23"/>
            <w:lang w:eastAsia="en-IN"/>
          </w:rPr>
          <w:t>Yep!</w:t>
        </w:r>
      </w:ins>
    </w:p>
    <w:p w:rsidR="00EC2638" w:rsidRPr="00EC2638" w:rsidRDefault="00EC2638" w:rsidP="00EC2638">
      <w:pPr>
        <w:spacing w:before="100" w:beforeAutospacing="1" w:after="100" w:afterAutospacing="1" w:line="240" w:lineRule="auto"/>
        <w:rPr>
          <w:ins w:id="42" w:author="Unknown"/>
          <w:rFonts w:ascii="Roboto" w:eastAsia="Times New Roman" w:hAnsi="Roboto" w:cs="Times New Roman"/>
          <w:sz w:val="23"/>
          <w:szCs w:val="23"/>
          <w:lang w:eastAsia="en-IN"/>
        </w:rPr>
      </w:pPr>
      <w:ins w:id="43" w:author="Unknown">
        <w:r w:rsidRPr="00EC2638">
          <w:rPr>
            <w:rFonts w:ascii="Roboto" w:eastAsia="Times New Roman" w:hAnsi="Roboto" w:cs="Times New Roman"/>
            <w:sz w:val="23"/>
            <w:szCs w:val="23"/>
            <w:lang w:eastAsia="en-IN"/>
          </w:rPr>
          <w:t>Okay, let's try to make our migrations again!</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4" w:author="Unknown"/>
          <w:rFonts w:ascii="Courier New" w:eastAsia="Times New Roman" w:hAnsi="Courier New" w:cs="Courier New"/>
          <w:color w:val="000000"/>
          <w:sz w:val="23"/>
          <w:szCs w:val="23"/>
          <w:lang w:eastAsia="en-IN"/>
        </w:rPr>
      </w:pPr>
      <w:ins w:id="45" w:author="Unknown">
        <w:r w:rsidRPr="00EC2638">
          <w:rPr>
            <w:rFonts w:ascii="Courier New" w:eastAsia="Times New Roman" w:hAnsi="Courier New" w:cs="Courier New"/>
            <w:color w:val="000000"/>
            <w:sz w:val="23"/>
            <w:szCs w:val="23"/>
            <w:lang w:eastAsia="en-IN"/>
          </w:rPr>
          <w:t>python3 manage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py makemigrations</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6" w:author="Unknown"/>
          <w:rFonts w:ascii="Courier New" w:eastAsia="Times New Roman" w:hAnsi="Courier New" w:cs="Courier New"/>
          <w:color w:val="000000"/>
          <w:sz w:val="23"/>
          <w:szCs w:val="23"/>
          <w:lang w:eastAsia="en-IN"/>
        </w:rPr>
      </w:pPr>
      <w:ins w:id="47" w:author="Unknown">
        <w:r w:rsidRPr="00EC2638">
          <w:rPr>
            <w:rFonts w:ascii="Courier New" w:eastAsia="Times New Roman" w:hAnsi="Courier New" w:cs="Courier New"/>
            <w:color w:val="660066"/>
            <w:sz w:val="23"/>
            <w:szCs w:val="23"/>
            <w:lang w:eastAsia="en-IN"/>
          </w:rPr>
          <w:t>Migrations</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for</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'main'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8" w:author="Unknown"/>
          <w:rFonts w:ascii="Courier New" w:eastAsia="Times New Roman" w:hAnsi="Courier New" w:cs="Courier New"/>
          <w:color w:val="000000"/>
          <w:sz w:val="23"/>
          <w:szCs w:val="23"/>
          <w:lang w:eastAsia="en-IN"/>
        </w:rPr>
      </w:pPr>
      <w:ins w:id="49" w:author="Unknown">
        <w:r w:rsidRPr="00EC2638">
          <w:rPr>
            <w:rFonts w:ascii="Courier New" w:eastAsia="Times New Roman" w:hAnsi="Courier New" w:cs="Courier New"/>
            <w:color w:val="000000"/>
            <w:sz w:val="23"/>
            <w:szCs w:val="23"/>
            <w:lang w:eastAsia="en-IN"/>
          </w:rPr>
          <w:t xml:space="preserve">  main\migrations\0</w:t>
        </w:r>
        <w:r w:rsidRPr="00EC2638">
          <w:rPr>
            <w:rFonts w:ascii="Courier New" w:eastAsia="Times New Roman" w:hAnsi="Courier New" w:cs="Courier New"/>
            <w:color w:val="006666"/>
            <w:sz w:val="23"/>
            <w:szCs w:val="23"/>
            <w:lang w:eastAsia="en-IN"/>
          </w:rPr>
          <w:t>001</w:t>
        </w:r>
        <w:r w:rsidRPr="00EC2638">
          <w:rPr>
            <w:rFonts w:ascii="Courier New" w:eastAsia="Times New Roman" w:hAnsi="Courier New" w:cs="Courier New"/>
            <w:color w:val="000000"/>
            <w:sz w:val="23"/>
            <w:szCs w:val="23"/>
            <w:lang w:eastAsia="en-IN"/>
          </w:rPr>
          <w:t>_initial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py</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0" w:author="Unknown"/>
          <w:rFonts w:ascii="Courier New" w:eastAsia="Times New Roman" w:hAnsi="Courier New" w:cs="Courier New"/>
          <w:sz w:val="23"/>
          <w:szCs w:val="23"/>
          <w:lang w:eastAsia="en-IN"/>
        </w:rPr>
      </w:pPr>
      <w:ins w:id="5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Create</w:t>
        </w:r>
        <w:r w:rsidRPr="00EC2638">
          <w:rPr>
            <w:rFonts w:ascii="Courier New" w:eastAsia="Times New Roman" w:hAnsi="Courier New" w:cs="Courier New"/>
            <w:color w:val="000000"/>
            <w:sz w:val="23"/>
            <w:szCs w:val="23"/>
            <w:lang w:eastAsia="en-IN"/>
          </w:rPr>
          <w:t xml:space="preserve"> model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spacing w:before="100" w:beforeAutospacing="1" w:after="100" w:afterAutospacing="1" w:line="240" w:lineRule="auto"/>
        <w:rPr>
          <w:ins w:id="52" w:author="Unknown"/>
          <w:rFonts w:ascii="Roboto" w:eastAsia="Times New Roman" w:hAnsi="Roboto" w:cs="Times New Roman"/>
          <w:sz w:val="23"/>
          <w:szCs w:val="23"/>
          <w:lang w:eastAsia="en-IN"/>
        </w:rPr>
      </w:pPr>
      <w:proofErr w:type="gramStart"/>
      <w:ins w:id="53" w:author="Unknown">
        <w:r w:rsidRPr="00EC2638">
          <w:rPr>
            <w:rFonts w:ascii="Roboto" w:eastAsia="Times New Roman" w:hAnsi="Roboto" w:cs="Times New Roman"/>
            <w:sz w:val="23"/>
            <w:szCs w:val="23"/>
            <w:lang w:eastAsia="en-IN"/>
          </w:rPr>
          <w:t>Looks good.</w:t>
        </w:r>
        <w:proofErr w:type="gramEnd"/>
        <w:r w:rsidRPr="00EC2638">
          <w:rPr>
            <w:rFonts w:ascii="Roboto" w:eastAsia="Times New Roman" w:hAnsi="Roboto" w:cs="Times New Roman"/>
            <w:sz w:val="23"/>
            <w:szCs w:val="23"/>
            <w:lang w:eastAsia="en-IN"/>
          </w:rPr>
          <w:t xml:space="preserve"> What this step actually does is it just builds the code required for the migration, it doesn't actually apply them. If you're curious, you can see all of your migrations by going to the </w:t>
        </w:r>
        <w:r w:rsidRPr="00EC2638">
          <w:rPr>
            <w:rFonts w:ascii="Courier New" w:eastAsia="Times New Roman" w:hAnsi="Courier New" w:cs="Courier New"/>
            <w:sz w:val="23"/>
            <w:szCs w:val="23"/>
            <w:lang w:eastAsia="en-IN"/>
          </w:rPr>
          <w:t>migrations</w:t>
        </w:r>
        <w:r w:rsidRPr="00EC2638">
          <w:rPr>
            <w:rFonts w:ascii="Roboto" w:eastAsia="Times New Roman" w:hAnsi="Roboto" w:cs="Times New Roman"/>
            <w:sz w:val="23"/>
            <w:szCs w:val="23"/>
            <w:lang w:eastAsia="en-IN"/>
          </w:rPr>
          <w:t> directory of an app. For example, head to </w:t>
        </w:r>
        <w:r w:rsidRPr="00EC2638">
          <w:rPr>
            <w:rFonts w:ascii="Courier New" w:eastAsia="Times New Roman" w:hAnsi="Courier New" w:cs="Courier New"/>
            <w:sz w:val="23"/>
            <w:szCs w:val="23"/>
            <w:lang w:eastAsia="en-IN"/>
          </w:rPr>
          <w:t>mysite/main/migrations</w:t>
        </w:r>
        <w:r w:rsidRPr="00EC2638">
          <w:rPr>
            <w:rFonts w:ascii="Roboto" w:eastAsia="Times New Roman" w:hAnsi="Roboto" w:cs="Times New Roman"/>
            <w:sz w:val="23"/>
            <w:szCs w:val="23"/>
            <w:lang w:eastAsia="en-IN"/>
          </w:rPr>
          <w:t>. In there, you should see </w:t>
        </w:r>
        <w:r w:rsidRPr="00EC2638">
          <w:rPr>
            <w:rFonts w:ascii="Courier New" w:eastAsia="Times New Roman" w:hAnsi="Courier New" w:cs="Courier New"/>
            <w:sz w:val="23"/>
            <w:szCs w:val="23"/>
            <w:lang w:eastAsia="en-IN"/>
          </w:rPr>
          <w:t>0001_initial.py</w:t>
        </w:r>
        <w:r w:rsidRPr="00EC2638">
          <w:rPr>
            <w:rFonts w:ascii="Roboto" w:eastAsia="Times New Roman" w:hAnsi="Roboto" w:cs="Times New Roman"/>
            <w:sz w:val="23"/>
            <w:szCs w:val="23"/>
            <w:lang w:eastAsia="en-IN"/>
          </w:rPr>
          <w:t>, open it up:</w:t>
        </w:r>
      </w:ins>
    </w:p>
    <w:p w:rsidR="00EC2638" w:rsidRPr="00EC2638" w:rsidRDefault="00EC2638" w:rsidP="00EC2638">
      <w:pPr>
        <w:spacing w:after="0" w:line="240" w:lineRule="auto"/>
        <w:rPr>
          <w:ins w:id="54" w:author="Unknown"/>
          <w:rFonts w:ascii="Times New Roman" w:eastAsia="Times New Roman" w:hAnsi="Times New Roman" w:cs="Times New Roman"/>
          <w:sz w:val="24"/>
          <w:szCs w:val="24"/>
          <w:lang w:eastAsia="en-IN"/>
        </w:rPr>
      </w:pPr>
      <w:ins w:id="55" w:author="Unknown">
        <w:r w:rsidRPr="00EC2638">
          <w:rPr>
            <w:rFonts w:ascii="Courier New" w:eastAsia="Times New Roman" w:hAnsi="Courier New" w:cs="Courier New"/>
            <w:sz w:val="23"/>
            <w:szCs w:val="23"/>
            <w:lang w:eastAsia="en-IN"/>
          </w:rPr>
          <w:t>0001_initial.py</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6" w:author="Unknown"/>
          <w:rFonts w:ascii="Courier New" w:eastAsia="Times New Roman" w:hAnsi="Courier New" w:cs="Courier New"/>
          <w:color w:val="000000"/>
          <w:sz w:val="23"/>
          <w:szCs w:val="23"/>
          <w:lang w:eastAsia="en-IN"/>
        </w:rPr>
      </w:pPr>
      <w:ins w:id="57" w:author="Unknown">
        <w:r w:rsidRPr="00EC2638">
          <w:rPr>
            <w:rFonts w:ascii="Courier New" w:eastAsia="Times New Roman" w:hAnsi="Courier New" w:cs="Courier New"/>
            <w:color w:val="880000"/>
            <w:sz w:val="23"/>
            <w:szCs w:val="23"/>
            <w:lang w:eastAsia="en-IN"/>
          </w:rPr>
          <w:t># Generated by Django 2.1.5 on 2019-01-11 01:35</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8"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9" w:author="Unknown"/>
          <w:rFonts w:ascii="Courier New" w:eastAsia="Times New Roman" w:hAnsi="Courier New" w:cs="Courier New"/>
          <w:color w:val="000000"/>
          <w:sz w:val="23"/>
          <w:szCs w:val="23"/>
          <w:lang w:eastAsia="en-IN"/>
        </w:rPr>
      </w:pPr>
      <w:proofErr w:type="gramStart"/>
      <w:ins w:id="60"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db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migrations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models</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1"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2"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3" w:author="Unknown"/>
          <w:rFonts w:ascii="Courier New" w:eastAsia="Times New Roman" w:hAnsi="Courier New" w:cs="Courier New"/>
          <w:color w:val="000000"/>
          <w:sz w:val="23"/>
          <w:szCs w:val="23"/>
          <w:lang w:eastAsia="en-IN"/>
        </w:rPr>
      </w:pPr>
      <w:proofErr w:type="gramStart"/>
      <w:ins w:id="64" w:author="Unknown">
        <w:r w:rsidRPr="00EC2638">
          <w:rPr>
            <w:rFonts w:ascii="Courier New" w:eastAsia="Times New Roman" w:hAnsi="Courier New" w:cs="Courier New"/>
            <w:color w:val="000088"/>
            <w:sz w:val="23"/>
            <w:szCs w:val="23"/>
            <w:lang w:eastAsia="en-IN"/>
          </w:rPr>
          <w:t>class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Migration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migrations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Migration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5"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6" w:author="Unknown"/>
          <w:rFonts w:ascii="Courier New" w:eastAsia="Times New Roman" w:hAnsi="Courier New" w:cs="Courier New"/>
          <w:color w:val="000000"/>
          <w:sz w:val="23"/>
          <w:szCs w:val="23"/>
          <w:lang w:eastAsia="en-IN"/>
        </w:rPr>
      </w:pPr>
      <w:ins w:id="67"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initial</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True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8"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9" w:author="Unknown"/>
          <w:rFonts w:ascii="Courier New" w:eastAsia="Times New Roman" w:hAnsi="Courier New" w:cs="Courier New"/>
          <w:color w:val="000000"/>
          <w:sz w:val="23"/>
          <w:szCs w:val="23"/>
          <w:lang w:eastAsia="en-IN"/>
        </w:rPr>
      </w:pPr>
      <w:ins w:id="70"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dependencies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71" w:author="Unknown"/>
          <w:rFonts w:ascii="Courier New" w:eastAsia="Times New Roman" w:hAnsi="Courier New" w:cs="Courier New"/>
          <w:color w:val="000000"/>
          <w:sz w:val="23"/>
          <w:szCs w:val="23"/>
          <w:lang w:eastAsia="en-IN"/>
        </w:rPr>
      </w:pPr>
      <w:ins w:id="72"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73"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74" w:author="Unknown"/>
          <w:rFonts w:ascii="Courier New" w:eastAsia="Times New Roman" w:hAnsi="Courier New" w:cs="Courier New"/>
          <w:color w:val="000000"/>
          <w:sz w:val="23"/>
          <w:szCs w:val="23"/>
          <w:lang w:eastAsia="en-IN"/>
        </w:rPr>
      </w:pPr>
      <w:ins w:id="75"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operations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76" w:author="Unknown"/>
          <w:rFonts w:ascii="Courier New" w:eastAsia="Times New Roman" w:hAnsi="Courier New" w:cs="Courier New"/>
          <w:color w:val="000000"/>
          <w:sz w:val="23"/>
          <w:szCs w:val="23"/>
          <w:lang w:eastAsia="en-IN"/>
        </w:rPr>
      </w:pPr>
      <w:ins w:id="77"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migrations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CreateModel</w:t>
        </w:r>
        <w:r w:rsidRPr="00EC2638">
          <w:rPr>
            <w:rFonts w:ascii="Courier New" w:eastAsia="Times New Roman" w:hAnsi="Courier New" w:cs="Courier New"/>
            <w:color w:val="666600"/>
            <w:sz w:val="23"/>
            <w:szCs w:val="23"/>
            <w:lang w:eastAsia="en-IN"/>
          </w:rPr>
          <w:t>(</w:t>
        </w:r>
        <w:proofErr w:type="gramEnd"/>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78" w:author="Unknown"/>
          <w:rFonts w:ascii="Courier New" w:eastAsia="Times New Roman" w:hAnsi="Courier New" w:cs="Courier New"/>
          <w:color w:val="000000"/>
          <w:sz w:val="23"/>
          <w:szCs w:val="23"/>
          <w:lang w:eastAsia="en-IN"/>
        </w:rPr>
      </w:pPr>
      <w:ins w:id="79"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name</w:t>
        </w:r>
        <w:proofErr w:type="gramEnd"/>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0" w:author="Unknown"/>
          <w:rFonts w:ascii="Courier New" w:eastAsia="Times New Roman" w:hAnsi="Courier New" w:cs="Courier New"/>
          <w:color w:val="000000"/>
          <w:sz w:val="23"/>
          <w:szCs w:val="23"/>
          <w:lang w:eastAsia="en-IN"/>
        </w:rPr>
      </w:pPr>
      <w:ins w:id="81"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fields</w:t>
        </w:r>
        <w:proofErr w:type="gramEnd"/>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2" w:author="Unknown"/>
          <w:rFonts w:ascii="Courier New" w:eastAsia="Times New Roman" w:hAnsi="Courier New" w:cs="Courier New"/>
          <w:color w:val="000000"/>
          <w:sz w:val="23"/>
          <w:szCs w:val="23"/>
          <w:lang w:eastAsia="en-IN"/>
        </w:rPr>
      </w:pPr>
      <w:ins w:id="8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'id'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AutoField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0000"/>
            <w:sz w:val="23"/>
            <w:szCs w:val="23"/>
            <w:lang w:eastAsia="en-IN"/>
          </w:rPr>
          <w:t>auto_created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88"/>
            <w:sz w:val="23"/>
            <w:szCs w:val="23"/>
            <w:lang w:eastAsia="en-IN"/>
          </w:rPr>
          <w:t>True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primary_key</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88"/>
            <w:sz w:val="23"/>
            <w:szCs w:val="23"/>
            <w:lang w:eastAsia="en-IN"/>
          </w:rPr>
          <w:t>True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serialize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88"/>
            <w:sz w:val="23"/>
            <w:szCs w:val="23"/>
            <w:lang w:eastAsia="en-IN"/>
          </w:rPr>
          <w:t>False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verbose_name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'ID'</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4" w:author="Unknown"/>
          <w:rFonts w:ascii="Courier New" w:eastAsia="Times New Roman" w:hAnsi="Courier New" w:cs="Courier New"/>
          <w:color w:val="000000"/>
          <w:sz w:val="23"/>
          <w:szCs w:val="23"/>
          <w:lang w:eastAsia="en-IN"/>
        </w:rPr>
      </w:pPr>
      <w:ins w:id="8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'tutorial_title'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CharField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0000"/>
            <w:sz w:val="23"/>
            <w:szCs w:val="23"/>
            <w:lang w:eastAsia="en-IN"/>
          </w:rPr>
          <w:t>max_length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200</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6" w:author="Unknown"/>
          <w:rFonts w:ascii="Courier New" w:eastAsia="Times New Roman" w:hAnsi="Courier New" w:cs="Courier New"/>
          <w:color w:val="000000"/>
          <w:sz w:val="23"/>
          <w:szCs w:val="23"/>
          <w:lang w:eastAsia="en-IN"/>
        </w:rPr>
      </w:pPr>
      <w:ins w:id="8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'tutorial_content'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TextField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 w:author="Unknown"/>
          <w:rFonts w:ascii="Courier New" w:eastAsia="Times New Roman" w:hAnsi="Courier New" w:cs="Courier New"/>
          <w:color w:val="000000"/>
          <w:sz w:val="23"/>
          <w:szCs w:val="23"/>
          <w:lang w:eastAsia="en-IN"/>
        </w:rPr>
      </w:pPr>
      <w:ins w:id="89"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'tutorial_published'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DateTimeField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0000"/>
            <w:sz w:val="23"/>
            <w:szCs w:val="23"/>
            <w:lang w:eastAsia="en-IN"/>
          </w:rPr>
          <w:t>verbose_name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'date published'</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0" w:author="Unknown"/>
          <w:rFonts w:ascii="Courier New" w:eastAsia="Times New Roman" w:hAnsi="Courier New" w:cs="Courier New"/>
          <w:color w:val="000000"/>
          <w:sz w:val="23"/>
          <w:szCs w:val="23"/>
          <w:lang w:eastAsia="en-IN"/>
        </w:rPr>
      </w:pPr>
      <w:ins w:id="9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2" w:author="Unknown"/>
          <w:rFonts w:ascii="Courier New" w:eastAsia="Times New Roman" w:hAnsi="Courier New" w:cs="Courier New"/>
          <w:color w:val="000000"/>
          <w:sz w:val="23"/>
          <w:szCs w:val="23"/>
          <w:lang w:eastAsia="en-IN"/>
        </w:rPr>
      </w:pPr>
      <w:ins w:id="9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4" w:author="Unknown"/>
          <w:rFonts w:ascii="Courier New" w:eastAsia="Times New Roman" w:hAnsi="Courier New" w:cs="Courier New"/>
          <w:sz w:val="23"/>
          <w:szCs w:val="23"/>
          <w:lang w:eastAsia="en-IN"/>
        </w:rPr>
      </w:pPr>
      <w:ins w:id="9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96" w:author="Unknown"/>
          <w:rFonts w:ascii="Roboto" w:eastAsia="Times New Roman" w:hAnsi="Roboto" w:cs="Times New Roman"/>
          <w:sz w:val="23"/>
          <w:szCs w:val="23"/>
          <w:lang w:eastAsia="en-IN"/>
        </w:rPr>
      </w:pPr>
      <w:ins w:id="97" w:author="Unknown">
        <w:r w:rsidRPr="00EC2638">
          <w:rPr>
            <w:rFonts w:ascii="Roboto" w:eastAsia="Times New Roman" w:hAnsi="Roboto" w:cs="Times New Roman"/>
            <w:sz w:val="23"/>
            <w:szCs w:val="23"/>
            <w:lang w:eastAsia="en-IN"/>
          </w:rPr>
          <w:t>If you know SQL, then you know that's not SQL! If you want to see the exact SQL that will be run, you can also do:</w:t>
        </w:r>
      </w:ins>
    </w:p>
    <w:p w:rsidR="00EC2638" w:rsidRPr="00EC2638" w:rsidRDefault="00EC2638" w:rsidP="00EC2638">
      <w:pPr>
        <w:spacing w:after="0" w:line="240" w:lineRule="auto"/>
        <w:rPr>
          <w:ins w:id="98" w:author="Unknown"/>
          <w:rFonts w:ascii="Times New Roman" w:eastAsia="Times New Roman" w:hAnsi="Times New Roman" w:cs="Times New Roman"/>
          <w:sz w:val="24"/>
          <w:szCs w:val="24"/>
          <w:lang w:eastAsia="en-IN"/>
        </w:rPr>
      </w:pPr>
      <w:ins w:id="99" w:author="Unknown">
        <w:r w:rsidRPr="00EC2638">
          <w:rPr>
            <w:rFonts w:ascii="Courier New" w:eastAsia="Times New Roman" w:hAnsi="Courier New" w:cs="Courier New"/>
            <w:sz w:val="23"/>
            <w:szCs w:val="23"/>
            <w:lang w:eastAsia="en-IN"/>
          </w:rPr>
          <w:t>python3 manage.py sqlmigrate main 0001</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0" w:author="Unknown"/>
          <w:rFonts w:ascii="Courier New" w:eastAsia="Times New Roman" w:hAnsi="Courier New" w:cs="Courier New"/>
          <w:color w:val="000000"/>
          <w:sz w:val="23"/>
          <w:szCs w:val="23"/>
          <w:lang w:eastAsia="en-IN"/>
        </w:rPr>
      </w:pPr>
      <w:ins w:id="101" w:author="Unknown">
        <w:r w:rsidRPr="00EC2638">
          <w:rPr>
            <w:rFonts w:ascii="Courier New" w:eastAsia="Times New Roman" w:hAnsi="Courier New" w:cs="Courier New"/>
            <w:color w:val="000000"/>
            <w:sz w:val="23"/>
            <w:szCs w:val="23"/>
            <w:lang w:eastAsia="en-IN"/>
          </w:rPr>
          <w:t>BEGIN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2" w:author="Unknown"/>
          <w:rFonts w:ascii="Courier New" w:eastAsia="Times New Roman" w:hAnsi="Courier New" w:cs="Courier New"/>
          <w:color w:val="000000"/>
          <w:sz w:val="23"/>
          <w:szCs w:val="23"/>
          <w:lang w:eastAsia="en-IN"/>
        </w:rPr>
      </w:pPr>
      <w:ins w:id="103" w:author="Unknown">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4" w:author="Unknown"/>
          <w:rFonts w:ascii="Courier New" w:eastAsia="Times New Roman" w:hAnsi="Courier New" w:cs="Courier New"/>
          <w:color w:val="000000"/>
          <w:sz w:val="23"/>
          <w:szCs w:val="23"/>
          <w:lang w:eastAsia="en-IN"/>
        </w:rPr>
      </w:pPr>
      <w:ins w:id="105" w:author="Unknown">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Create</w:t>
        </w:r>
        <w:r w:rsidRPr="00EC2638">
          <w:rPr>
            <w:rFonts w:ascii="Courier New" w:eastAsia="Times New Roman" w:hAnsi="Courier New" w:cs="Courier New"/>
            <w:color w:val="000000"/>
            <w:sz w:val="23"/>
            <w:szCs w:val="23"/>
            <w:lang w:eastAsia="en-IN"/>
          </w:rPr>
          <w:t xml:space="preserve"> model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6" w:author="Unknown"/>
          <w:rFonts w:ascii="Courier New" w:eastAsia="Times New Roman" w:hAnsi="Courier New" w:cs="Courier New"/>
          <w:color w:val="000000"/>
          <w:sz w:val="23"/>
          <w:szCs w:val="23"/>
          <w:lang w:eastAsia="en-IN"/>
        </w:rPr>
      </w:pPr>
      <w:ins w:id="107" w:author="Unknown">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8" w:author="Unknown"/>
          <w:rFonts w:ascii="Courier New" w:eastAsia="Times New Roman" w:hAnsi="Courier New" w:cs="Courier New"/>
          <w:color w:val="000000"/>
          <w:sz w:val="23"/>
          <w:szCs w:val="23"/>
          <w:lang w:eastAsia="en-IN"/>
        </w:rPr>
      </w:pPr>
      <w:ins w:id="109" w:author="Unknown">
        <w:r w:rsidRPr="00EC2638">
          <w:rPr>
            <w:rFonts w:ascii="Courier New" w:eastAsia="Times New Roman" w:hAnsi="Courier New" w:cs="Courier New"/>
            <w:color w:val="000000"/>
            <w:sz w:val="23"/>
            <w:szCs w:val="23"/>
            <w:lang w:eastAsia="en-IN"/>
          </w:rPr>
          <w:t xml:space="preserve">CREATE TABLE </w:t>
        </w:r>
        <w:r w:rsidRPr="00EC2638">
          <w:rPr>
            <w:rFonts w:ascii="Courier New" w:eastAsia="Times New Roman" w:hAnsi="Courier New" w:cs="Courier New"/>
            <w:color w:val="008800"/>
            <w:sz w:val="23"/>
            <w:szCs w:val="23"/>
            <w:lang w:eastAsia="en-IN"/>
          </w:rPr>
          <w:t>"main_tutorial"</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"id"</w:t>
        </w:r>
        <w:r w:rsidRPr="00EC2638">
          <w:rPr>
            <w:rFonts w:ascii="Courier New" w:eastAsia="Times New Roman" w:hAnsi="Courier New" w:cs="Courier New"/>
            <w:color w:val="000000"/>
            <w:sz w:val="23"/>
            <w:szCs w:val="23"/>
            <w:lang w:eastAsia="en-IN"/>
          </w:rPr>
          <w:t xml:space="preserve"> integer NOT NULL PRIMARY KEY AUTOINCREMENT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"tutorial_title"</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varchar</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6666"/>
            <w:sz w:val="23"/>
            <w:szCs w:val="23"/>
            <w:lang w:eastAsia="en-IN"/>
          </w:rPr>
          <w:t>200</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NOT NULL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"tutorial_content"</w:t>
        </w:r>
        <w:r w:rsidRPr="00EC2638">
          <w:rPr>
            <w:rFonts w:ascii="Courier New" w:eastAsia="Times New Roman" w:hAnsi="Courier New" w:cs="Courier New"/>
            <w:color w:val="000000"/>
            <w:sz w:val="23"/>
            <w:szCs w:val="23"/>
            <w:lang w:eastAsia="en-IN"/>
          </w:rPr>
          <w:t xml:space="preserve"> text NOT NULL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"tutorial_published"</w:t>
        </w:r>
        <w:r w:rsidRPr="00EC2638">
          <w:rPr>
            <w:rFonts w:ascii="Courier New" w:eastAsia="Times New Roman" w:hAnsi="Courier New" w:cs="Courier New"/>
            <w:color w:val="000000"/>
            <w:sz w:val="23"/>
            <w:szCs w:val="23"/>
            <w:lang w:eastAsia="en-IN"/>
          </w:rPr>
          <w:t xml:space="preserve"> datetime NOT NULL</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0" w:author="Unknown"/>
          <w:rFonts w:ascii="Courier New" w:eastAsia="Times New Roman" w:hAnsi="Courier New" w:cs="Courier New"/>
          <w:sz w:val="23"/>
          <w:szCs w:val="23"/>
          <w:lang w:eastAsia="en-IN"/>
        </w:rPr>
      </w:pPr>
      <w:ins w:id="111" w:author="Unknown">
        <w:r w:rsidRPr="00EC2638">
          <w:rPr>
            <w:rFonts w:ascii="Courier New" w:eastAsia="Times New Roman" w:hAnsi="Courier New" w:cs="Courier New"/>
            <w:color w:val="000000"/>
            <w:sz w:val="23"/>
            <w:szCs w:val="23"/>
            <w:lang w:eastAsia="en-IN"/>
          </w:rPr>
          <w:t>COMMIT</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112" w:author="Unknown"/>
          <w:rFonts w:ascii="Roboto" w:eastAsia="Times New Roman" w:hAnsi="Roboto" w:cs="Times New Roman"/>
          <w:sz w:val="23"/>
          <w:szCs w:val="23"/>
          <w:lang w:eastAsia="en-IN"/>
        </w:rPr>
      </w:pPr>
      <w:ins w:id="113" w:author="Unknown">
        <w:r w:rsidRPr="00EC2638">
          <w:rPr>
            <w:rFonts w:ascii="Roboto" w:eastAsia="Times New Roman" w:hAnsi="Roboto" w:cs="Times New Roman"/>
            <w:sz w:val="23"/>
            <w:szCs w:val="23"/>
            <w:lang w:eastAsia="en-IN"/>
          </w:rPr>
          <w:t xml:space="preserve">... </w:t>
        </w:r>
        <w:proofErr w:type="gramStart"/>
        <w:r w:rsidRPr="00EC2638">
          <w:rPr>
            <w:rFonts w:ascii="Roboto" w:eastAsia="Times New Roman" w:hAnsi="Roboto" w:cs="Times New Roman"/>
            <w:sz w:val="23"/>
            <w:szCs w:val="23"/>
            <w:lang w:eastAsia="en-IN"/>
          </w:rPr>
          <w:t>but</w:t>
        </w:r>
        <w:proofErr w:type="gramEnd"/>
        <w:r w:rsidRPr="00EC2638">
          <w:rPr>
            <w:rFonts w:ascii="Roboto" w:eastAsia="Times New Roman" w:hAnsi="Roboto" w:cs="Times New Roman"/>
            <w:sz w:val="23"/>
            <w:szCs w:val="23"/>
            <w:lang w:eastAsia="en-IN"/>
          </w:rPr>
          <w:t xml:space="preserve"> you probably wont be doing that. In general, you will just simple make or modify your models. Run a </w:t>
        </w:r>
        <w:r w:rsidRPr="00EC2638">
          <w:rPr>
            <w:rFonts w:ascii="Courier New" w:eastAsia="Times New Roman" w:hAnsi="Courier New" w:cs="Courier New"/>
            <w:sz w:val="23"/>
            <w:szCs w:val="23"/>
            <w:lang w:eastAsia="en-IN"/>
          </w:rPr>
          <w:t>makemigrations</w:t>
        </w:r>
        <w:r w:rsidRPr="00EC2638">
          <w:rPr>
            <w:rFonts w:ascii="Roboto" w:eastAsia="Times New Roman" w:hAnsi="Roboto" w:cs="Times New Roman"/>
            <w:sz w:val="23"/>
            <w:szCs w:val="23"/>
            <w:lang w:eastAsia="en-IN"/>
          </w:rPr>
          <w:t xml:space="preserve"> and then run </w:t>
        </w:r>
        <w:proofErr w:type="gramStart"/>
        <w:r w:rsidRPr="00EC2638">
          <w:rPr>
            <w:rFonts w:ascii="Roboto" w:eastAsia="Times New Roman" w:hAnsi="Roboto" w:cs="Times New Roman"/>
            <w:sz w:val="23"/>
            <w:szCs w:val="23"/>
            <w:lang w:eastAsia="en-IN"/>
          </w:rPr>
          <w:t>a </w:t>
        </w:r>
        <w:r w:rsidRPr="00EC2638">
          <w:rPr>
            <w:rFonts w:ascii="Courier New" w:eastAsia="Times New Roman" w:hAnsi="Courier New" w:cs="Courier New"/>
            <w:sz w:val="23"/>
            <w:szCs w:val="23"/>
            <w:lang w:eastAsia="en-IN"/>
          </w:rPr>
          <w:t>migrate</w:t>
        </w:r>
        <w:proofErr w:type="gramEnd"/>
        <w:r w:rsidRPr="00EC2638">
          <w:rPr>
            <w:rFonts w:ascii="Roboto" w:eastAsia="Times New Roman" w:hAnsi="Roboto" w:cs="Times New Roman"/>
            <w:sz w:val="23"/>
            <w:szCs w:val="23"/>
            <w:lang w:eastAsia="en-IN"/>
          </w:rPr>
          <w:t> and you'll be done.</w:t>
        </w:r>
      </w:ins>
    </w:p>
    <w:p w:rsidR="00EC2638" w:rsidRPr="00EC2638" w:rsidRDefault="00EC2638" w:rsidP="00EC2638">
      <w:pPr>
        <w:spacing w:before="100" w:beforeAutospacing="1" w:after="100" w:afterAutospacing="1" w:line="240" w:lineRule="auto"/>
        <w:rPr>
          <w:ins w:id="114" w:author="Unknown"/>
          <w:rFonts w:ascii="Roboto" w:eastAsia="Times New Roman" w:hAnsi="Roboto" w:cs="Times New Roman"/>
          <w:sz w:val="23"/>
          <w:szCs w:val="23"/>
          <w:lang w:eastAsia="en-IN"/>
        </w:rPr>
      </w:pPr>
      <w:ins w:id="115" w:author="Unknown">
        <w:r w:rsidRPr="00EC2638">
          <w:rPr>
            <w:rFonts w:ascii="Roboto" w:eastAsia="Times New Roman" w:hAnsi="Roboto" w:cs="Times New Roman"/>
            <w:sz w:val="23"/>
            <w:szCs w:val="23"/>
            <w:lang w:eastAsia="en-IN"/>
          </w:rPr>
          <w:t>Cool, okay let's actually migrate then!</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6" w:author="Unknown"/>
          <w:rFonts w:ascii="Courier New" w:eastAsia="Times New Roman" w:hAnsi="Courier New" w:cs="Courier New"/>
          <w:color w:val="000000"/>
          <w:sz w:val="23"/>
          <w:szCs w:val="23"/>
          <w:lang w:eastAsia="en-IN"/>
        </w:rPr>
      </w:pPr>
      <w:ins w:id="117" w:author="Unknown">
        <w:r w:rsidRPr="00EC2638">
          <w:rPr>
            <w:rFonts w:ascii="Courier New" w:eastAsia="Times New Roman" w:hAnsi="Courier New" w:cs="Courier New"/>
            <w:color w:val="000000"/>
            <w:sz w:val="23"/>
            <w:szCs w:val="23"/>
            <w:lang w:eastAsia="en-IN"/>
          </w:rPr>
          <w:t>python3 manage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py migrate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8" w:author="Unknown"/>
          <w:rFonts w:ascii="Courier New" w:eastAsia="Times New Roman" w:hAnsi="Courier New" w:cs="Courier New"/>
          <w:color w:val="000000"/>
          <w:sz w:val="23"/>
          <w:szCs w:val="23"/>
          <w:lang w:eastAsia="en-IN"/>
        </w:rPr>
      </w:pPr>
      <w:ins w:id="119" w:author="Unknown">
        <w:r w:rsidRPr="00EC2638">
          <w:rPr>
            <w:rFonts w:ascii="Courier New" w:eastAsia="Times New Roman" w:hAnsi="Courier New" w:cs="Courier New"/>
            <w:color w:val="660066"/>
            <w:sz w:val="23"/>
            <w:szCs w:val="23"/>
            <w:lang w:eastAsia="en-IN"/>
          </w:rPr>
          <w:t>Operations</w:t>
        </w:r>
        <w:r w:rsidRPr="00EC2638">
          <w:rPr>
            <w:rFonts w:ascii="Courier New" w:eastAsia="Times New Roman" w:hAnsi="Courier New" w:cs="Courier New"/>
            <w:color w:val="000000"/>
            <w:sz w:val="23"/>
            <w:szCs w:val="23"/>
            <w:lang w:eastAsia="en-IN"/>
          </w:rPr>
          <w:t xml:space="preserve"> to perform</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0" w:author="Unknown"/>
          <w:rFonts w:ascii="Courier New" w:eastAsia="Times New Roman" w:hAnsi="Courier New" w:cs="Courier New"/>
          <w:color w:val="000000"/>
          <w:sz w:val="23"/>
          <w:szCs w:val="23"/>
          <w:lang w:eastAsia="en-IN"/>
        </w:rPr>
      </w:pPr>
      <w:ins w:id="12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w:t>
        </w:r>
        <w:r w:rsidRPr="00EC2638">
          <w:rPr>
            <w:rFonts w:ascii="Courier New" w:eastAsia="Times New Roman" w:hAnsi="Courier New" w:cs="Courier New"/>
            <w:color w:val="000000"/>
            <w:sz w:val="23"/>
            <w:szCs w:val="23"/>
            <w:lang w:eastAsia="en-IN"/>
          </w:rPr>
          <w:t xml:space="preserve"> all migrations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contenttypes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main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sessions</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2" w:author="Unknown"/>
          <w:rFonts w:ascii="Courier New" w:eastAsia="Times New Roman" w:hAnsi="Courier New" w:cs="Courier New"/>
          <w:color w:val="000000"/>
          <w:sz w:val="23"/>
          <w:szCs w:val="23"/>
          <w:lang w:eastAsia="en-IN"/>
        </w:rPr>
      </w:pPr>
      <w:ins w:id="123" w:author="Unknown">
        <w:r w:rsidRPr="00EC2638">
          <w:rPr>
            <w:rFonts w:ascii="Courier New" w:eastAsia="Times New Roman" w:hAnsi="Courier New" w:cs="Courier New"/>
            <w:color w:val="660066"/>
            <w:sz w:val="23"/>
            <w:szCs w:val="23"/>
            <w:lang w:eastAsia="en-IN"/>
          </w:rPr>
          <w:t>Running</w:t>
        </w:r>
        <w:r w:rsidRPr="00EC2638">
          <w:rPr>
            <w:rFonts w:ascii="Courier New" w:eastAsia="Times New Roman" w:hAnsi="Courier New" w:cs="Courier New"/>
            <w:color w:val="000000"/>
            <w:sz w:val="23"/>
            <w:szCs w:val="23"/>
            <w:lang w:eastAsia="en-IN"/>
          </w:rPr>
          <w:t xml:space="preserve"> migrations</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4" w:author="Unknown"/>
          <w:rFonts w:ascii="Courier New" w:eastAsia="Times New Roman" w:hAnsi="Courier New" w:cs="Courier New"/>
          <w:color w:val="000000"/>
          <w:sz w:val="23"/>
          <w:szCs w:val="23"/>
          <w:lang w:eastAsia="en-IN"/>
        </w:rPr>
      </w:pPr>
      <w:ins w:id="12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contenttypes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0001</w:t>
        </w:r>
        <w:r w:rsidRPr="00EC2638">
          <w:rPr>
            <w:rFonts w:ascii="Courier New" w:eastAsia="Times New Roman" w:hAnsi="Courier New" w:cs="Courier New"/>
            <w:color w:val="000000"/>
            <w:sz w:val="23"/>
            <w:szCs w:val="23"/>
            <w:lang w:eastAsia="en-IN"/>
          </w:rPr>
          <w:t>_initial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6" w:author="Unknown"/>
          <w:rFonts w:ascii="Courier New" w:eastAsia="Times New Roman" w:hAnsi="Courier New" w:cs="Courier New"/>
          <w:color w:val="000000"/>
          <w:sz w:val="23"/>
          <w:szCs w:val="23"/>
          <w:lang w:eastAsia="en-IN"/>
        </w:rPr>
      </w:pPr>
      <w:ins w:id="12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0001</w:t>
        </w:r>
        <w:r w:rsidRPr="00EC2638">
          <w:rPr>
            <w:rFonts w:ascii="Courier New" w:eastAsia="Times New Roman" w:hAnsi="Courier New" w:cs="Courier New"/>
            <w:color w:val="000000"/>
            <w:sz w:val="23"/>
            <w:szCs w:val="23"/>
            <w:lang w:eastAsia="en-IN"/>
          </w:rPr>
          <w:t>_initial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8" w:author="Unknown"/>
          <w:rFonts w:ascii="Courier New" w:eastAsia="Times New Roman" w:hAnsi="Courier New" w:cs="Courier New"/>
          <w:color w:val="000000"/>
          <w:sz w:val="23"/>
          <w:szCs w:val="23"/>
          <w:lang w:eastAsia="en-IN"/>
        </w:rPr>
      </w:pPr>
      <w:ins w:id="129" w:author="Unknown">
        <w:r w:rsidRPr="00EC2638">
          <w:rPr>
            <w:rFonts w:ascii="Courier New" w:eastAsia="Times New Roman" w:hAnsi="Courier New" w:cs="Courier New"/>
            <w:color w:val="000000"/>
            <w:sz w:val="23"/>
            <w:szCs w:val="23"/>
            <w:lang w:eastAsia="en-IN"/>
          </w:rPr>
          <w:lastRenderedPageBreak/>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0001</w:t>
        </w:r>
        <w:r w:rsidRPr="00EC2638">
          <w:rPr>
            <w:rFonts w:ascii="Courier New" w:eastAsia="Times New Roman" w:hAnsi="Courier New" w:cs="Courier New"/>
            <w:color w:val="000000"/>
            <w:sz w:val="23"/>
            <w:szCs w:val="23"/>
            <w:lang w:eastAsia="en-IN"/>
          </w:rPr>
          <w:t>_initial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0" w:author="Unknown"/>
          <w:rFonts w:ascii="Courier New" w:eastAsia="Times New Roman" w:hAnsi="Courier New" w:cs="Courier New"/>
          <w:color w:val="000000"/>
          <w:sz w:val="23"/>
          <w:szCs w:val="23"/>
          <w:lang w:eastAsia="en-IN"/>
        </w:rPr>
      </w:pPr>
      <w:ins w:id="13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0002</w:t>
        </w:r>
        <w:r w:rsidRPr="00EC2638">
          <w:rPr>
            <w:rFonts w:ascii="Courier New" w:eastAsia="Times New Roman" w:hAnsi="Courier New" w:cs="Courier New"/>
            <w:color w:val="000000"/>
            <w:sz w:val="23"/>
            <w:szCs w:val="23"/>
            <w:lang w:eastAsia="en-IN"/>
          </w:rPr>
          <w:t>_logentry_remove_auto_add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2" w:author="Unknown"/>
          <w:rFonts w:ascii="Courier New" w:eastAsia="Times New Roman" w:hAnsi="Courier New" w:cs="Courier New"/>
          <w:color w:val="000000"/>
          <w:sz w:val="23"/>
          <w:szCs w:val="23"/>
          <w:lang w:eastAsia="en-IN"/>
        </w:rPr>
      </w:pPr>
      <w:ins w:id="13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0003</w:t>
        </w:r>
        <w:r w:rsidRPr="00EC2638">
          <w:rPr>
            <w:rFonts w:ascii="Courier New" w:eastAsia="Times New Roman" w:hAnsi="Courier New" w:cs="Courier New"/>
            <w:color w:val="000000"/>
            <w:sz w:val="23"/>
            <w:szCs w:val="23"/>
            <w:lang w:eastAsia="en-IN"/>
          </w:rPr>
          <w:t>_logentry_add_action_flag_choices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4" w:author="Unknown"/>
          <w:rFonts w:ascii="Courier New" w:eastAsia="Times New Roman" w:hAnsi="Courier New" w:cs="Courier New"/>
          <w:color w:val="000000"/>
          <w:sz w:val="23"/>
          <w:szCs w:val="23"/>
          <w:lang w:eastAsia="en-IN"/>
        </w:rPr>
      </w:pPr>
      <w:ins w:id="13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contenttypes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0002</w:t>
        </w:r>
        <w:r w:rsidRPr="00EC2638">
          <w:rPr>
            <w:rFonts w:ascii="Courier New" w:eastAsia="Times New Roman" w:hAnsi="Courier New" w:cs="Courier New"/>
            <w:color w:val="000000"/>
            <w:sz w:val="23"/>
            <w:szCs w:val="23"/>
            <w:lang w:eastAsia="en-IN"/>
          </w:rPr>
          <w:t>_remove_content_type_name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6" w:author="Unknown"/>
          <w:rFonts w:ascii="Courier New" w:eastAsia="Times New Roman" w:hAnsi="Courier New" w:cs="Courier New"/>
          <w:color w:val="000000"/>
          <w:sz w:val="23"/>
          <w:szCs w:val="23"/>
          <w:lang w:eastAsia="en-IN"/>
        </w:rPr>
      </w:pPr>
      <w:ins w:id="13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0002</w:t>
        </w:r>
        <w:r w:rsidRPr="00EC2638">
          <w:rPr>
            <w:rFonts w:ascii="Courier New" w:eastAsia="Times New Roman" w:hAnsi="Courier New" w:cs="Courier New"/>
            <w:color w:val="000000"/>
            <w:sz w:val="23"/>
            <w:szCs w:val="23"/>
            <w:lang w:eastAsia="en-IN"/>
          </w:rPr>
          <w:t>_alter_permission_name_max_length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8" w:author="Unknown"/>
          <w:rFonts w:ascii="Courier New" w:eastAsia="Times New Roman" w:hAnsi="Courier New" w:cs="Courier New"/>
          <w:color w:val="000000"/>
          <w:sz w:val="23"/>
          <w:szCs w:val="23"/>
          <w:lang w:eastAsia="en-IN"/>
        </w:rPr>
      </w:pPr>
      <w:ins w:id="139"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0003</w:t>
        </w:r>
        <w:r w:rsidRPr="00EC2638">
          <w:rPr>
            <w:rFonts w:ascii="Courier New" w:eastAsia="Times New Roman" w:hAnsi="Courier New" w:cs="Courier New"/>
            <w:color w:val="000000"/>
            <w:sz w:val="23"/>
            <w:szCs w:val="23"/>
            <w:lang w:eastAsia="en-IN"/>
          </w:rPr>
          <w:t>_alter_user_email_max_length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0" w:author="Unknown"/>
          <w:rFonts w:ascii="Courier New" w:eastAsia="Times New Roman" w:hAnsi="Courier New" w:cs="Courier New"/>
          <w:color w:val="000000"/>
          <w:sz w:val="23"/>
          <w:szCs w:val="23"/>
          <w:lang w:eastAsia="en-IN"/>
        </w:rPr>
      </w:pPr>
      <w:ins w:id="14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0004</w:t>
        </w:r>
        <w:r w:rsidRPr="00EC2638">
          <w:rPr>
            <w:rFonts w:ascii="Courier New" w:eastAsia="Times New Roman" w:hAnsi="Courier New" w:cs="Courier New"/>
            <w:color w:val="000000"/>
            <w:sz w:val="23"/>
            <w:szCs w:val="23"/>
            <w:lang w:eastAsia="en-IN"/>
          </w:rPr>
          <w:t>_alter_user_username_opts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2" w:author="Unknown"/>
          <w:rFonts w:ascii="Courier New" w:eastAsia="Times New Roman" w:hAnsi="Courier New" w:cs="Courier New"/>
          <w:color w:val="000000"/>
          <w:sz w:val="23"/>
          <w:szCs w:val="23"/>
          <w:lang w:eastAsia="en-IN"/>
        </w:rPr>
      </w:pPr>
      <w:ins w:id="14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0005</w:t>
        </w:r>
        <w:r w:rsidRPr="00EC2638">
          <w:rPr>
            <w:rFonts w:ascii="Courier New" w:eastAsia="Times New Roman" w:hAnsi="Courier New" w:cs="Courier New"/>
            <w:color w:val="000000"/>
            <w:sz w:val="23"/>
            <w:szCs w:val="23"/>
            <w:lang w:eastAsia="en-IN"/>
          </w:rPr>
          <w:t>_alter_user_last_login_null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4" w:author="Unknown"/>
          <w:rFonts w:ascii="Courier New" w:eastAsia="Times New Roman" w:hAnsi="Courier New" w:cs="Courier New"/>
          <w:color w:val="000000"/>
          <w:sz w:val="23"/>
          <w:szCs w:val="23"/>
          <w:lang w:eastAsia="en-IN"/>
        </w:rPr>
      </w:pPr>
      <w:ins w:id="14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0006</w:t>
        </w:r>
        <w:r w:rsidRPr="00EC2638">
          <w:rPr>
            <w:rFonts w:ascii="Courier New" w:eastAsia="Times New Roman" w:hAnsi="Courier New" w:cs="Courier New"/>
            <w:color w:val="000000"/>
            <w:sz w:val="23"/>
            <w:szCs w:val="23"/>
            <w:lang w:eastAsia="en-IN"/>
          </w:rPr>
          <w:t>_require_contenttypes_0002</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6" w:author="Unknown"/>
          <w:rFonts w:ascii="Courier New" w:eastAsia="Times New Roman" w:hAnsi="Courier New" w:cs="Courier New"/>
          <w:color w:val="000000"/>
          <w:sz w:val="23"/>
          <w:szCs w:val="23"/>
          <w:lang w:eastAsia="en-IN"/>
        </w:rPr>
      </w:pPr>
      <w:ins w:id="14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0007</w:t>
        </w:r>
        <w:r w:rsidRPr="00EC2638">
          <w:rPr>
            <w:rFonts w:ascii="Courier New" w:eastAsia="Times New Roman" w:hAnsi="Courier New" w:cs="Courier New"/>
            <w:color w:val="000000"/>
            <w:sz w:val="23"/>
            <w:szCs w:val="23"/>
            <w:lang w:eastAsia="en-IN"/>
          </w:rPr>
          <w:t>_alter_validators_add_error_messages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8" w:author="Unknown"/>
          <w:rFonts w:ascii="Courier New" w:eastAsia="Times New Roman" w:hAnsi="Courier New" w:cs="Courier New"/>
          <w:color w:val="000000"/>
          <w:sz w:val="23"/>
          <w:szCs w:val="23"/>
          <w:lang w:eastAsia="en-IN"/>
        </w:rPr>
      </w:pPr>
      <w:ins w:id="149"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0008</w:t>
        </w:r>
        <w:r w:rsidRPr="00EC2638">
          <w:rPr>
            <w:rFonts w:ascii="Courier New" w:eastAsia="Times New Roman" w:hAnsi="Courier New" w:cs="Courier New"/>
            <w:color w:val="000000"/>
            <w:sz w:val="23"/>
            <w:szCs w:val="23"/>
            <w:lang w:eastAsia="en-IN"/>
          </w:rPr>
          <w:t>_alter_user_username_max_length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50" w:author="Unknown"/>
          <w:rFonts w:ascii="Courier New" w:eastAsia="Times New Roman" w:hAnsi="Courier New" w:cs="Courier New"/>
          <w:color w:val="000000"/>
          <w:sz w:val="23"/>
          <w:szCs w:val="23"/>
          <w:lang w:eastAsia="en-IN"/>
        </w:rPr>
      </w:pPr>
      <w:ins w:id="15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auth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0009</w:t>
        </w:r>
        <w:r w:rsidRPr="00EC2638">
          <w:rPr>
            <w:rFonts w:ascii="Courier New" w:eastAsia="Times New Roman" w:hAnsi="Courier New" w:cs="Courier New"/>
            <w:color w:val="000000"/>
            <w:sz w:val="23"/>
            <w:szCs w:val="23"/>
            <w:lang w:eastAsia="en-IN"/>
          </w:rPr>
          <w:t>_alter_user_last_name_max_length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52" w:author="Unknown"/>
          <w:rFonts w:ascii="Courier New" w:eastAsia="Times New Roman" w:hAnsi="Courier New" w:cs="Courier New"/>
          <w:color w:val="000000"/>
          <w:sz w:val="23"/>
          <w:szCs w:val="23"/>
          <w:lang w:eastAsia="en-IN"/>
        </w:rPr>
      </w:pPr>
      <w:ins w:id="15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main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0001</w:t>
        </w:r>
        <w:r w:rsidRPr="00EC2638">
          <w:rPr>
            <w:rFonts w:ascii="Courier New" w:eastAsia="Times New Roman" w:hAnsi="Courier New" w:cs="Courier New"/>
            <w:color w:val="000000"/>
            <w:sz w:val="23"/>
            <w:szCs w:val="23"/>
            <w:lang w:eastAsia="en-IN"/>
          </w:rPr>
          <w:t>_initial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54" w:author="Unknown"/>
          <w:rFonts w:ascii="Courier New" w:eastAsia="Times New Roman" w:hAnsi="Courier New" w:cs="Courier New"/>
          <w:sz w:val="23"/>
          <w:szCs w:val="23"/>
          <w:lang w:eastAsia="en-IN"/>
        </w:rPr>
      </w:pPr>
      <w:ins w:id="15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Applying</w:t>
        </w:r>
        <w:r w:rsidRPr="00EC2638">
          <w:rPr>
            <w:rFonts w:ascii="Courier New" w:eastAsia="Times New Roman" w:hAnsi="Courier New" w:cs="Courier New"/>
            <w:color w:val="000000"/>
            <w:sz w:val="23"/>
            <w:szCs w:val="23"/>
            <w:lang w:eastAsia="en-IN"/>
          </w:rPr>
          <w:t xml:space="preserve"> sessions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0001</w:t>
        </w:r>
        <w:r w:rsidRPr="00EC2638">
          <w:rPr>
            <w:rFonts w:ascii="Courier New" w:eastAsia="Times New Roman" w:hAnsi="Courier New" w:cs="Courier New"/>
            <w:color w:val="000000"/>
            <w:sz w:val="23"/>
            <w:szCs w:val="23"/>
            <w:lang w:eastAsia="en-IN"/>
          </w:rPr>
          <w:t>_initial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OK</w:t>
        </w:r>
      </w:ins>
    </w:p>
    <w:p w:rsidR="00EC2638" w:rsidRPr="00EC2638" w:rsidRDefault="00EC2638" w:rsidP="00EC2638">
      <w:pPr>
        <w:spacing w:before="100" w:beforeAutospacing="1" w:after="100" w:afterAutospacing="1" w:line="240" w:lineRule="auto"/>
        <w:rPr>
          <w:ins w:id="156" w:author="Unknown"/>
          <w:rFonts w:ascii="Roboto" w:eastAsia="Times New Roman" w:hAnsi="Roboto" w:cs="Times New Roman"/>
          <w:sz w:val="23"/>
          <w:szCs w:val="23"/>
          <w:lang w:eastAsia="en-IN"/>
        </w:rPr>
      </w:pPr>
      <w:ins w:id="157" w:author="Unknown">
        <w:r w:rsidRPr="00EC2638">
          <w:rPr>
            <w:rFonts w:ascii="Roboto" w:eastAsia="Times New Roman" w:hAnsi="Roboto" w:cs="Times New Roman"/>
            <w:sz w:val="23"/>
            <w:szCs w:val="23"/>
            <w:lang w:eastAsia="en-IN"/>
          </w:rPr>
          <w:t>Whoa, that's a lot of stuff! Remember those pending migrations from before that we saw when we ran the server? That was a bunch of them, but we can also see the one for the </w:t>
        </w:r>
        <w:r w:rsidRPr="00EC2638">
          <w:rPr>
            <w:rFonts w:ascii="Courier New" w:eastAsia="Times New Roman" w:hAnsi="Courier New" w:cs="Courier New"/>
            <w:sz w:val="23"/>
            <w:szCs w:val="23"/>
            <w:lang w:eastAsia="en-IN"/>
          </w:rPr>
          <w:t>Tutorial</w:t>
        </w:r>
        <w:r w:rsidRPr="00EC2638">
          <w:rPr>
            <w:rFonts w:ascii="Roboto" w:eastAsia="Times New Roman" w:hAnsi="Roboto" w:cs="Times New Roman"/>
            <w:sz w:val="23"/>
            <w:szCs w:val="23"/>
            <w:lang w:eastAsia="en-IN"/>
          </w:rPr>
          <w:t> model:</w:t>
        </w:r>
      </w:ins>
    </w:p>
    <w:p w:rsidR="00EC2638" w:rsidRPr="00EC2638" w:rsidRDefault="00EC2638" w:rsidP="00EC2638">
      <w:pPr>
        <w:spacing w:after="0" w:line="240" w:lineRule="auto"/>
        <w:rPr>
          <w:ins w:id="158" w:author="Unknown"/>
          <w:rFonts w:ascii="Times New Roman" w:eastAsia="Times New Roman" w:hAnsi="Times New Roman" w:cs="Times New Roman"/>
          <w:sz w:val="24"/>
          <w:szCs w:val="24"/>
          <w:lang w:eastAsia="en-IN"/>
        </w:rPr>
      </w:pPr>
      <w:ins w:id="159" w:author="Unknown">
        <w:r w:rsidRPr="00EC2638">
          <w:rPr>
            <w:rFonts w:ascii="Courier New" w:eastAsia="Times New Roman" w:hAnsi="Courier New" w:cs="Courier New"/>
            <w:sz w:val="23"/>
            <w:szCs w:val="23"/>
            <w:lang w:eastAsia="en-IN"/>
          </w:rPr>
          <w:t>Applying main.0001_initial... OK</w:t>
        </w:r>
      </w:ins>
    </w:p>
    <w:p w:rsidR="00EC2638" w:rsidRPr="00EC2638" w:rsidRDefault="00EC2638" w:rsidP="00EC2638">
      <w:pPr>
        <w:spacing w:before="100" w:beforeAutospacing="1" w:after="100" w:afterAutospacing="1" w:line="240" w:lineRule="auto"/>
        <w:rPr>
          <w:ins w:id="160" w:author="Unknown"/>
          <w:rFonts w:ascii="Roboto" w:eastAsia="Times New Roman" w:hAnsi="Roboto" w:cs="Times New Roman"/>
          <w:sz w:val="23"/>
          <w:szCs w:val="23"/>
          <w:lang w:eastAsia="en-IN"/>
        </w:rPr>
      </w:pPr>
      <w:ins w:id="161" w:author="Unknown">
        <w:r w:rsidRPr="00EC2638">
          <w:rPr>
            <w:rFonts w:ascii="Roboto" w:eastAsia="Times New Roman" w:hAnsi="Roboto" w:cs="Times New Roman"/>
            <w:sz w:val="23"/>
            <w:szCs w:val="23"/>
            <w:lang w:eastAsia="en-IN"/>
          </w:rPr>
          <w:t>We can see that we also did some stuff for </w:t>
        </w:r>
        <w:r w:rsidRPr="00EC2638">
          <w:rPr>
            <w:rFonts w:ascii="Courier New" w:eastAsia="Times New Roman" w:hAnsi="Courier New" w:cs="Courier New"/>
            <w:sz w:val="23"/>
            <w:szCs w:val="23"/>
            <w:lang w:eastAsia="en-IN"/>
          </w:rPr>
          <w:t>admin</w:t>
        </w:r>
        <w:r w:rsidRPr="00EC2638">
          <w:rPr>
            <w:rFonts w:ascii="Roboto" w:eastAsia="Times New Roman" w:hAnsi="Roboto" w:cs="Times New Roman"/>
            <w:sz w:val="23"/>
            <w:szCs w:val="23"/>
            <w:lang w:eastAsia="en-IN"/>
          </w:rPr>
          <w:t> and </w:t>
        </w:r>
        <w:r w:rsidRPr="00EC2638">
          <w:rPr>
            <w:rFonts w:ascii="Courier New" w:eastAsia="Times New Roman" w:hAnsi="Courier New" w:cs="Courier New"/>
            <w:sz w:val="23"/>
            <w:szCs w:val="23"/>
            <w:lang w:eastAsia="en-IN"/>
          </w:rPr>
          <w:t>auth</w:t>
        </w:r>
        <w:r w:rsidRPr="00EC2638">
          <w:rPr>
            <w:rFonts w:ascii="Roboto" w:eastAsia="Times New Roman" w:hAnsi="Roboto" w:cs="Times New Roman"/>
            <w:sz w:val="23"/>
            <w:szCs w:val="23"/>
            <w:lang w:eastAsia="en-IN"/>
          </w:rPr>
          <w:t>.</w:t>
        </w:r>
      </w:ins>
    </w:p>
    <w:p w:rsidR="00EC2638" w:rsidRPr="00EC2638" w:rsidRDefault="00EC2638" w:rsidP="00EC2638">
      <w:pPr>
        <w:spacing w:before="100" w:beforeAutospacing="1" w:after="100" w:afterAutospacing="1" w:line="240" w:lineRule="auto"/>
        <w:rPr>
          <w:ins w:id="162" w:author="Unknown"/>
          <w:rFonts w:ascii="Roboto" w:eastAsia="Times New Roman" w:hAnsi="Roboto" w:cs="Times New Roman"/>
          <w:sz w:val="23"/>
          <w:szCs w:val="23"/>
          <w:lang w:eastAsia="en-IN"/>
        </w:rPr>
      </w:pPr>
      <w:ins w:id="163" w:author="Unknown">
        <w:r w:rsidRPr="00EC2638">
          <w:rPr>
            <w:rFonts w:ascii="Roboto" w:eastAsia="Times New Roman" w:hAnsi="Roboto" w:cs="Times New Roman"/>
            <w:sz w:val="23"/>
            <w:szCs w:val="23"/>
            <w:lang w:eastAsia="en-IN"/>
          </w:rPr>
          <w:t xml:space="preserve">Okay, so what? We can't really see what's so special about any of this. Let's add a tutorial. One quick way for us to do this at the moment is through the shell. We can access the shell </w:t>
        </w:r>
        <w:proofErr w:type="gramStart"/>
        <w:r w:rsidRPr="00EC2638">
          <w:rPr>
            <w:rFonts w:ascii="Roboto" w:eastAsia="Times New Roman" w:hAnsi="Roboto" w:cs="Times New Roman"/>
            <w:sz w:val="23"/>
            <w:szCs w:val="23"/>
            <w:lang w:eastAsia="en-IN"/>
          </w:rPr>
          <w:t>through,</w:t>
        </w:r>
        <w:proofErr w:type="gramEnd"/>
        <w:r w:rsidRPr="00EC2638">
          <w:rPr>
            <w:rFonts w:ascii="Roboto" w:eastAsia="Times New Roman" w:hAnsi="Roboto" w:cs="Times New Roman"/>
            <w:sz w:val="23"/>
            <w:szCs w:val="23"/>
            <w:lang w:eastAsia="en-IN"/>
          </w:rPr>
          <w:t xml:space="preserve"> you might be able to guess...</w:t>
        </w:r>
        <w:r w:rsidRPr="00EC2638">
          <w:rPr>
            <w:rFonts w:ascii="Courier New" w:eastAsia="Times New Roman" w:hAnsi="Courier New" w:cs="Courier New"/>
            <w:sz w:val="23"/>
            <w:szCs w:val="23"/>
            <w:lang w:eastAsia="en-IN"/>
          </w:rPr>
          <w:t>manage.py</w:t>
        </w:r>
      </w:ins>
    </w:p>
    <w:p w:rsidR="00EC2638" w:rsidRPr="00EC2638" w:rsidRDefault="00EC2638" w:rsidP="00EC2638">
      <w:pPr>
        <w:spacing w:after="0" w:line="240" w:lineRule="auto"/>
        <w:rPr>
          <w:ins w:id="164" w:author="Unknown"/>
          <w:rFonts w:ascii="Times New Roman" w:eastAsia="Times New Roman" w:hAnsi="Times New Roman" w:cs="Times New Roman"/>
          <w:sz w:val="24"/>
          <w:szCs w:val="24"/>
          <w:lang w:eastAsia="en-IN"/>
        </w:rPr>
      </w:pPr>
      <w:ins w:id="165" w:author="Unknown">
        <w:r w:rsidRPr="00EC2638">
          <w:rPr>
            <w:rFonts w:ascii="Courier New" w:eastAsia="Times New Roman" w:hAnsi="Courier New" w:cs="Courier New"/>
            <w:sz w:val="23"/>
            <w:szCs w:val="23"/>
            <w:lang w:eastAsia="en-IN"/>
          </w:rPr>
          <w:t>python3 manage.py shell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6" w:author="Unknown"/>
          <w:rFonts w:ascii="Courier New" w:eastAsia="Times New Roman" w:hAnsi="Courier New" w:cs="Courier New"/>
          <w:color w:val="000000"/>
          <w:sz w:val="23"/>
          <w:szCs w:val="23"/>
          <w:lang w:eastAsia="en-IN"/>
        </w:rPr>
      </w:pPr>
      <w:ins w:id="167" w:author="Unknown">
        <w:r w:rsidRPr="00EC2638">
          <w:rPr>
            <w:rFonts w:ascii="Courier New" w:eastAsia="Times New Roman" w:hAnsi="Courier New" w:cs="Courier New"/>
            <w:color w:val="660066"/>
            <w:sz w:val="23"/>
            <w:szCs w:val="23"/>
            <w:lang w:eastAsia="en-IN"/>
          </w:rPr>
          <w:t>Python</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6666"/>
            <w:sz w:val="23"/>
            <w:szCs w:val="23"/>
            <w:lang w:eastAsia="en-IN"/>
          </w:rPr>
          <w:t>3.7</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2</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tags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v3</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7.2</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9a3ffc0492</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Dec</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6666"/>
            <w:sz w:val="23"/>
            <w:szCs w:val="23"/>
            <w:lang w:eastAsia="en-IN"/>
          </w:rPr>
          <w:t>23</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6666"/>
            <w:sz w:val="23"/>
            <w:szCs w:val="23"/>
            <w:lang w:eastAsia="en-IN"/>
          </w:rPr>
          <w:t>2018</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6666"/>
            <w:sz w:val="23"/>
            <w:szCs w:val="23"/>
            <w:lang w:eastAsia="en-IN"/>
          </w:rPr>
          <w:t>23</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09</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28</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MSC v</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1916</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6666"/>
            <w:sz w:val="23"/>
            <w:szCs w:val="23"/>
            <w:lang w:eastAsia="en-IN"/>
          </w:rPr>
          <w:t>64</w:t>
        </w:r>
        <w:r w:rsidRPr="00EC2638">
          <w:rPr>
            <w:rFonts w:ascii="Courier New" w:eastAsia="Times New Roman" w:hAnsi="Courier New" w:cs="Courier New"/>
            <w:color w:val="000000"/>
            <w:sz w:val="23"/>
            <w:szCs w:val="23"/>
            <w:lang w:eastAsia="en-IN"/>
          </w:rPr>
          <w:t xml:space="preserve"> bit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AMD64</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on win32</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8" w:author="Unknown"/>
          <w:rFonts w:ascii="Courier New" w:eastAsia="Times New Roman" w:hAnsi="Courier New" w:cs="Courier New"/>
          <w:color w:val="000000"/>
          <w:sz w:val="23"/>
          <w:szCs w:val="23"/>
          <w:lang w:eastAsia="en-IN"/>
        </w:rPr>
      </w:pPr>
      <w:proofErr w:type="gramStart"/>
      <w:ins w:id="169" w:author="Unknown">
        <w:r w:rsidRPr="00EC2638">
          <w:rPr>
            <w:rFonts w:ascii="Courier New" w:eastAsia="Times New Roman" w:hAnsi="Courier New" w:cs="Courier New"/>
            <w:color w:val="660066"/>
            <w:sz w:val="23"/>
            <w:szCs w:val="23"/>
            <w:lang w:eastAsia="en-IN"/>
          </w:rPr>
          <w:t>Type</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"help"</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"copyright"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"credits"</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or</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"license"</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for</w:t>
        </w:r>
        <w:r w:rsidRPr="00EC2638">
          <w:rPr>
            <w:rFonts w:ascii="Courier New" w:eastAsia="Times New Roman" w:hAnsi="Courier New" w:cs="Courier New"/>
            <w:color w:val="000000"/>
            <w:sz w:val="23"/>
            <w:szCs w:val="23"/>
            <w:lang w:eastAsia="en-IN"/>
          </w:rPr>
          <w:t xml:space="preserve"> more information</w:t>
        </w:r>
        <w:r w:rsidRPr="00EC2638">
          <w:rPr>
            <w:rFonts w:ascii="Courier New" w:eastAsia="Times New Roman" w:hAnsi="Courier New" w:cs="Courier New"/>
            <w:color w:val="666600"/>
            <w:sz w:val="23"/>
            <w:szCs w:val="23"/>
            <w:lang w:eastAsia="en-IN"/>
          </w:rPr>
          <w:t>.</w:t>
        </w:r>
        <w:proofErr w:type="gramEnd"/>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0" w:author="Unknown"/>
          <w:rFonts w:ascii="Courier New" w:eastAsia="Times New Roman" w:hAnsi="Courier New" w:cs="Courier New"/>
          <w:sz w:val="23"/>
          <w:szCs w:val="23"/>
          <w:lang w:eastAsia="en-IN"/>
        </w:rPr>
      </w:pPr>
      <w:ins w:id="171" w:author="Unknown">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InteractiveConsole</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172" w:author="Unknown"/>
          <w:rFonts w:ascii="Roboto" w:eastAsia="Times New Roman" w:hAnsi="Roboto" w:cs="Times New Roman"/>
          <w:sz w:val="23"/>
          <w:szCs w:val="23"/>
          <w:lang w:eastAsia="en-IN"/>
        </w:rPr>
      </w:pPr>
      <w:ins w:id="173" w:author="Unknown">
        <w:r w:rsidRPr="00EC2638">
          <w:rPr>
            <w:rFonts w:ascii="Roboto" w:eastAsia="Times New Roman" w:hAnsi="Roboto" w:cs="Times New Roman"/>
            <w:sz w:val="23"/>
            <w:szCs w:val="23"/>
            <w:lang w:eastAsia="en-IN"/>
          </w:rPr>
          <w:t>This gives us a quick way to interact with our website without the need to write up some view and controller just to test something. My main use for this is to do something like test a query like a </w:t>
        </w:r>
        <w:r w:rsidRPr="00EC2638">
          <w:rPr>
            <w:rFonts w:ascii="Courier New" w:eastAsia="Times New Roman" w:hAnsi="Courier New" w:cs="Courier New"/>
            <w:sz w:val="23"/>
            <w:szCs w:val="23"/>
            <w:lang w:eastAsia="en-IN"/>
          </w:rPr>
          <w:t>filter</w:t>
        </w:r>
        <w:r w:rsidRPr="00EC2638">
          <w:rPr>
            <w:rFonts w:ascii="Roboto" w:eastAsia="Times New Roman" w:hAnsi="Roboto" w:cs="Times New Roman"/>
            <w:sz w:val="23"/>
            <w:szCs w:val="23"/>
            <w:lang w:eastAsia="en-IN"/>
          </w:rPr>
          <w:t> or a </w:t>
        </w:r>
        <w:r w:rsidRPr="00EC2638">
          <w:rPr>
            <w:rFonts w:ascii="Courier New" w:eastAsia="Times New Roman" w:hAnsi="Courier New" w:cs="Courier New"/>
            <w:sz w:val="23"/>
            <w:szCs w:val="23"/>
            <w:lang w:eastAsia="en-IN"/>
          </w:rPr>
          <w:t>get</w:t>
        </w:r>
        <w:r w:rsidRPr="00EC2638">
          <w:rPr>
            <w:rFonts w:ascii="Roboto" w:eastAsia="Times New Roman" w:hAnsi="Roboto" w:cs="Times New Roman"/>
            <w:sz w:val="23"/>
            <w:szCs w:val="23"/>
            <w:lang w:eastAsia="en-IN"/>
          </w:rPr>
          <w:t>. Once we have many related models, writing the code to properly do what we want doesn't necesaarily work the first time. Rather than printing out, logging, or displaying the data in a view, we can quickly interact via the shell. Let's see a quick example. Let's import our </w:t>
        </w:r>
        <w:r w:rsidRPr="00EC2638">
          <w:rPr>
            <w:rFonts w:ascii="Courier New" w:eastAsia="Times New Roman" w:hAnsi="Courier New" w:cs="Courier New"/>
            <w:sz w:val="23"/>
            <w:szCs w:val="23"/>
            <w:lang w:eastAsia="en-IN"/>
          </w:rPr>
          <w:t>Tutorial</w:t>
        </w:r>
        <w:r w:rsidRPr="00EC2638">
          <w:rPr>
            <w:rFonts w:ascii="Roboto" w:eastAsia="Times New Roman" w:hAnsi="Roboto" w:cs="Times New Roman"/>
            <w:sz w:val="23"/>
            <w:szCs w:val="23"/>
            <w:lang w:eastAsia="en-IN"/>
          </w:rPr>
          <w:t> model.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4" w:author="Unknown"/>
          <w:rFonts w:ascii="Courier New" w:eastAsia="Times New Roman" w:hAnsi="Courier New" w:cs="Courier New"/>
          <w:color w:val="000000"/>
          <w:sz w:val="23"/>
          <w:szCs w:val="23"/>
          <w:lang w:eastAsia="en-IN"/>
        </w:rPr>
      </w:pPr>
      <w:ins w:id="175" w:author="Unknown">
        <w:r w:rsidRPr="00EC2638">
          <w:rPr>
            <w:rFonts w:ascii="Courier New" w:eastAsia="Times New Roman" w:hAnsi="Courier New" w:cs="Courier New"/>
            <w:color w:val="666600"/>
            <w:sz w:val="23"/>
            <w:szCs w:val="23"/>
            <w:lang w:eastAsia="en-IN"/>
          </w:rPr>
          <w:t>&gt;&gt;&gt;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main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6" w:author="Unknown"/>
          <w:rFonts w:ascii="Courier New" w:eastAsia="Times New Roman" w:hAnsi="Courier New" w:cs="Courier New"/>
          <w:color w:val="000000"/>
          <w:sz w:val="23"/>
          <w:szCs w:val="23"/>
          <w:lang w:eastAsia="en-IN"/>
        </w:rPr>
      </w:pPr>
      <w:ins w:id="177" w:author="Unknown">
        <w:r w:rsidRPr="00EC2638">
          <w:rPr>
            <w:rFonts w:ascii="Courier New" w:eastAsia="Times New Roman" w:hAnsi="Courier New" w:cs="Courier New"/>
            <w:color w:val="666600"/>
            <w:sz w:val="23"/>
            <w:szCs w:val="23"/>
            <w:lang w:eastAsia="en-IN"/>
          </w:rPr>
          <w:t>&gt;&gt;&gt;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objects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all</w:t>
        </w:r>
        <w:r w:rsidRPr="00EC2638">
          <w:rPr>
            <w:rFonts w:ascii="Courier New" w:eastAsia="Times New Roman" w:hAnsi="Courier New" w:cs="Courier New"/>
            <w:color w:val="666600"/>
            <w:sz w:val="23"/>
            <w:szCs w:val="23"/>
            <w:lang w:eastAsia="en-IN"/>
          </w:rPr>
          <w:t>()</w:t>
        </w:r>
        <w:proofErr w:type="gramEnd"/>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8" w:author="Unknown"/>
          <w:rFonts w:ascii="Courier New" w:eastAsia="Times New Roman" w:hAnsi="Courier New" w:cs="Courier New"/>
          <w:sz w:val="23"/>
          <w:szCs w:val="23"/>
          <w:lang w:eastAsia="en-IN"/>
        </w:rPr>
      </w:pPr>
      <w:ins w:id="179" w:author="Unknown">
        <w:r w:rsidRPr="00EC2638">
          <w:rPr>
            <w:rFonts w:ascii="Courier New" w:eastAsia="Times New Roman" w:hAnsi="Courier New" w:cs="Courier New"/>
            <w:color w:val="666600"/>
            <w:sz w:val="23"/>
            <w:szCs w:val="23"/>
            <w:lang w:eastAsia="en-IN"/>
          </w:rPr>
          <w:t>&lt;</w:t>
        </w:r>
        <w:r w:rsidRPr="00EC2638">
          <w:rPr>
            <w:rFonts w:ascii="Courier New" w:eastAsia="Times New Roman" w:hAnsi="Courier New" w:cs="Courier New"/>
            <w:color w:val="660066"/>
            <w:sz w:val="23"/>
            <w:szCs w:val="23"/>
            <w:lang w:eastAsia="en-IN"/>
          </w:rPr>
          <w:t>QuerySet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[]&gt;</w:t>
        </w:r>
      </w:ins>
    </w:p>
    <w:p w:rsidR="00EC2638" w:rsidRPr="00EC2638" w:rsidRDefault="00EC2638" w:rsidP="00EC2638">
      <w:pPr>
        <w:spacing w:before="100" w:beforeAutospacing="1" w:after="100" w:afterAutospacing="1" w:line="240" w:lineRule="auto"/>
        <w:rPr>
          <w:ins w:id="180" w:author="Unknown"/>
          <w:rFonts w:ascii="Roboto" w:eastAsia="Times New Roman" w:hAnsi="Roboto" w:cs="Times New Roman"/>
          <w:sz w:val="23"/>
          <w:szCs w:val="23"/>
          <w:lang w:eastAsia="en-IN"/>
        </w:rPr>
      </w:pPr>
      <w:ins w:id="181" w:author="Unknown">
        <w:r w:rsidRPr="00EC2638">
          <w:rPr>
            <w:rFonts w:ascii="Roboto" w:eastAsia="Times New Roman" w:hAnsi="Roboto" w:cs="Times New Roman"/>
            <w:sz w:val="23"/>
            <w:szCs w:val="23"/>
            <w:lang w:eastAsia="en-IN"/>
          </w:rPr>
          <w:t>We can make a new </w:t>
        </w:r>
        <w:r w:rsidRPr="00EC2638">
          <w:rPr>
            <w:rFonts w:ascii="Courier New" w:eastAsia="Times New Roman" w:hAnsi="Courier New" w:cs="Courier New"/>
            <w:sz w:val="23"/>
            <w:szCs w:val="23"/>
            <w:lang w:eastAsia="en-IN"/>
          </w:rPr>
          <w:t>Tutorial</w:t>
        </w:r>
        <w:r w:rsidRPr="00EC2638">
          <w:rPr>
            <w:rFonts w:ascii="Roboto" w:eastAsia="Times New Roman" w:hAnsi="Roboto" w:cs="Times New Roman"/>
            <w:sz w:val="23"/>
            <w:szCs w:val="23"/>
            <w:lang w:eastAsia="en-IN"/>
          </w:rPr>
          <w:t> object from here quite easily. Recall our attributes were:</w:t>
        </w:r>
      </w:ins>
    </w:p>
    <w:p w:rsidR="00EC2638" w:rsidRPr="00EC2638" w:rsidRDefault="00EC2638" w:rsidP="00EC2638">
      <w:pPr>
        <w:numPr>
          <w:ilvl w:val="0"/>
          <w:numId w:val="3"/>
        </w:numPr>
        <w:spacing w:before="100" w:beforeAutospacing="1" w:after="100" w:afterAutospacing="1" w:line="240" w:lineRule="auto"/>
        <w:rPr>
          <w:ins w:id="182" w:author="Unknown"/>
          <w:rFonts w:ascii="Roboto" w:eastAsia="Times New Roman" w:hAnsi="Roboto" w:cs="Times New Roman"/>
          <w:sz w:val="23"/>
          <w:szCs w:val="23"/>
          <w:lang w:eastAsia="en-IN"/>
        </w:rPr>
      </w:pPr>
      <w:ins w:id="183" w:author="Unknown">
        <w:r w:rsidRPr="00EC2638">
          <w:rPr>
            <w:rFonts w:ascii="Roboto" w:eastAsia="Times New Roman" w:hAnsi="Roboto" w:cs="Times New Roman"/>
            <w:sz w:val="23"/>
            <w:szCs w:val="23"/>
            <w:lang w:eastAsia="en-IN"/>
          </w:rPr>
          <w:t>tutorial_title</w:t>
        </w:r>
      </w:ins>
    </w:p>
    <w:p w:rsidR="00EC2638" w:rsidRPr="00EC2638" w:rsidRDefault="00EC2638" w:rsidP="00EC2638">
      <w:pPr>
        <w:numPr>
          <w:ilvl w:val="0"/>
          <w:numId w:val="3"/>
        </w:numPr>
        <w:spacing w:before="100" w:beforeAutospacing="1" w:after="100" w:afterAutospacing="1" w:line="240" w:lineRule="auto"/>
        <w:rPr>
          <w:ins w:id="184" w:author="Unknown"/>
          <w:rFonts w:ascii="Roboto" w:eastAsia="Times New Roman" w:hAnsi="Roboto" w:cs="Times New Roman"/>
          <w:sz w:val="23"/>
          <w:szCs w:val="23"/>
          <w:lang w:eastAsia="en-IN"/>
        </w:rPr>
      </w:pPr>
      <w:ins w:id="185" w:author="Unknown">
        <w:r w:rsidRPr="00EC2638">
          <w:rPr>
            <w:rFonts w:ascii="Roboto" w:eastAsia="Times New Roman" w:hAnsi="Roboto" w:cs="Times New Roman"/>
            <w:sz w:val="23"/>
            <w:szCs w:val="23"/>
            <w:lang w:eastAsia="en-IN"/>
          </w:rPr>
          <w:t>tutorial_content</w:t>
        </w:r>
      </w:ins>
    </w:p>
    <w:p w:rsidR="00EC2638" w:rsidRPr="00EC2638" w:rsidRDefault="00EC2638" w:rsidP="00EC2638">
      <w:pPr>
        <w:numPr>
          <w:ilvl w:val="0"/>
          <w:numId w:val="3"/>
        </w:numPr>
        <w:spacing w:before="100" w:beforeAutospacing="1" w:after="100" w:afterAutospacing="1" w:line="240" w:lineRule="auto"/>
        <w:rPr>
          <w:ins w:id="186" w:author="Unknown"/>
          <w:rFonts w:ascii="Roboto" w:eastAsia="Times New Roman" w:hAnsi="Roboto" w:cs="Times New Roman"/>
          <w:sz w:val="23"/>
          <w:szCs w:val="23"/>
          <w:lang w:eastAsia="en-IN"/>
        </w:rPr>
      </w:pPr>
      <w:ins w:id="187" w:author="Unknown">
        <w:r w:rsidRPr="00EC2638">
          <w:rPr>
            <w:rFonts w:ascii="Roboto" w:eastAsia="Times New Roman" w:hAnsi="Roboto" w:cs="Times New Roman"/>
            <w:sz w:val="23"/>
            <w:szCs w:val="23"/>
            <w:lang w:eastAsia="en-IN"/>
          </w:rPr>
          <w:t>tutorial_published</w:t>
        </w:r>
      </w:ins>
    </w:p>
    <w:p w:rsidR="00EC2638" w:rsidRPr="00EC2638" w:rsidRDefault="00EC2638" w:rsidP="00EC2638">
      <w:pPr>
        <w:spacing w:before="100" w:beforeAutospacing="1" w:after="100" w:afterAutospacing="1" w:line="240" w:lineRule="auto"/>
        <w:rPr>
          <w:ins w:id="188" w:author="Unknown"/>
          <w:rFonts w:ascii="Roboto" w:eastAsia="Times New Roman" w:hAnsi="Roboto" w:cs="Times New Roman"/>
          <w:sz w:val="23"/>
          <w:szCs w:val="23"/>
          <w:lang w:eastAsia="en-IN"/>
        </w:rPr>
      </w:pPr>
      <w:ins w:id="189" w:author="Unknown">
        <w:r w:rsidRPr="00EC2638">
          <w:rPr>
            <w:rFonts w:ascii="Roboto" w:eastAsia="Times New Roman" w:hAnsi="Roboto" w:cs="Times New Roman"/>
            <w:sz w:val="23"/>
            <w:szCs w:val="23"/>
            <w:lang w:eastAsia="en-IN"/>
          </w:rPr>
          <w:lastRenderedPageBreak/>
          <w:t>Two of those are just strings, one is a date. Let's import </w:t>
        </w:r>
        <w:r w:rsidRPr="00EC2638">
          <w:rPr>
            <w:rFonts w:ascii="Courier New" w:eastAsia="Times New Roman" w:hAnsi="Courier New" w:cs="Courier New"/>
            <w:sz w:val="23"/>
            <w:szCs w:val="23"/>
            <w:lang w:eastAsia="en-IN"/>
          </w:rPr>
          <w:t>timezone</w:t>
        </w:r>
        <w:r w:rsidRPr="00EC2638">
          <w:rPr>
            <w:rFonts w:ascii="Roboto" w:eastAsia="Times New Roman" w:hAnsi="Roboto" w:cs="Times New Roman"/>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0" w:author="Unknown"/>
          <w:rFonts w:ascii="Courier New" w:eastAsia="Times New Roman" w:hAnsi="Courier New" w:cs="Courier New"/>
          <w:sz w:val="23"/>
          <w:szCs w:val="23"/>
          <w:lang w:eastAsia="en-IN"/>
        </w:rPr>
      </w:pPr>
      <w:ins w:id="191" w:author="Unknown">
        <w:r w:rsidRPr="00EC2638">
          <w:rPr>
            <w:rFonts w:ascii="Courier New" w:eastAsia="Times New Roman" w:hAnsi="Courier New" w:cs="Courier New"/>
            <w:color w:val="666600"/>
            <w:sz w:val="23"/>
            <w:szCs w:val="23"/>
            <w:lang w:eastAsia="en-IN"/>
          </w:rPr>
          <w:t>&gt;&gt;&gt;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utils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timezone</w:t>
        </w:r>
      </w:ins>
    </w:p>
    <w:p w:rsidR="00EC2638" w:rsidRPr="00EC2638" w:rsidRDefault="00EC2638" w:rsidP="00EC2638">
      <w:pPr>
        <w:spacing w:before="100" w:beforeAutospacing="1" w:after="100" w:afterAutospacing="1" w:line="240" w:lineRule="auto"/>
        <w:rPr>
          <w:ins w:id="192" w:author="Unknown"/>
          <w:rFonts w:ascii="Roboto" w:eastAsia="Times New Roman" w:hAnsi="Roboto" w:cs="Times New Roman"/>
          <w:sz w:val="23"/>
          <w:szCs w:val="23"/>
          <w:lang w:eastAsia="en-IN"/>
        </w:rPr>
      </w:pPr>
      <w:ins w:id="193" w:author="Unknown">
        <w:r w:rsidRPr="00EC2638">
          <w:rPr>
            <w:rFonts w:ascii="Roboto" w:eastAsia="Times New Roman" w:hAnsi="Roboto" w:cs="Times New Roman"/>
            <w:sz w:val="23"/>
            <w:szCs w:val="23"/>
            <w:lang w:eastAsia="en-IN"/>
          </w:rPr>
          <w:t>Now we can make a new </w:t>
        </w:r>
        <w:r w:rsidRPr="00EC2638">
          <w:rPr>
            <w:rFonts w:ascii="Courier New" w:eastAsia="Times New Roman" w:hAnsi="Courier New" w:cs="Courier New"/>
            <w:sz w:val="23"/>
            <w:szCs w:val="23"/>
            <w:lang w:eastAsia="en-IN"/>
          </w:rPr>
          <w:t>Tutorial</w:t>
        </w:r>
        <w:r w:rsidRPr="00EC2638">
          <w:rPr>
            <w:rFonts w:ascii="Roboto" w:eastAsia="Times New Roman" w:hAnsi="Roboto" w:cs="Times New Roman"/>
            <w:sz w:val="23"/>
            <w:szCs w:val="23"/>
            <w:lang w:eastAsia="en-IN"/>
          </w:rPr>
          <w:t> object by doing:</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4" w:author="Unknown"/>
          <w:rFonts w:ascii="Courier New" w:eastAsia="Times New Roman" w:hAnsi="Courier New" w:cs="Courier New"/>
          <w:sz w:val="23"/>
          <w:szCs w:val="23"/>
          <w:lang w:eastAsia="en-IN"/>
        </w:rPr>
      </w:pPr>
      <w:ins w:id="195" w:author="Unknown">
        <w:r w:rsidRPr="00EC2638">
          <w:rPr>
            <w:rFonts w:ascii="Courier New" w:eastAsia="Times New Roman" w:hAnsi="Courier New" w:cs="Courier New"/>
            <w:color w:val="666600"/>
            <w:sz w:val="23"/>
            <w:szCs w:val="23"/>
            <w:lang w:eastAsia="en-IN"/>
          </w:rPr>
          <w:t>&gt;&gt;&gt;</w:t>
        </w:r>
        <w:r w:rsidRPr="00EC2638">
          <w:rPr>
            <w:rFonts w:ascii="Courier New" w:eastAsia="Times New Roman" w:hAnsi="Courier New" w:cs="Courier New"/>
            <w:color w:val="000000"/>
            <w:sz w:val="23"/>
            <w:szCs w:val="23"/>
            <w:lang w:eastAsia="en-IN"/>
          </w:rPr>
          <w:t xml:space="preserve"> new_tutorial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0000"/>
            <w:sz w:val="23"/>
            <w:szCs w:val="23"/>
            <w:lang w:eastAsia="en-IN"/>
          </w:rPr>
          <w:t>tutorial_title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"To be"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tutorial_content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"or not to be.</w:t>
        </w:r>
        <w:r w:rsidRPr="00EC2638">
          <w:rPr>
            <w:rFonts w:ascii="Courier New" w:eastAsia="Times New Roman" w:hAnsi="Courier New" w:cs="Courier New"/>
            <w:sz w:val="23"/>
            <w:szCs w:val="23"/>
            <w:lang w:eastAsia="en-IN"/>
          </w:rPr>
          <w:br/>
        </w:r>
        <w:r w:rsidRPr="00EC2638">
          <w:rPr>
            <w:rFonts w:ascii="Courier New" w:eastAsia="Times New Roman" w:hAnsi="Courier New" w:cs="Courier New"/>
            <w:sz w:val="23"/>
            <w:szCs w:val="23"/>
            <w:lang w:eastAsia="en-IN"/>
          </w:rPr>
          <w:br/>
        </w:r>
        <w:r w:rsidRPr="00EC2638">
          <w:rPr>
            <w:rFonts w:ascii="Courier New" w:eastAsia="Times New Roman" w:hAnsi="Courier New" w:cs="Courier New"/>
            <w:color w:val="008800"/>
            <w:sz w:val="23"/>
            <w:szCs w:val="23"/>
            <w:lang w:eastAsia="en-IN"/>
          </w:rPr>
          <w:t>That is the question.</w:t>
        </w:r>
        <w:proofErr w:type="gramStart"/>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0000"/>
            <w:sz w:val="23"/>
            <w:szCs w:val="23"/>
            <w:lang w:eastAsia="en-IN"/>
          </w:rPr>
          <w:t xml:space="preserve"> tutorial_published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timezone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now</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196" w:author="Unknown"/>
          <w:rFonts w:ascii="Roboto" w:eastAsia="Times New Roman" w:hAnsi="Roboto" w:cs="Times New Roman"/>
          <w:sz w:val="23"/>
          <w:szCs w:val="23"/>
          <w:lang w:eastAsia="en-IN"/>
        </w:rPr>
      </w:pPr>
      <w:ins w:id="197" w:author="Unknown">
        <w:r w:rsidRPr="00EC2638">
          <w:rPr>
            <w:rFonts w:ascii="Roboto" w:eastAsia="Times New Roman" w:hAnsi="Roboto" w:cs="Times New Roman"/>
            <w:sz w:val="23"/>
            <w:szCs w:val="23"/>
            <w:lang w:eastAsia="en-IN"/>
          </w:rPr>
          <w:t>Now all we need to do to commit this object to our database is </w:t>
        </w:r>
        <w:r w:rsidRPr="00EC2638">
          <w:rPr>
            <w:rFonts w:ascii="Courier New" w:eastAsia="Times New Roman" w:hAnsi="Courier New" w:cs="Courier New"/>
            <w:sz w:val="23"/>
            <w:szCs w:val="23"/>
            <w:lang w:eastAsia="en-IN"/>
          </w:rPr>
          <w:t>.</w:t>
        </w:r>
        <w:proofErr w:type="gramStart"/>
        <w:r w:rsidRPr="00EC2638">
          <w:rPr>
            <w:rFonts w:ascii="Courier New" w:eastAsia="Times New Roman" w:hAnsi="Courier New" w:cs="Courier New"/>
            <w:sz w:val="23"/>
            <w:szCs w:val="23"/>
            <w:lang w:eastAsia="en-IN"/>
          </w:rPr>
          <w:t>save()</w:t>
        </w:r>
        <w:proofErr w:type="gramEnd"/>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8" w:author="Unknown"/>
          <w:rFonts w:ascii="Courier New" w:eastAsia="Times New Roman" w:hAnsi="Courier New" w:cs="Courier New"/>
          <w:sz w:val="23"/>
          <w:szCs w:val="23"/>
          <w:lang w:eastAsia="en-IN"/>
        </w:rPr>
      </w:pPr>
      <w:ins w:id="199" w:author="Unknown">
        <w:r w:rsidRPr="00EC2638">
          <w:rPr>
            <w:rFonts w:ascii="Courier New" w:eastAsia="Times New Roman" w:hAnsi="Courier New" w:cs="Courier New"/>
            <w:color w:val="666600"/>
            <w:sz w:val="23"/>
            <w:szCs w:val="23"/>
            <w:lang w:eastAsia="en-IN"/>
          </w:rPr>
          <w:t>&gt;&gt;&gt;</w:t>
        </w:r>
        <w:r w:rsidRPr="00EC2638">
          <w:rPr>
            <w:rFonts w:ascii="Courier New" w:eastAsia="Times New Roman" w:hAnsi="Courier New" w:cs="Courier New"/>
            <w:color w:val="000000"/>
            <w:sz w:val="23"/>
            <w:szCs w:val="23"/>
            <w:lang w:eastAsia="en-IN"/>
          </w:rPr>
          <w:t xml:space="preserve"> new_</w:t>
        </w:r>
        <w:proofErr w:type="gramStart"/>
        <w:r w:rsidRPr="00EC2638">
          <w:rPr>
            <w:rFonts w:ascii="Courier New" w:eastAsia="Times New Roman" w:hAnsi="Courier New" w:cs="Courier New"/>
            <w:color w:val="000000"/>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save</w:t>
        </w:r>
        <w:r w:rsidRPr="00EC2638">
          <w:rPr>
            <w:rFonts w:ascii="Courier New" w:eastAsia="Times New Roman" w:hAnsi="Courier New" w:cs="Courier New"/>
            <w:color w:val="666600"/>
            <w:sz w:val="23"/>
            <w:szCs w:val="23"/>
            <w:lang w:eastAsia="en-IN"/>
          </w:rPr>
          <w:t>()</w:t>
        </w:r>
        <w:proofErr w:type="gramEnd"/>
      </w:ins>
    </w:p>
    <w:p w:rsidR="00EC2638" w:rsidRPr="00EC2638" w:rsidRDefault="00EC2638" w:rsidP="00EC2638">
      <w:pPr>
        <w:spacing w:before="100" w:beforeAutospacing="1" w:after="100" w:afterAutospacing="1" w:line="240" w:lineRule="auto"/>
        <w:rPr>
          <w:ins w:id="200" w:author="Unknown"/>
          <w:rFonts w:ascii="Roboto" w:eastAsia="Times New Roman" w:hAnsi="Roboto" w:cs="Times New Roman"/>
          <w:sz w:val="23"/>
          <w:szCs w:val="23"/>
          <w:lang w:eastAsia="en-IN"/>
        </w:rPr>
      </w:pPr>
      <w:ins w:id="201" w:author="Unknown">
        <w:r w:rsidRPr="00EC2638">
          <w:rPr>
            <w:rFonts w:ascii="Roboto" w:eastAsia="Times New Roman" w:hAnsi="Roboto" w:cs="Times New Roman"/>
            <w:sz w:val="23"/>
            <w:szCs w:val="23"/>
            <w:lang w:eastAsia="en-IN"/>
          </w:rPr>
          <w:t>Now we can do:</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2" w:author="Unknown"/>
          <w:rFonts w:ascii="Courier New" w:eastAsia="Times New Roman" w:hAnsi="Courier New" w:cs="Courier New"/>
          <w:color w:val="000000"/>
          <w:sz w:val="23"/>
          <w:szCs w:val="23"/>
          <w:lang w:eastAsia="en-IN"/>
        </w:rPr>
      </w:pPr>
      <w:ins w:id="203" w:author="Unknown">
        <w:r w:rsidRPr="00EC2638">
          <w:rPr>
            <w:rFonts w:ascii="Courier New" w:eastAsia="Times New Roman" w:hAnsi="Courier New" w:cs="Courier New"/>
            <w:color w:val="666600"/>
            <w:sz w:val="23"/>
            <w:szCs w:val="23"/>
            <w:lang w:eastAsia="en-IN"/>
          </w:rPr>
          <w:t>&gt;&gt;&gt;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objects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all</w:t>
        </w:r>
        <w:r w:rsidRPr="00EC2638">
          <w:rPr>
            <w:rFonts w:ascii="Courier New" w:eastAsia="Times New Roman" w:hAnsi="Courier New" w:cs="Courier New"/>
            <w:color w:val="666600"/>
            <w:sz w:val="23"/>
            <w:szCs w:val="23"/>
            <w:lang w:eastAsia="en-IN"/>
          </w:rPr>
          <w:t>()</w:t>
        </w:r>
        <w:proofErr w:type="gramEnd"/>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4" w:author="Unknown"/>
          <w:rFonts w:ascii="Courier New" w:eastAsia="Times New Roman" w:hAnsi="Courier New" w:cs="Courier New"/>
          <w:sz w:val="23"/>
          <w:szCs w:val="23"/>
          <w:lang w:eastAsia="en-IN"/>
        </w:rPr>
      </w:pPr>
      <w:ins w:id="205" w:author="Unknown">
        <w:r w:rsidRPr="00EC2638">
          <w:rPr>
            <w:rFonts w:ascii="Courier New" w:eastAsia="Times New Roman" w:hAnsi="Courier New" w:cs="Courier New"/>
            <w:color w:val="666600"/>
            <w:sz w:val="23"/>
            <w:szCs w:val="23"/>
            <w:lang w:eastAsia="en-IN"/>
          </w:rPr>
          <w:t>&lt;</w:t>
        </w:r>
        <w:r w:rsidRPr="00EC2638">
          <w:rPr>
            <w:rFonts w:ascii="Courier New" w:eastAsia="Times New Roman" w:hAnsi="Courier New" w:cs="Courier New"/>
            <w:color w:val="660066"/>
            <w:sz w:val="23"/>
            <w:szCs w:val="23"/>
            <w:lang w:eastAsia="en-IN"/>
          </w:rPr>
          <w:t>QuerySet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[]&gt;</w:t>
        </w:r>
      </w:ins>
    </w:p>
    <w:p w:rsidR="00EC2638" w:rsidRPr="00EC2638" w:rsidRDefault="00EC2638" w:rsidP="00EC2638">
      <w:pPr>
        <w:spacing w:before="100" w:beforeAutospacing="1" w:after="100" w:afterAutospacing="1" w:line="240" w:lineRule="auto"/>
        <w:rPr>
          <w:ins w:id="206" w:author="Unknown"/>
          <w:rFonts w:ascii="Roboto" w:eastAsia="Times New Roman" w:hAnsi="Roboto" w:cs="Times New Roman"/>
          <w:sz w:val="23"/>
          <w:szCs w:val="23"/>
          <w:lang w:eastAsia="en-IN"/>
        </w:rPr>
      </w:pPr>
      <w:ins w:id="207" w:author="Unknown">
        <w:r w:rsidRPr="00EC2638">
          <w:rPr>
            <w:rFonts w:ascii="Roboto" w:eastAsia="Times New Roman" w:hAnsi="Roboto" w:cs="Times New Roman"/>
            <w:sz w:val="23"/>
            <w:szCs w:val="23"/>
            <w:lang w:eastAsia="en-IN"/>
          </w:rPr>
          <w:t>So we get this thing called a </w:t>
        </w:r>
        <w:r w:rsidRPr="00EC2638">
          <w:rPr>
            <w:rFonts w:ascii="Courier New" w:eastAsia="Times New Roman" w:hAnsi="Courier New" w:cs="Courier New"/>
            <w:sz w:val="23"/>
            <w:szCs w:val="23"/>
            <w:lang w:eastAsia="en-IN"/>
          </w:rPr>
          <w:t>QuerySet</w:t>
        </w:r>
        <w:r w:rsidRPr="00EC2638">
          <w:rPr>
            <w:rFonts w:ascii="Roboto" w:eastAsia="Times New Roman" w:hAnsi="Roboto" w:cs="Times New Roman"/>
            <w:sz w:val="23"/>
            <w:szCs w:val="23"/>
            <w:lang w:eastAsia="en-IN"/>
          </w:rPr>
          <w:t>, which we can iterate over like: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8" w:author="Unknown"/>
          <w:rFonts w:ascii="Courier New" w:eastAsia="Times New Roman" w:hAnsi="Courier New" w:cs="Courier New"/>
          <w:color w:val="000000"/>
          <w:sz w:val="23"/>
          <w:szCs w:val="23"/>
          <w:lang w:eastAsia="en-IN"/>
        </w:rPr>
      </w:pPr>
      <w:ins w:id="209" w:author="Unknown">
        <w:r w:rsidRPr="00EC2638">
          <w:rPr>
            <w:rFonts w:ascii="Courier New" w:eastAsia="Times New Roman" w:hAnsi="Courier New" w:cs="Courier New"/>
            <w:color w:val="666600"/>
            <w:sz w:val="23"/>
            <w:szCs w:val="23"/>
            <w:lang w:eastAsia="en-IN"/>
          </w:rPr>
          <w:t>&gt;&gt;&gt;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for</w:t>
        </w:r>
        <w:proofErr w:type="gramEnd"/>
        <w:r w:rsidRPr="00EC2638">
          <w:rPr>
            <w:rFonts w:ascii="Courier New" w:eastAsia="Times New Roman" w:hAnsi="Courier New" w:cs="Courier New"/>
            <w:color w:val="000000"/>
            <w:sz w:val="23"/>
            <w:szCs w:val="23"/>
            <w:lang w:eastAsia="en-IN"/>
          </w:rPr>
          <w:t xml:space="preserve"> t </w:t>
        </w:r>
        <w:r w:rsidRPr="00EC2638">
          <w:rPr>
            <w:rFonts w:ascii="Courier New" w:eastAsia="Times New Roman" w:hAnsi="Courier New" w:cs="Courier New"/>
            <w:color w:val="000088"/>
            <w:sz w:val="23"/>
            <w:szCs w:val="23"/>
            <w:lang w:eastAsia="en-IN"/>
          </w:rPr>
          <w:t>in</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objects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all</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 w:author="Unknown"/>
          <w:rFonts w:ascii="Courier New" w:eastAsia="Times New Roman" w:hAnsi="Courier New" w:cs="Courier New"/>
          <w:color w:val="000000"/>
          <w:sz w:val="23"/>
          <w:szCs w:val="23"/>
          <w:lang w:eastAsia="en-IN"/>
        </w:rPr>
      </w:pPr>
      <w:ins w:id="211" w:author="Unknown">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print</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0000"/>
            <w:sz w:val="23"/>
            <w:szCs w:val="23"/>
            <w:lang w:eastAsia="en-IN"/>
          </w:rPr>
          <w:t>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tutorial_title</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 w:author="Unknown"/>
          <w:rFonts w:ascii="Courier New" w:eastAsia="Times New Roman" w:hAnsi="Courier New" w:cs="Courier New"/>
          <w:color w:val="000000"/>
          <w:sz w:val="23"/>
          <w:szCs w:val="23"/>
          <w:lang w:eastAsia="en-IN"/>
        </w:rPr>
      </w:pPr>
      <w:ins w:id="213" w:author="Unknown">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 w:author="Unknown"/>
          <w:rFonts w:ascii="Courier New" w:eastAsia="Times New Roman" w:hAnsi="Courier New" w:cs="Courier New"/>
          <w:sz w:val="23"/>
          <w:szCs w:val="23"/>
          <w:lang w:eastAsia="en-IN"/>
        </w:rPr>
      </w:pPr>
      <w:ins w:id="215" w:author="Unknown">
        <w:r w:rsidRPr="00EC2638">
          <w:rPr>
            <w:rFonts w:ascii="Courier New" w:eastAsia="Times New Roman" w:hAnsi="Courier New" w:cs="Courier New"/>
            <w:color w:val="660066"/>
            <w:sz w:val="23"/>
            <w:szCs w:val="23"/>
            <w:lang w:eastAsia="en-IN"/>
          </w:rPr>
          <w:t>To</w:t>
        </w:r>
        <w:r w:rsidRPr="00EC2638">
          <w:rPr>
            <w:rFonts w:ascii="Courier New" w:eastAsia="Times New Roman" w:hAnsi="Courier New" w:cs="Courier New"/>
            <w:color w:val="000000"/>
            <w:sz w:val="23"/>
            <w:szCs w:val="23"/>
            <w:lang w:eastAsia="en-IN"/>
          </w:rPr>
          <w:t xml:space="preserve"> be</w:t>
        </w:r>
      </w:ins>
    </w:p>
    <w:p w:rsidR="00EC2638" w:rsidRPr="00EC2638" w:rsidRDefault="00EC2638" w:rsidP="00EC2638">
      <w:pPr>
        <w:spacing w:before="100" w:beforeAutospacing="1" w:after="100" w:afterAutospacing="1" w:line="240" w:lineRule="auto"/>
        <w:rPr>
          <w:ins w:id="216" w:author="Unknown"/>
          <w:rFonts w:ascii="Roboto" w:eastAsia="Times New Roman" w:hAnsi="Roboto" w:cs="Times New Roman"/>
          <w:sz w:val="23"/>
          <w:szCs w:val="23"/>
          <w:lang w:eastAsia="en-IN"/>
        </w:rPr>
      </w:pPr>
      <w:ins w:id="217" w:author="Unknown">
        <w:r w:rsidRPr="00EC2638">
          <w:rPr>
            <w:rFonts w:ascii="Roboto" w:eastAsia="Times New Roman" w:hAnsi="Roboto" w:cs="Times New Roman"/>
            <w:sz w:val="23"/>
            <w:szCs w:val="23"/>
            <w:lang w:eastAsia="en-IN"/>
          </w:rPr>
          <w:t>The shell winds up being more useful down the line, however, when we have many more objects and things are far more complex. I wouldn't actually recommend using the shell to actually insert data. Can you imagine writing an entire tutorial via the shell?! Yikes! Instead, you're much more likely to use the </w:t>
        </w:r>
        <w:r w:rsidRPr="00EC2638">
          <w:rPr>
            <w:rFonts w:ascii="Courier New" w:eastAsia="Times New Roman" w:hAnsi="Courier New" w:cs="Courier New"/>
            <w:sz w:val="23"/>
            <w:szCs w:val="23"/>
            <w:lang w:eastAsia="en-IN"/>
          </w:rPr>
          <w:t>admin</w:t>
        </w:r>
        <w:r w:rsidRPr="00EC2638">
          <w:rPr>
            <w:rFonts w:ascii="Roboto" w:eastAsia="Times New Roman" w:hAnsi="Roboto" w:cs="Times New Roman"/>
            <w:sz w:val="23"/>
            <w:szCs w:val="23"/>
            <w:lang w:eastAsia="en-IN"/>
          </w:rPr>
          <w:t> page for this, which is what we're going to be talking about in the next tutorial!</w:t>
        </w:r>
      </w:ins>
    </w:p>
    <w:p w:rsidR="00B801BD" w:rsidRDefault="00B801BD"/>
    <w:p w:rsidR="00EC2638" w:rsidRDefault="00EC2638"/>
    <w:p w:rsidR="00EC2638" w:rsidRDefault="00EC2638"/>
    <w:p w:rsidR="00EC2638" w:rsidRDefault="00EC2638"/>
    <w:p w:rsidR="00EC2638" w:rsidRDefault="00EC2638"/>
    <w:p w:rsidR="00EC2638" w:rsidRDefault="00EC2638"/>
    <w:p w:rsidR="00EC2638" w:rsidRDefault="00EC2638"/>
    <w:p w:rsidR="00EC2638" w:rsidRDefault="00EC2638"/>
    <w:p w:rsidR="00EC2638" w:rsidRDefault="00EC2638"/>
    <w:p w:rsidR="00EC2638" w:rsidRDefault="00EC2638"/>
    <w:p w:rsidR="00EC2638" w:rsidRDefault="00EC2638"/>
    <w:p w:rsidR="00EC2638" w:rsidRDefault="00EC2638"/>
    <w:p w:rsidR="00EC2638" w:rsidRDefault="00EC2638"/>
    <w:p w:rsidR="00EC2638" w:rsidRDefault="00EC2638" w:rsidP="00EC2638">
      <w:pPr>
        <w:pStyle w:val="Heading2"/>
        <w:spacing w:line="881" w:lineRule="atLeast"/>
        <w:rPr>
          <w:rFonts w:ascii="Roboto" w:hAnsi="Roboto"/>
          <w:b w:val="0"/>
          <w:bCs w:val="0"/>
        </w:rPr>
      </w:pPr>
      <w:r>
        <w:rPr>
          <w:rFonts w:ascii="Roboto" w:hAnsi="Roboto"/>
          <w:b w:val="0"/>
          <w:bCs w:val="0"/>
        </w:rPr>
        <w:t>Admin and Apps - Django Tutorial</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Welcome to part 3 of the web development with Django and Python tutorial series. In this tutorial, we're goign to be checking out the admin functionality that comes with Django.</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In order to do this, we need to first create an administrator user. To do this:</w:t>
      </w:r>
    </w:p>
    <w:p w:rsidR="00EC2638" w:rsidRPr="00EC2638" w:rsidRDefault="00EC2638" w:rsidP="00EC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2638">
        <w:rPr>
          <w:rFonts w:ascii="Courier New" w:eastAsia="Times New Roman" w:hAnsi="Courier New" w:cs="Courier New"/>
          <w:sz w:val="23"/>
          <w:szCs w:val="23"/>
          <w:lang w:eastAsia="en-IN"/>
        </w:rPr>
        <w:t>python3 manage.py createsuperuser</w:t>
      </w:r>
    </w:p>
    <w:p w:rsidR="00EC2638" w:rsidRPr="00EC2638" w:rsidRDefault="00EC2638" w:rsidP="00EC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2638">
        <w:rPr>
          <w:rFonts w:ascii="Courier New" w:eastAsia="Times New Roman" w:hAnsi="Courier New" w:cs="Courier New"/>
          <w:sz w:val="23"/>
          <w:szCs w:val="23"/>
          <w:lang w:eastAsia="en-IN"/>
        </w:rPr>
        <w:t>Username (leave blank to use 'harrisonkinsley'): sentdex</w:t>
      </w:r>
    </w:p>
    <w:p w:rsidR="00EC2638" w:rsidRPr="00EC2638" w:rsidRDefault="00EC2638" w:rsidP="00EC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2638">
        <w:rPr>
          <w:rFonts w:ascii="Courier New" w:eastAsia="Times New Roman" w:hAnsi="Courier New" w:cs="Courier New"/>
          <w:sz w:val="23"/>
          <w:szCs w:val="23"/>
          <w:lang w:eastAsia="en-IN"/>
        </w:rPr>
        <w:t>Email address: harrison@pythonprogramming.net</w:t>
      </w:r>
    </w:p>
    <w:p w:rsidR="00EC2638" w:rsidRPr="00EC2638" w:rsidRDefault="00EC2638" w:rsidP="00EC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2638">
        <w:rPr>
          <w:rFonts w:ascii="Courier New" w:eastAsia="Times New Roman" w:hAnsi="Courier New" w:cs="Courier New"/>
          <w:sz w:val="23"/>
          <w:szCs w:val="23"/>
          <w:lang w:eastAsia="en-IN"/>
        </w:rPr>
        <w:t>Password:</w:t>
      </w:r>
    </w:p>
    <w:p w:rsidR="00EC2638" w:rsidRPr="00EC2638" w:rsidRDefault="00EC2638" w:rsidP="00EC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2638">
        <w:rPr>
          <w:rFonts w:ascii="Courier New" w:eastAsia="Times New Roman" w:hAnsi="Courier New" w:cs="Courier New"/>
          <w:sz w:val="23"/>
          <w:szCs w:val="23"/>
          <w:lang w:eastAsia="en-IN"/>
        </w:rPr>
        <w:t>Password (again):</w:t>
      </w:r>
    </w:p>
    <w:p w:rsidR="00EC2638" w:rsidRPr="00EC2638" w:rsidRDefault="00EC2638" w:rsidP="00EC2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C2638">
        <w:rPr>
          <w:rFonts w:ascii="Courier New" w:eastAsia="Times New Roman" w:hAnsi="Courier New" w:cs="Courier New"/>
          <w:sz w:val="23"/>
          <w:szCs w:val="23"/>
          <w:lang w:eastAsia="en-IN"/>
        </w:rPr>
        <w:t>Superuser created successfully.</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The email can just be left blank. The superuser is like other users, and Django user objects just happen to come with email fields. That said, django has built-in some reporting features that will email your superusers when exceptions are hit, which can be useful. More information on that: </w:t>
      </w:r>
      <w:hyperlink r:id="rId11" w:anchor="email-reports" w:tgtFrame="blank" w:history="1">
        <w:r w:rsidRPr="00EC2638">
          <w:rPr>
            <w:rFonts w:ascii="Roboto" w:eastAsia="Times New Roman" w:hAnsi="Roboto" w:cs="Times New Roman"/>
            <w:color w:val="039BE5"/>
            <w:sz w:val="23"/>
            <w:szCs w:val="23"/>
            <w:lang w:eastAsia="en-IN"/>
          </w:rPr>
          <w:t>Django email reports</w:t>
        </w:r>
      </w:hyperlink>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Now that we've done that, let's log in to the admin page: </w:t>
      </w:r>
      <w:r w:rsidRPr="00EC2638">
        <w:rPr>
          <w:rFonts w:ascii="Courier New" w:eastAsia="Times New Roman" w:hAnsi="Courier New" w:cs="Courier New"/>
          <w:sz w:val="23"/>
          <w:szCs w:val="23"/>
          <w:lang w:eastAsia="en-IN"/>
        </w:rPr>
        <w:t>http://127.0.0.1:8000/admin</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Log in with the user we just created, and you should see a page like:</w:t>
      </w:r>
    </w:p>
    <w:p w:rsidR="00EC2638" w:rsidRPr="00EC2638" w:rsidRDefault="00EC2638" w:rsidP="00EC263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580393" cy="4671022"/>
            <wp:effectExtent l="0" t="0" r="0" b="0"/>
            <wp:docPr id="11" name="Picture 11"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tutor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566" cy="4673274"/>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Here is where you can interact with your models via an actual user interface. In here, you can see, modify, add, or remove entries for your models that are registered here. As you can see, it looks like the only models available to us are </w:t>
      </w:r>
      <w:r w:rsidRPr="00EC2638">
        <w:rPr>
          <w:rFonts w:ascii="Courier New" w:eastAsia="Times New Roman" w:hAnsi="Courier New" w:cs="Courier New"/>
          <w:sz w:val="23"/>
          <w:szCs w:val="23"/>
          <w:lang w:eastAsia="en-IN"/>
        </w:rPr>
        <w:t>Groups</w:t>
      </w:r>
      <w:r w:rsidRPr="00EC2638">
        <w:rPr>
          <w:rFonts w:ascii="Roboto" w:eastAsia="Times New Roman" w:hAnsi="Roboto" w:cs="Times New Roman"/>
          <w:sz w:val="23"/>
          <w:szCs w:val="23"/>
          <w:lang w:eastAsia="en-IN"/>
        </w:rPr>
        <w:t> and </w:t>
      </w:r>
      <w:r w:rsidRPr="00EC2638">
        <w:rPr>
          <w:rFonts w:ascii="Courier New" w:eastAsia="Times New Roman" w:hAnsi="Courier New" w:cs="Courier New"/>
          <w:sz w:val="23"/>
          <w:szCs w:val="23"/>
          <w:lang w:eastAsia="en-IN"/>
        </w:rPr>
        <w:t>Users</w:t>
      </w:r>
      <w:r w:rsidRPr="00EC2638">
        <w:rPr>
          <w:rFonts w:ascii="Roboto" w:eastAsia="Times New Roman" w:hAnsi="Roboto" w:cs="Times New Roman"/>
          <w:sz w:val="23"/>
          <w:szCs w:val="23"/>
          <w:lang w:eastAsia="en-IN"/>
        </w:rPr>
        <w:t>, however. That said, go ahead and click on users, then on the username you just created. As you can see, there are actually quite a few fields here. That's because this is Django's </w:t>
      </w:r>
      <w:r w:rsidRPr="00EC2638">
        <w:rPr>
          <w:rFonts w:ascii="Courier New" w:eastAsia="Times New Roman" w:hAnsi="Courier New" w:cs="Courier New"/>
          <w:sz w:val="23"/>
          <w:szCs w:val="23"/>
          <w:lang w:eastAsia="en-IN"/>
        </w:rPr>
        <w:t>User</w:t>
      </w:r>
      <w:r w:rsidRPr="00EC2638">
        <w:rPr>
          <w:rFonts w:ascii="Roboto" w:eastAsia="Times New Roman" w:hAnsi="Roboto" w:cs="Times New Roman"/>
          <w:sz w:val="23"/>
          <w:szCs w:val="23"/>
          <w:lang w:eastAsia="en-IN"/>
        </w:rPr>
        <w:t xml:space="preserve"> model. Still, all these fields here, available to us to edit things, </w:t>
      </w:r>
      <w:proofErr w:type="gramStart"/>
      <w:r w:rsidRPr="00EC2638">
        <w:rPr>
          <w:rFonts w:ascii="Roboto" w:eastAsia="Times New Roman" w:hAnsi="Roboto" w:cs="Times New Roman"/>
          <w:sz w:val="23"/>
          <w:szCs w:val="23"/>
          <w:lang w:eastAsia="en-IN"/>
        </w:rPr>
        <w:t>is</w:t>
      </w:r>
      <w:proofErr w:type="gramEnd"/>
      <w:r w:rsidRPr="00EC2638">
        <w:rPr>
          <w:rFonts w:ascii="Roboto" w:eastAsia="Times New Roman" w:hAnsi="Roboto" w:cs="Times New Roman"/>
          <w:sz w:val="23"/>
          <w:szCs w:val="23"/>
          <w:lang w:eastAsia="en-IN"/>
        </w:rPr>
        <w:t xml:space="preserve"> pretty darn cool. We could even add new </w:t>
      </w:r>
      <w:proofErr w:type="gramStart"/>
      <w:r w:rsidRPr="00EC2638">
        <w:rPr>
          <w:rFonts w:ascii="Roboto" w:eastAsia="Times New Roman" w:hAnsi="Roboto" w:cs="Times New Roman"/>
          <w:sz w:val="23"/>
          <w:szCs w:val="23"/>
          <w:lang w:eastAsia="en-IN"/>
        </w:rPr>
        <w:t>users</w:t>
      </w:r>
      <w:proofErr w:type="gramEnd"/>
      <w:r w:rsidRPr="00EC2638">
        <w:rPr>
          <w:rFonts w:ascii="Roboto" w:eastAsia="Times New Roman" w:hAnsi="Roboto" w:cs="Times New Roman"/>
          <w:sz w:val="23"/>
          <w:szCs w:val="23"/>
          <w:lang w:eastAsia="en-IN"/>
        </w:rPr>
        <w:t xml:space="preserve"> right here in the admin. We're probably not going to be adding users ourselves, however. We will be adding tutorials, however, so how might we get our Tutorials model in this neat place? All we need to do for this is </w:t>
      </w:r>
      <w:r w:rsidRPr="00EC2638">
        <w:rPr>
          <w:rFonts w:ascii="Courier New" w:eastAsia="Times New Roman" w:hAnsi="Courier New" w:cs="Courier New"/>
          <w:sz w:val="23"/>
          <w:szCs w:val="23"/>
          <w:lang w:eastAsia="en-IN"/>
        </w:rPr>
        <w:t>register</w:t>
      </w:r>
      <w:r w:rsidRPr="00EC2638">
        <w:rPr>
          <w:rFonts w:ascii="Roboto" w:eastAsia="Times New Roman" w:hAnsi="Roboto" w:cs="Times New Roman"/>
          <w:sz w:val="23"/>
          <w:szCs w:val="23"/>
          <w:lang w:eastAsia="en-IN"/>
        </w:rPr>
        <w:t> them.</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To do this, head to </w:t>
      </w:r>
      <w:r w:rsidRPr="00EC2638">
        <w:rPr>
          <w:rFonts w:ascii="Courier New" w:eastAsia="Times New Roman" w:hAnsi="Courier New" w:cs="Courier New"/>
          <w:sz w:val="23"/>
          <w:szCs w:val="23"/>
          <w:lang w:eastAsia="en-IN"/>
        </w:rPr>
        <w:t>mysite/main/admin.py</w:t>
      </w:r>
      <w:r w:rsidRPr="00EC2638">
        <w:rPr>
          <w:rFonts w:ascii="Roboto" w:eastAsia="Times New Roman" w:hAnsi="Roboto" w:cs="Times New Roman"/>
          <w:sz w:val="23"/>
          <w:szCs w:val="23"/>
          <w:lang w:eastAsia="en-IN"/>
        </w:rPr>
        <w:t> and add the following import:</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Then do:</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site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register</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...and that's it for now. The full </w:t>
      </w:r>
      <w:r w:rsidRPr="00EC2638">
        <w:rPr>
          <w:rFonts w:ascii="Courier New" w:eastAsia="Times New Roman" w:hAnsi="Courier New" w:cs="Courier New"/>
          <w:sz w:val="23"/>
          <w:szCs w:val="23"/>
          <w:lang w:eastAsia="en-IN"/>
        </w:rPr>
        <w:t>mysite/main/admin.py</w:t>
      </w:r>
      <w:r w:rsidRPr="00EC2638">
        <w:rPr>
          <w:rFonts w:ascii="Roboto" w:eastAsia="Times New Roman" w:hAnsi="Roboto" w:cs="Times New Roman"/>
          <w:sz w:val="23"/>
          <w:szCs w:val="23"/>
          <w:lang w:eastAsia="en-IN"/>
        </w:rPr>
        <w:t> file is:</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contrib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admin</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site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register</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p>
    <w:p w:rsidR="00EC2638" w:rsidRPr="00EC2638" w:rsidRDefault="00EC2638" w:rsidP="00EC2638">
      <w:pPr>
        <w:spacing w:before="100" w:beforeAutospacing="1" w:after="100" w:afterAutospacing="1" w:line="240" w:lineRule="auto"/>
        <w:rPr>
          <w:ins w:id="218" w:author="Unknown"/>
          <w:rFonts w:ascii="Roboto" w:eastAsia="Times New Roman" w:hAnsi="Roboto" w:cs="Times New Roman"/>
          <w:sz w:val="23"/>
          <w:szCs w:val="23"/>
          <w:lang w:eastAsia="en-IN"/>
        </w:rPr>
      </w:pPr>
      <w:ins w:id="219" w:author="Unknown">
        <w:r w:rsidRPr="00EC2638">
          <w:rPr>
            <w:rFonts w:ascii="Roboto" w:eastAsia="Times New Roman" w:hAnsi="Roboto" w:cs="Times New Roman"/>
            <w:sz w:val="23"/>
            <w:szCs w:val="23"/>
            <w:lang w:eastAsia="en-IN"/>
          </w:rPr>
          <w:t>Now, refresh your website/admin page </w:t>
        </w:r>
        <w:r w:rsidRPr="00EC2638">
          <w:rPr>
            <w:rFonts w:ascii="Courier New" w:eastAsia="Times New Roman" w:hAnsi="Courier New" w:cs="Courier New"/>
            <w:sz w:val="23"/>
            <w:szCs w:val="23"/>
            <w:lang w:eastAsia="en-IN"/>
          </w:rPr>
          <w:t>http://127.0.0.1:8000/admin/</w:t>
        </w:r>
        <w:r w:rsidRPr="00EC2638">
          <w:rPr>
            <w:rFonts w:ascii="Roboto" w:eastAsia="Times New Roman" w:hAnsi="Roboto" w:cs="Times New Roman"/>
            <w:sz w:val="23"/>
            <w:szCs w:val="23"/>
            <w:lang w:eastAsia="en-IN"/>
          </w:rPr>
          <w:t>, and you should see:</w:t>
        </w:r>
      </w:ins>
    </w:p>
    <w:p w:rsidR="00EC2638" w:rsidRPr="00EC2638" w:rsidRDefault="00EC2638" w:rsidP="00EC2638">
      <w:pPr>
        <w:spacing w:after="0" w:line="240" w:lineRule="auto"/>
        <w:rPr>
          <w:ins w:id="220"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591300" cy="5002009"/>
            <wp:effectExtent l="0" t="0" r="0" b="8255"/>
            <wp:docPr id="10" name="Picture 10"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thon tutoria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0" cy="5002009"/>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ins w:id="221" w:author="Unknown"/>
          <w:rFonts w:ascii="Roboto" w:eastAsia="Times New Roman" w:hAnsi="Roboto" w:cs="Times New Roman"/>
          <w:sz w:val="23"/>
          <w:szCs w:val="23"/>
          <w:lang w:eastAsia="en-IN"/>
        </w:rPr>
      </w:pPr>
      <w:ins w:id="222" w:author="Unknown">
        <w:r w:rsidRPr="00EC2638">
          <w:rPr>
            <w:rFonts w:ascii="Roboto" w:eastAsia="Times New Roman" w:hAnsi="Roboto" w:cs="Times New Roman"/>
            <w:sz w:val="23"/>
            <w:szCs w:val="23"/>
            <w:lang w:eastAsia="en-IN"/>
          </w:rPr>
          <w:t>Now, click on </w:t>
        </w:r>
        <w:r w:rsidRPr="00EC2638">
          <w:rPr>
            <w:rFonts w:ascii="Courier New" w:eastAsia="Times New Roman" w:hAnsi="Courier New" w:cs="Courier New"/>
            <w:sz w:val="23"/>
            <w:szCs w:val="23"/>
            <w:lang w:eastAsia="en-IN"/>
          </w:rPr>
          <w:t>Tutorials</w:t>
        </w:r>
        <w:r w:rsidRPr="00EC2638">
          <w:rPr>
            <w:rFonts w:ascii="Roboto" w:eastAsia="Times New Roman" w:hAnsi="Roboto" w:cs="Times New Roman"/>
            <w:sz w:val="23"/>
            <w:szCs w:val="23"/>
            <w:lang w:eastAsia="en-IN"/>
          </w:rPr>
          <w:t>, and you should see the tutorial we created from the </w:t>
        </w:r>
        <w:r w:rsidRPr="00EC2638">
          <w:rPr>
            <w:rFonts w:ascii="Courier New" w:eastAsia="Times New Roman" w:hAnsi="Courier New" w:cs="Courier New"/>
            <w:sz w:val="23"/>
            <w:szCs w:val="23"/>
            <w:lang w:eastAsia="en-IN"/>
          </w:rPr>
          <w:t>shell</w:t>
        </w:r>
        <w:r w:rsidRPr="00EC2638">
          <w:rPr>
            <w:rFonts w:ascii="Roboto" w:eastAsia="Times New Roman" w:hAnsi="Roboto" w:cs="Times New Roman"/>
            <w:sz w:val="23"/>
            <w:szCs w:val="23"/>
            <w:lang w:eastAsia="en-IN"/>
          </w:rPr>
          <w:t>:</w:t>
        </w:r>
      </w:ins>
    </w:p>
    <w:p w:rsidR="00EC2638" w:rsidRPr="00EC2638" w:rsidRDefault="00EC2638" w:rsidP="00EC2638">
      <w:pPr>
        <w:spacing w:after="0" w:line="240" w:lineRule="auto"/>
        <w:rPr>
          <w:ins w:id="223"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077810" cy="4579620"/>
            <wp:effectExtent l="0" t="0" r="0" b="0"/>
            <wp:docPr id="9" name="Picture 9"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tutori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810" cy="4579620"/>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ins w:id="224" w:author="Unknown"/>
          <w:rFonts w:ascii="Roboto" w:eastAsia="Times New Roman" w:hAnsi="Roboto" w:cs="Times New Roman"/>
          <w:sz w:val="23"/>
          <w:szCs w:val="23"/>
          <w:lang w:eastAsia="en-IN"/>
        </w:rPr>
      </w:pPr>
      <w:ins w:id="225" w:author="Unknown">
        <w:r w:rsidRPr="00EC2638">
          <w:rPr>
            <w:rFonts w:ascii="Roboto" w:eastAsia="Times New Roman" w:hAnsi="Roboto" w:cs="Times New Roman"/>
            <w:sz w:val="23"/>
            <w:szCs w:val="23"/>
            <w:lang w:eastAsia="en-IN"/>
          </w:rPr>
          <w:t>We can then click on that entry to edit it:</w:t>
        </w:r>
      </w:ins>
    </w:p>
    <w:p w:rsidR="00EC2638" w:rsidRPr="00EC2638" w:rsidRDefault="00EC2638" w:rsidP="00EC2638">
      <w:pPr>
        <w:spacing w:after="0" w:line="240" w:lineRule="auto"/>
        <w:rPr>
          <w:ins w:id="226"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346276" cy="5433060"/>
            <wp:effectExtent l="0" t="0" r="0" b="0"/>
            <wp:docPr id="8" name="Picture 8"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tutoria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6276" cy="5433060"/>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ins w:id="227" w:author="Unknown"/>
          <w:rFonts w:ascii="Roboto" w:eastAsia="Times New Roman" w:hAnsi="Roboto" w:cs="Times New Roman"/>
          <w:sz w:val="23"/>
          <w:szCs w:val="23"/>
          <w:lang w:eastAsia="en-IN"/>
        </w:rPr>
      </w:pPr>
      <w:ins w:id="228" w:author="Unknown">
        <w:r w:rsidRPr="00EC2638">
          <w:rPr>
            <w:rFonts w:ascii="Roboto" w:eastAsia="Times New Roman" w:hAnsi="Roboto" w:cs="Times New Roman"/>
            <w:sz w:val="23"/>
            <w:szCs w:val="23"/>
            <w:lang w:eastAsia="en-IN"/>
          </w:rPr>
          <w:t>From that previous page, we can also choose to add a new tutorial, for example:</w:t>
        </w:r>
      </w:ins>
    </w:p>
    <w:p w:rsidR="00EC2638" w:rsidRPr="00EC2638" w:rsidRDefault="00EC2638" w:rsidP="00EC2638">
      <w:pPr>
        <w:spacing w:after="0" w:line="240" w:lineRule="auto"/>
        <w:rPr>
          <w:ins w:id="229"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14612" cy="5681705"/>
            <wp:effectExtent l="0" t="0" r="0" b="0"/>
            <wp:docPr id="7" name="Picture 7"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tutoria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5159" cy="5682175"/>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ins w:id="230" w:author="Unknown"/>
          <w:rFonts w:ascii="Roboto" w:eastAsia="Times New Roman" w:hAnsi="Roboto" w:cs="Times New Roman"/>
          <w:sz w:val="23"/>
          <w:szCs w:val="23"/>
          <w:lang w:eastAsia="en-IN"/>
        </w:rPr>
      </w:pPr>
      <w:ins w:id="231" w:author="Unknown">
        <w:r w:rsidRPr="00EC2638">
          <w:rPr>
            <w:rFonts w:ascii="Roboto" w:eastAsia="Times New Roman" w:hAnsi="Roboto" w:cs="Times New Roman"/>
            <w:sz w:val="23"/>
            <w:szCs w:val="23"/>
            <w:lang w:eastAsia="en-IN"/>
          </w:rPr>
          <w:t>Notice how the fields are all kind of different. The title is a small, one "row" entry. Then the content is a larger box. The date entry boxes are the shortest, one row, and they even have calendar and clock options. To make things even cooler, the dates allow for us to just quickly click "today" and "now." This...is...AWESOME!</w:t>
        </w:r>
      </w:ins>
    </w:p>
    <w:p w:rsidR="00EC2638" w:rsidRPr="00EC2638" w:rsidRDefault="00EC2638" w:rsidP="00EC2638">
      <w:pPr>
        <w:spacing w:before="100" w:beforeAutospacing="1" w:after="100" w:afterAutospacing="1" w:line="240" w:lineRule="auto"/>
        <w:rPr>
          <w:ins w:id="232" w:author="Unknown"/>
          <w:rFonts w:ascii="Roboto" w:eastAsia="Times New Roman" w:hAnsi="Roboto" w:cs="Times New Roman"/>
          <w:sz w:val="23"/>
          <w:szCs w:val="23"/>
          <w:lang w:eastAsia="en-IN"/>
        </w:rPr>
      </w:pPr>
      <w:ins w:id="233" w:author="Unknown">
        <w:r w:rsidRPr="00EC2638">
          <w:rPr>
            <w:rFonts w:ascii="Roboto" w:eastAsia="Times New Roman" w:hAnsi="Roboto" w:cs="Times New Roman"/>
            <w:sz w:val="23"/>
            <w:szCs w:val="23"/>
            <w:lang w:eastAsia="en-IN"/>
          </w:rPr>
          <w:t>Django does all this through the field types we chose in our model, from there, this admin page can list out all of your models, allow you to edit them, add them, and delete them.</w:t>
        </w:r>
      </w:ins>
    </w:p>
    <w:p w:rsidR="00EC2638" w:rsidRPr="00EC2638" w:rsidRDefault="00EC2638" w:rsidP="00EC2638">
      <w:pPr>
        <w:spacing w:before="100" w:beforeAutospacing="1" w:after="100" w:afterAutospacing="1" w:line="240" w:lineRule="auto"/>
        <w:rPr>
          <w:ins w:id="234" w:author="Unknown"/>
          <w:rFonts w:ascii="Roboto" w:eastAsia="Times New Roman" w:hAnsi="Roboto" w:cs="Times New Roman"/>
          <w:sz w:val="23"/>
          <w:szCs w:val="23"/>
          <w:lang w:eastAsia="en-IN"/>
        </w:rPr>
      </w:pPr>
      <w:ins w:id="235" w:author="Unknown">
        <w:r w:rsidRPr="00EC2638">
          <w:rPr>
            <w:rFonts w:ascii="Roboto" w:eastAsia="Times New Roman" w:hAnsi="Roboto" w:cs="Times New Roman"/>
            <w:sz w:val="23"/>
            <w:szCs w:val="23"/>
            <w:lang w:eastAsia="en-IN"/>
          </w:rPr>
          <w:t>If you've ever needed to write an admin control panel like this, you're likely very giddy right now. This is a pretty awesome thing that you get from Django right out of the gate.</w:t>
        </w:r>
      </w:ins>
    </w:p>
    <w:p w:rsidR="00EC2638" w:rsidRPr="00EC2638" w:rsidRDefault="00EC2638" w:rsidP="00EC2638">
      <w:pPr>
        <w:spacing w:before="100" w:beforeAutospacing="1" w:after="100" w:afterAutospacing="1" w:line="240" w:lineRule="auto"/>
        <w:rPr>
          <w:ins w:id="236" w:author="Unknown"/>
          <w:rFonts w:ascii="Roboto" w:eastAsia="Times New Roman" w:hAnsi="Roboto" w:cs="Times New Roman"/>
          <w:sz w:val="23"/>
          <w:szCs w:val="23"/>
          <w:lang w:eastAsia="en-IN"/>
        </w:rPr>
      </w:pPr>
      <w:ins w:id="237" w:author="Unknown">
        <w:r w:rsidRPr="00EC2638">
          <w:rPr>
            <w:rFonts w:ascii="Roboto" w:eastAsia="Times New Roman" w:hAnsi="Roboto" w:cs="Times New Roman"/>
            <w:sz w:val="23"/>
            <w:szCs w:val="23"/>
            <w:lang w:eastAsia="en-IN"/>
          </w:rPr>
          <w:t>But wait, there's more! We can organize how this model is presented to us. It's not always the case that the order of the columns in the table is what we prefer. We also might not care about all of the columns. To modify how this is presented to us, let's go back to edit the </w:t>
        </w:r>
        <w:r w:rsidRPr="00EC2638">
          <w:rPr>
            <w:rFonts w:ascii="Courier New" w:eastAsia="Times New Roman" w:hAnsi="Courier New" w:cs="Courier New"/>
            <w:sz w:val="23"/>
            <w:szCs w:val="23"/>
            <w:lang w:eastAsia="en-IN"/>
          </w:rPr>
          <w:t>admin.py</w:t>
        </w:r>
        <w:r w:rsidRPr="00EC2638">
          <w:rPr>
            <w:rFonts w:ascii="Roboto" w:eastAsia="Times New Roman" w:hAnsi="Roboto" w:cs="Times New Roman"/>
            <w:sz w:val="23"/>
            <w:szCs w:val="23"/>
            <w:lang w:eastAsia="en-IN"/>
          </w:rPr>
          <w:t> file</w:t>
        </w:r>
      </w:ins>
    </w:p>
    <w:p w:rsidR="00EC2638" w:rsidRPr="00EC2638" w:rsidRDefault="00EC2638" w:rsidP="00EC2638">
      <w:pPr>
        <w:spacing w:after="0" w:line="240" w:lineRule="auto"/>
        <w:rPr>
          <w:ins w:id="238" w:author="Unknown"/>
          <w:rFonts w:ascii="Times New Roman" w:eastAsia="Times New Roman" w:hAnsi="Times New Roman" w:cs="Times New Roman"/>
          <w:sz w:val="24"/>
          <w:szCs w:val="24"/>
          <w:lang w:eastAsia="en-IN"/>
        </w:rPr>
      </w:pPr>
      <w:ins w:id="239" w:author="Unknown">
        <w:r w:rsidRPr="00EC2638">
          <w:rPr>
            <w:rFonts w:ascii="Courier New" w:eastAsia="Times New Roman" w:hAnsi="Courier New" w:cs="Courier New"/>
            <w:sz w:val="23"/>
            <w:szCs w:val="23"/>
            <w:lang w:eastAsia="en-IN"/>
          </w:rPr>
          <w:t>mysite/main/admin.py</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0" w:author="Unknown"/>
          <w:rFonts w:ascii="Courier New" w:eastAsia="Times New Roman" w:hAnsi="Courier New" w:cs="Courier New"/>
          <w:color w:val="000000"/>
          <w:sz w:val="23"/>
          <w:szCs w:val="23"/>
          <w:lang w:eastAsia="en-IN"/>
        </w:rPr>
      </w:pPr>
      <w:proofErr w:type="gramStart"/>
      <w:ins w:id="241"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contrib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admin</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2" w:author="Unknown"/>
          <w:rFonts w:ascii="Courier New" w:eastAsia="Times New Roman" w:hAnsi="Courier New" w:cs="Courier New"/>
          <w:color w:val="000000"/>
          <w:sz w:val="23"/>
          <w:szCs w:val="23"/>
          <w:lang w:eastAsia="en-IN"/>
        </w:rPr>
      </w:pPr>
      <w:proofErr w:type="gramStart"/>
      <w:ins w:id="243" w:author="Unknown">
        <w:r w:rsidRPr="00EC2638">
          <w:rPr>
            <w:rFonts w:ascii="Courier New" w:eastAsia="Times New Roman" w:hAnsi="Courier New" w:cs="Courier New"/>
            <w:color w:val="000088"/>
            <w:sz w:val="23"/>
            <w:szCs w:val="23"/>
            <w:lang w:eastAsia="en-IN"/>
          </w:rPr>
          <w:lastRenderedPageBreak/>
          <w:t>from</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4"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5"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6" w:author="Unknown"/>
          <w:rFonts w:ascii="Courier New" w:eastAsia="Times New Roman" w:hAnsi="Courier New" w:cs="Courier New"/>
          <w:color w:val="000000"/>
          <w:sz w:val="23"/>
          <w:szCs w:val="23"/>
          <w:lang w:eastAsia="en-IN"/>
        </w:rPr>
      </w:pPr>
      <w:proofErr w:type="gramStart"/>
      <w:ins w:id="247" w:author="Unknown">
        <w:r w:rsidRPr="00EC2638">
          <w:rPr>
            <w:rFonts w:ascii="Courier New" w:eastAsia="Times New Roman" w:hAnsi="Courier New" w:cs="Courier New"/>
            <w:color w:val="000088"/>
            <w:sz w:val="23"/>
            <w:szCs w:val="23"/>
            <w:lang w:eastAsia="en-IN"/>
          </w:rPr>
          <w:t>class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ModelAdmin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8" w:author="Unknown"/>
          <w:rFonts w:ascii="Courier New" w:eastAsia="Times New Roman" w:hAnsi="Courier New" w:cs="Courier New"/>
          <w:color w:val="000000"/>
          <w:sz w:val="23"/>
          <w:szCs w:val="23"/>
          <w:lang w:eastAsia="en-IN"/>
        </w:rPr>
      </w:pPr>
      <w:ins w:id="249"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fields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"tutorial_title"</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0" w:author="Unknown"/>
          <w:rFonts w:ascii="Courier New" w:eastAsia="Times New Roman" w:hAnsi="Courier New" w:cs="Courier New"/>
          <w:color w:val="000000"/>
          <w:sz w:val="23"/>
          <w:szCs w:val="23"/>
          <w:lang w:eastAsia="en-IN"/>
        </w:rPr>
      </w:pPr>
      <w:ins w:id="25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"tutorial_published"</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2" w:author="Unknown"/>
          <w:rFonts w:ascii="Courier New" w:eastAsia="Times New Roman" w:hAnsi="Courier New" w:cs="Courier New"/>
          <w:color w:val="000000"/>
          <w:sz w:val="23"/>
          <w:szCs w:val="23"/>
          <w:lang w:eastAsia="en-IN"/>
        </w:rPr>
      </w:pPr>
      <w:ins w:id="25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"tutorial_content"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4"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5" w:author="Unknown"/>
          <w:rFonts w:ascii="Courier New" w:eastAsia="Times New Roman" w:hAnsi="Courier New" w:cs="Courier New"/>
          <w:sz w:val="23"/>
          <w:szCs w:val="23"/>
          <w:lang w:eastAsia="en-IN"/>
        </w:rPr>
      </w:pPr>
      <w:proofErr w:type="gramStart"/>
      <w:ins w:id="256" w:author="Unknown">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site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register</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TutorialAdmin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257" w:author="Unknown"/>
          <w:rFonts w:ascii="Roboto" w:eastAsia="Times New Roman" w:hAnsi="Roboto" w:cs="Times New Roman"/>
          <w:sz w:val="23"/>
          <w:szCs w:val="23"/>
          <w:lang w:eastAsia="en-IN"/>
        </w:rPr>
      </w:pPr>
      <w:ins w:id="258" w:author="Unknown">
        <w:r w:rsidRPr="00EC2638">
          <w:rPr>
            <w:rFonts w:ascii="Roboto" w:eastAsia="Times New Roman" w:hAnsi="Roboto" w:cs="Times New Roman"/>
            <w:sz w:val="23"/>
            <w:szCs w:val="23"/>
            <w:lang w:eastAsia="en-IN"/>
          </w:rPr>
          <w:t>Now, we have the same information here, but the order it is presented to us has changed. We could also comment out the </w:t>
        </w:r>
        <w:r w:rsidRPr="00EC2638">
          <w:rPr>
            <w:rFonts w:ascii="Courier New" w:eastAsia="Times New Roman" w:hAnsi="Courier New" w:cs="Courier New"/>
            <w:sz w:val="23"/>
            <w:szCs w:val="23"/>
            <w:lang w:eastAsia="en-IN"/>
          </w:rPr>
          <w:t>tutorial_published</w:t>
        </w:r>
        <w:r w:rsidRPr="00EC2638">
          <w:rPr>
            <w:rFonts w:ascii="Roboto" w:eastAsia="Times New Roman" w:hAnsi="Roboto" w:cs="Times New Roman"/>
            <w:sz w:val="23"/>
            <w:szCs w:val="23"/>
            <w:lang w:eastAsia="en-IN"/>
          </w:rPr>
          <w:t> part, like: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9" w:author="Unknown"/>
          <w:rFonts w:ascii="Courier New" w:eastAsia="Times New Roman" w:hAnsi="Courier New" w:cs="Courier New"/>
          <w:color w:val="000000"/>
          <w:sz w:val="23"/>
          <w:szCs w:val="23"/>
          <w:lang w:eastAsia="en-IN"/>
        </w:rPr>
      </w:pPr>
      <w:proofErr w:type="gramStart"/>
      <w:ins w:id="260"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contrib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admin</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1" w:author="Unknown"/>
          <w:rFonts w:ascii="Courier New" w:eastAsia="Times New Roman" w:hAnsi="Courier New" w:cs="Courier New"/>
          <w:color w:val="000000"/>
          <w:sz w:val="23"/>
          <w:szCs w:val="23"/>
          <w:lang w:eastAsia="en-IN"/>
        </w:rPr>
      </w:pPr>
      <w:proofErr w:type="gramStart"/>
      <w:ins w:id="262"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3"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4"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5" w:author="Unknown"/>
          <w:rFonts w:ascii="Courier New" w:eastAsia="Times New Roman" w:hAnsi="Courier New" w:cs="Courier New"/>
          <w:color w:val="000000"/>
          <w:sz w:val="23"/>
          <w:szCs w:val="23"/>
          <w:lang w:eastAsia="en-IN"/>
        </w:rPr>
      </w:pPr>
      <w:proofErr w:type="gramStart"/>
      <w:ins w:id="266" w:author="Unknown">
        <w:r w:rsidRPr="00EC2638">
          <w:rPr>
            <w:rFonts w:ascii="Courier New" w:eastAsia="Times New Roman" w:hAnsi="Courier New" w:cs="Courier New"/>
            <w:color w:val="000088"/>
            <w:sz w:val="23"/>
            <w:szCs w:val="23"/>
            <w:lang w:eastAsia="en-IN"/>
          </w:rPr>
          <w:t>class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ModelAdmin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7" w:author="Unknown"/>
          <w:rFonts w:ascii="Courier New" w:eastAsia="Times New Roman" w:hAnsi="Courier New" w:cs="Courier New"/>
          <w:color w:val="000000"/>
          <w:sz w:val="23"/>
          <w:szCs w:val="23"/>
          <w:lang w:eastAsia="en-IN"/>
        </w:rPr>
      </w:pPr>
      <w:ins w:id="268"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fields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"tutorial_title"</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9" w:author="Unknown"/>
          <w:rFonts w:ascii="Courier New" w:eastAsia="Times New Roman" w:hAnsi="Courier New" w:cs="Courier New"/>
          <w:color w:val="000000"/>
          <w:sz w:val="23"/>
          <w:szCs w:val="23"/>
          <w:lang w:eastAsia="en-IN"/>
        </w:rPr>
      </w:pPr>
      <w:ins w:id="270"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880000"/>
            <w:sz w:val="23"/>
            <w:szCs w:val="23"/>
            <w:lang w:eastAsia="en-IN"/>
          </w:rPr>
          <w:t>#"tutorial_published",</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1" w:author="Unknown"/>
          <w:rFonts w:ascii="Courier New" w:eastAsia="Times New Roman" w:hAnsi="Courier New" w:cs="Courier New"/>
          <w:color w:val="000000"/>
          <w:sz w:val="23"/>
          <w:szCs w:val="23"/>
          <w:lang w:eastAsia="en-IN"/>
        </w:rPr>
      </w:pPr>
      <w:ins w:id="272"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"tutorial_content"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3"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4" w:author="Unknown"/>
          <w:rFonts w:ascii="Courier New" w:eastAsia="Times New Roman" w:hAnsi="Courier New" w:cs="Courier New"/>
          <w:sz w:val="23"/>
          <w:szCs w:val="23"/>
          <w:lang w:eastAsia="en-IN"/>
        </w:rPr>
      </w:pPr>
      <w:proofErr w:type="gramStart"/>
      <w:ins w:id="275" w:author="Unknown">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site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register</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TutorialAdmin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276" w:author="Unknown"/>
          <w:rFonts w:ascii="Roboto" w:eastAsia="Times New Roman" w:hAnsi="Roboto" w:cs="Times New Roman"/>
          <w:sz w:val="23"/>
          <w:szCs w:val="23"/>
          <w:lang w:eastAsia="en-IN"/>
        </w:rPr>
      </w:pPr>
      <w:ins w:id="277" w:author="Unknown">
        <w:r w:rsidRPr="00EC2638">
          <w:rPr>
            <w:rFonts w:ascii="Roboto" w:eastAsia="Times New Roman" w:hAnsi="Roboto" w:cs="Times New Roman"/>
            <w:sz w:val="23"/>
            <w:szCs w:val="23"/>
            <w:lang w:eastAsia="en-IN"/>
          </w:rPr>
          <w:t>And then refresh admin to see that column is now gone. So you can register whatever you need, in whatever order you like.</w:t>
        </w:r>
      </w:ins>
    </w:p>
    <w:p w:rsidR="00EC2638" w:rsidRPr="00EC2638" w:rsidRDefault="00EC2638" w:rsidP="00EC2638">
      <w:pPr>
        <w:spacing w:before="100" w:beforeAutospacing="1" w:after="100" w:afterAutospacing="1" w:line="240" w:lineRule="auto"/>
        <w:rPr>
          <w:ins w:id="278" w:author="Unknown"/>
          <w:rFonts w:ascii="Roboto" w:eastAsia="Times New Roman" w:hAnsi="Roboto" w:cs="Times New Roman"/>
          <w:sz w:val="23"/>
          <w:szCs w:val="23"/>
          <w:lang w:eastAsia="en-IN"/>
        </w:rPr>
      </w:pPr>
      <w:ins w:id="279" w:author="Unknown">
        <w:r w:rsidRPr="00EC2638">
          <w:rPr>
            <w:rFonts w:ascii="Roboto" w:eastAsia="Times New Roman" w:hAnsi="Roboto" w:cs="Times New Roman"/>
            <w:sz w:val="23"/>
            <w:szCs w:val="23"/>
            <w:lang w:eastAsia="en-IN"/>
          </w:rPr>
          <w:t>Another option we have is to modify how things are grouped together for organization purposes. In our case right now, we really don't have too many columns where things are confusing just yet, but eventually you might. So you can organize things for example by doing:</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0" w:author="Unknown"/>
          <w:rFonts w:ascii="Courier New" w:eastAsia="Times New Roman" w:hAnsi="Courier New" w:cs="Courier New"/>
          <w:color w:val="000000"/>
          <w:sz w:val="23"/>
          <w:szCs w:val="23"/>
          <w:lang w:eastAsia="en-IN"/>
        </w:rPr>
      </w:pPr>
      <w:proofErr w:type="gramStart"/>
      <w:ins w:id="281"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contrib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admin</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2" w:author="Unknown"/>
          <w:rFonts w:ascii="Courier New" w:eastAsia="Times New Roman" w:hAnsi="Courier New" w:cs="Courier New"/>
          <w:color w:val="000000"/>
          <w:sz w:val="23"/>
          <w:szCs w:val="23"/>
          <w:lang w:eastAsia="en-IN"/>
        </w:rPr>
      </w:pPr>
      <w:proofErr w:type="gramStart"/>
      <w:ins w:id="283"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4"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5"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6" w:author="Unknown"/>
          <w:rFonts w:ascii="Courier New" w:eastAsia="Times New Roman" w:hAnsi="Courier New" w:cs="Courier New"/>
          <w:color w:val="000000"/>
          <w:sz w:val="23"/>
          <w:szCs w:val="23"/>
          <w:lang w:eastAsia="en-IN"/>
        </w:rPr>
      </w:pPr>
      <w:proofErr w:type="gramStart"/>
      <w:ins w:id="287" w:author="Unknown">
        <w:r w:rsidRPr="00EC2638">
          <w:rPr>
            <w:rFonts w:ascii="Courier New" w:eastAsia="Times New Roman" w:hAnsi="Courier New" w:cs="Courier New"/>
            <w:color w:val="000088"/>
            <w:sz w:val="23"/>
            <w:szCs w:val="23"/>
            <w:lang w:eastAsia="en-IN"/>
          </w:rPr>
          <w:t>class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ModelAdmin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8"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9" w:author="Unknown"/>
          <w:rFonts w:ascii="Courier New" w:eastAsia="Times New Roman" w:hAnsi="Courier New" w:cs="Courier New"/>
          <w:color w:val="000000"/>
          <w:sz w:val="23"/>
          <w:szCs w:val="23"/>
          <w:lang w:eastAsia="en-IN"/>
        </w:rPr>
      </w:pPr>
      <w:ins w:id="290"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fieldsets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1" w:author="Unknown"/>
          <w:rFonts w:ascii="Courier New" w:eastAsia="Times New Roman" w:hAnsi="Courier New" w:cs="Courier New"/>
          <w:color w:val="000000"/>
          <w:sz w:val="23"/>
          <w:szCs w:val="23"/>
          <w:lang w:eastAsia="en-IN"/>
        </w:rPr>
      </w:pPr>
      <w:ins w:id="292"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"Title/date"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'fields'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"tutorial_title"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"tutorial_published"</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3" w:author="Unknown"/>
          <w:rFonts w:ascii="Courier New" w:eastAsia="Times New Roman" w:hAnsi="Courier New" w:cs="Courier New"/>
          <w:color w:val="000000"/>
          <w:sz w:val="23"/>
          <w:szCs w:val="23"/>
          <w:lang w:eastAsia="en-IN"/>
        </w:rPr>
      </w:pPr>
      <w:ins w:id="294"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"Content"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"fields"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"tutorial_content"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5" w:author="Unknown"/>
          <w:rFonts w:ascii="Courier New" w:eastAsia="Times New Roman" w:hAnsi="Courier New" w:cs="Courier New"/>
          <w:color w:val="000000"/>
          <w:sz w:val="23"/>
          <w:szCs w:val="23"/>
          <w:lang w:eastAsia="en-IN"/>
        </w:rPr>
      </w:pPr>
      <w:ins w:id="296"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7"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8" w:author="Unknown"/>
          <w:rFonts w:ascii="Courier New" w:eastAsia="Times New Roman" w:hAnsi="Courier New" w:cs="Courier New"/>
          <w:sz w:val="23"/>
          <w:szCs w:val="23"/>
          <w:lang w:eastAsia="en-IN"/>
        </w:rPr>
      </w:pPr>
      <w:proofErr w:type="gramStart"/>
      <w:ins w:id="299" w:author="Unknown">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site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register</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TutorialAdmin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300" w:author="Unknown"/>
          <w:rFonts w:ascii="Roboto" w:eastAsia="Times New Roman" w:hAnsi="Roboto" w:cs="Times New Roman"/>
          <w:sz w:val="23"/>
          <w:szCs w:val="23"/>
          <w:lang w:eastAsia="en-IN"/>
        </w:rPr>
      </w:pPr>
      <w:ins w:id="301" w:author="Unknown">
        <w:r w:rsidRPr="00EC2638">
          <w:rPr>
            <w:rFonts w:ascii="Roboto" w:eastAsia="Times New Roman" w:hAnsi="Roboto" w:cs="Times New Roman"/>
            <w:sz w:val="23"/>
            <w:szCs w:val="23"/>
            <w:lang w:eastAsia="en-IN"/>
          </w:rPr>
          <w:t>One final thing I'd like to do is have the </w:t>
        </w:r>
        <w:r w:rsidRPr="00EC2638">
          <w:rPr>
            <w:rFonts w:ascii="Courier New" w:eastAsia="Times New Roman" w:hAnsi="Courier New" w:cs="Courier New"/>
            <w:sz w:val="23"/>
            <w:szCs w:val="23"/>
            <w:lang w:eastAsia="en-IN"/>
          </w:rPr>
          <w:t>tutorial_published</w:t>
        </w:r>
        <w:r w:rsidRPr="00EC2638">
          <w:rPr>
            <w:rFonts w:ascii="Roboto" w:eastAsia="Times New Roman" w:hAnsi="Roboto" w:cs="Times New Roman"/>
            <w:sz w:val="23"/>
            <w:szCs w:val="23"/>
            <w:lang w:eastAsia="en-IN"/>
          </w:rPr>
          <w:t> default to now. There may be times when I want to change the published date from now, but, most often, the published time will be whatever the current time is.</w:t>
        </w:r>
      </w:ins>
    </w:p>
    <w:p w:rsidR="00EC2638" w:rsidRPr="00EC2638" w:rsidRDefault="00EC2638" w:rsidP="00EC2638">
      <w:pPr>
        <w:spacing w:after="0" w:line="240" w:lineRule="auto"/>
        <w:rPr>
          <w:ins w:id="302" w:author="Unknown"/>
          <w:rFonts w:ascii="Times New Roman" w:eastAsia="Times New Roman" w:hAnsi="Times New Roman" w:cs="Times New Roman"/>
          <w:sz w:val="24"/>
          <w:szCs w:val="24"/>
          <w:lang w:eastAsia="en-IN"/>
        </w:rPr>
      </w:pPr>
      <w:ins w:id="303" w:author="Unknown">
        <w:r w:rsidRPr="00EC2638">
          <w:rPr>
            <w:rFonts w:ascii="Courier New" w:eastAsia="Times New Roman" w:hAnsi="Courier New" w:cs="Courier New"/>
            <w:sz w:val="23"/>
            <w:szCs w:val="23"/>
            <w:lang w:eastAsia="en-IN"/>
          </w:rPr>
          <w:t>mysite/main/admin.py</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04" w:author="Unknown"/>
          <w:rFonts w:ascii="Courier New" w:eastAsia="Times New Roman" w:hAnsi="Courier New" w:cs="Courier New"/>
          <w:sz w:val="23"/>
          <w:szCs w:val="23"/>
          <w:lang w:eastAsia="en-IN"/>
        </w:rPr>
      </w:pPr>
      <w:ins w:id="305" w:author="Unknown">
        <w:r w:rsidRPr="00EC2638">
          <w:rPr>
            <w:rFonts w:ascii="Courier New" w:eastAsia="Times New Roman" w:hAnsi="Courier New" w:cs="Courier New"/>
            <w:color w:val="000000"/>
            <w:sz w:val="23"/>
            <w:szCs w:val="23"/>
            <w:lang w:eastAsia="en-IN"/>
          </w:rPr>
          <w:lastRenderedPageBreak/>
          <w:t xml:space="preserve">tutorial_published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DateTimeField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8800"/>
            <w:sz w:val="23"/>
            <w:szCs w:val="23"/>
            <w:lang w:eastAsia="en-IN"/>
          </w:rPr>
          <w:t>'date published'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default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datetime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now</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306" w:author="Unknown"/>
          <w:rFonts w:ascii="Roboto" w:eastAsia="Times New Roman" w:hAnsi="Roboto" w:cs="Times New Roman"/>
          <w:sz w:val="23"/>
          <w:szCs w:val="23"/>
          <w:lang w:eastAsia="en-IN"/>
        </w:rPr>
      </w:pPr>
      <w:ins w:id="307" w:author="Unknown">
        <w:r w:rsidRPr="00EC2638">
          <w:rPr>
            <w:rFonts w:ascii="Roboto" w:eastAsia="Times New Roman" w:hAnsi="Roboto" w:cs="Times New Roman"/>
            <w:sz w:val="23"/>
            <w:szCs w:val="23"/>
            <w:lang w:eastAsia="en-IN"/>
          </w:rPr>
          <w:t>Full script: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08" w:author="Unknown"/>
          <w:rFonts w:ascii="Courier New" w:eastAsia="Times New Roman" w:hAnsi="Courier New" w:cs="Courier New"/>
          <w:color w:val="000000"/>
          <w:sz w:val="23"/>
          <w:szCs w:val="23"/>
          <w:lang w:eastAsia="en-IN"/>
        </w:rPr>
      </w:pPr>
      <w:proofErr w:type="gramStart"/>
      <w:ins w:id="309"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db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models</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0" w:author="Unknown"/>
          <w:rFonts w:ascii="Courier New" w:eastAsia="Times New Roman" w:hAnsi="Courier New" w:cs="Courier New"/>
          <w:color w:val="000000"/>
          <w:sz w:val="23"/>
          <w:szCs w:val="23"/>
          <w:lang w:eastAsia="en-IN"/>
        </w:rPr>
      </w:pPr>
      <w:proofErr w:type="gramStart"/>
      <w:ins w:id="311"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datetime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datetime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2"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3" w:author="Unknown"/>
          <w:rFonts w:ascii="Courier New" w:eastAsia="Times New Roman" w:hAnsi="Courier New" w:cs="Courier New"/>
          <w:color w:val="000000"/>
          <w:sz w:val="23"/>
          <w:szCs w:val="23"/>
          <w:lang w:eastAsia="en-IN"/>
        </w:rPr>
      </w:pPr>
      <w:proofErr w:type="gramStart"/>
      <w:ins w:id="314" w:author="Unknown">
        <w:r w:rsidRPr="00EC2638">
          <w:rPr>
            <w:rFonts w:ascii="Courier New" w:eastAsia="Times New Roman" w:hAnsi="Courier New" w:cs="Courier New"/>
            <w:color w:val="000088"/>
            <w:sz w:val="23"/>
            <w:szCs w:val="23"/>
            <w:lang w:eastAsia="en-IN"/>
          </w:rPr>
          <w:t>class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Model</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5" w:author="Unknown"/>
          <w:rFonts w:ascii="Courier New" w:eastAsia="Times New Roman" w:hAnsi="Courier New" w:cs="Courier New"/>
          <w:color w:val="000000"/>
          <w:sz w:val="23"/>
          <w:szCs w:val="23"/>
          <w:lang w:eastAsia="en-IN"/>
        </w:rPr>
      </w:pPr>
      <w:ins w:id="316" w:author="Unknown">
        <w:r w:rsidRPr="00EC2638">
          <w:rPr>
            <w:rFonts w:ascii="Courier New" w:eastAsia="Times New Roman" w:hAnsi="Courier New" w:cs="Courier New"/>
            <w:color w:val="000000"/>
            <w:sz w:val="23"/>
            <w:szCs w:val="23"/>
            <w:lang w:eastAsia="en-IN"/>
          </w:rPr>
          <w:t xml:space="preserve">    tutorial_title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CharField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0000"/>
            <w:sz w:val="23"/>
            <w:szCs w:val="23"/>
            <w:lang w:eastAsia="en-IN"/>
          </w:rPr>
          <w:t>max_length</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6666"/>
            <w:sz w:val="23"/>
            <w:szCs w:val="23"/>
            <w:lang w:eastAsia="en-IN"/>
          </w:rPr>
          <w:t>200</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7" w:author="Unknown"/>
          <w:rFonts w:ascii="Courier New" w:eastAsia="Times New Roman" w:hAnsi="Courier New" w:cs="Courier New"/>
          <w:color w:val="000000"/>
          <w:sz w:val="23"/>
          <w:szCs w:val="23"/>
          <w:lang w:eastAsia="en-IN"/>
        </w:rPr>
      </w:pPr>
      <w:ins w:id="318" w:author="Unknown">
        <w:r w:rsidRPr="00EC2638">
          <w:rPr>
            <w:rFonts w:ascii="Courier New" w:eastAsia="Times New Roman" w:hAnsi="Courier New" w:cs="Courier New"/>
            <w:color w:val="000000"/>
            <w:sz w:val="23"/>
            <w:szCs w:val="23"/>
            <w:lang w:eastAsia="en-IN"/>
          </w:rPr>
          <w:t xml:space="preserve">    tutorial_content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TextField</w:t>
        </w:r>
        <w:r w:rsidRPr="00EC2638">
          <w:rPr>
            <w:rFonts w:ascii="Courier New" w:eastAsia="Times New Roman" w:hAnsi="Courier New" w:cs="Courier New"/>
            <w:color w:val="666600"/>
            <w:sz w:val="23"/>
            <w:szCs w:val="23"/>
            <w:lang w:eastAsia="en-IN"/>
          </w:rPr>
          <w:t>()</w:t>
        </w:r>
        <w:proofErr w:type="gramEnd"/>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9" w:author="Unknown"/>
          <w:rFonts w:ascii="Courier New" w:eastAsia="Times New Roman" w:hAnsi="Courier New" w:cs="Courier New"/>
          <w:color w:val="000000"/>
          <w:sz w:val="23"/>
          <w:szCs w:val="23"/>
          <w:lang w:eastAsia="en-IN"/>
        </w:rPr>
      </w:pPr>
      <w:ins w:id="320" w:author="Unknown">
        <w:r w:rsidRPr="00EC2638">
          <w:rPr>
            <w:rFonts w:ascii="Courier New" w:eastAsia="Times New Roman" w:hAnsi="Courier New" w:cs="Courier New"/>
            <w:color w:val="000000"/>
            <w:sz w:val="23"/>
            <w:szCs w:val="23"/>
            <w:lang w:eastAsia="en-IN"/>
          </w:rPr>
          <w:t xml:space="preserve">    tutorial_published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DateTimeField</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8800"/>
            <w:sz w:val="23"/>
            <w:szCs w:val="23"/>
            <w:lang w:eastAsia="en-IN"/>
          </w:rPr>
          <w:t>'date published'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default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datetime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now</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1"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2" w:author="Unknown"/>
          <w:rFonts w:ascii="Courier New" w:eastAsia="Times New Roman" w:hAnsi="Courier New" w:cs="Courier New"/>
          <w:color w:val="000000"/>
          <w:sz w:val="23"/>
          <w:szCs w:val="23"/>
          <w:lang w:eastAsia="en-IN"/>
        </w:rPr>
      </w:pPr>
      <w:ins w:id="323"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def</w:t>
        </w:r>
        <w:proofErr w:type="gramEnd"/>
        <w:r w:rsidRPr="00EC2638">
          <w:rPr>
            <w:rFonts w:ascii="Courier New" w:eastAsia="Times New Roman" w:hAnsi="Courier New" w:cs="Courier New"/>
            <w:color w:val="000000"/>
            <w:sz w:val="23"/>
            <w:szCs w:val="23"/>
            <w:lang w:eastAsia="en-IN"/>
          </w:rPr>
          <w:t xml:space="preserve"> __str__</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self</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4" w:author="Unknown"/>
          <w:rFonts w:ascii="Courier New" w:eastAsia="Times New Roman" w:hAnsi="Courier New" w:cs="Courier New"/>
          <w:sz w:val="23"/>
          <w:szCs w:val="23"/>
          <w:lang w:eastAsia="en-IN"/>
        </w:rPr>
      </w:pPr>
      <w:ins w:id="325"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return</w:t>
        </w:r>
        <w:proofErr w:type="gramEnd"/>
        <w:r w:rsidRPr="00EC2638">
          <w:rPr>
            <w:rFonts w:ascii="Courier New" w:eastAsia="Times New Roman" w:hAnsi="Courier New" w:cs="Courier New"/>
            <w:color w:val="000000"/>
            <w:sz w:val="23"/>
            <w:szCs w:val="23"/>
            <w:lang w:eastAsia="en-IN"/>
          </w:rPr>
          <w:t xml:space="preserve"> self</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tutorial_title</w:t>
        </w:r>
      </w:ins>
    </w:p>
    <w:p w:rsidR="00EC2638" w:rsidRPr="00EC2638" w:rsidRDefault="00EC2638" w:rsidP="00EC2638">
      <w:pPr>
        <w:spacing w:before="100" w:beforeAutospacing="1" w:after="100" w:afterAutospacing="1" w:line="240" w:lineRule="auto"/>
        <w:rPr>
          <w:ins w:id="326" w:author="Unknown"/>
          <w:rFonts w:ascii="Roboto" w:eastAsia="Times New Roman" w:hAnsi="Roboto" w:cs="Times New Roman"/>
          <w:sz w:val="23"/>
          <w:szCs w:val="23"/>
          <w:lang w:eastAsia="en-IN"/>
        </w:rPr>
      </w:pPr>
      <w:ins w:id="327" w:author="Unknown">
        <w:r w:rsidRPr="00EC2638">
          <w:rPr>
            <w:rFonts w:ascii="Roboto" w:eastAsia="Times New Roman" w:hAnsi="Roboto" w:cs="Times New Roman"/>
            <w:sz w:val="23"/>
            <w:szCs w:val="23"/>
            <w:lang w:eastAsia="en-IN"/>
          </w:rPr>
          <w:t>Now, for new tutorials, the date published field is auto-filled to be the current date.</w:t>
        </w:r>
      </w:ins>
    </w:p>
    <w:p w:rsidR="00EC2638" w:rsidRPr="00EC2638" w:rsidRDefault="00EC2638" w:rsidP="00EC2638">
      <w:pPr>
        <w:spacing w:before="100" w:beforeAutospacing="1" w:after="100" w:afterAutospacing="1" w:line="240" w:lineRule="auto"/>
        <w:rPr>
          <w:ins w:id="328" w:author="Unknown"/>
          <w:rFonts w:ascii="Roboto" w:eastAsia="Times New Roman" w:hAnsi="Roboto" w:cs="Times New Roman"/>
          <w:sz w:val="23"/>
          <w:szCs w:val="23"/>
          <w:lang w:eastAsia="en-IN"/>
        </w:rPr>
      </w:pPr>
      <w:ins w:id="329" w:author="Unknown">
        <w:r w:rsidRPr="00EC2638">
          <w:rPr>
            <w:rFonts w:ascii="Roboto" w:eastAsia="Times New Roman" w:hAnsi="Roboto" w:cs="Times New Roman"/>
            <w:sz w:val="23"/>
            <w:szCs w:val="23"/>
            <w:lang w:eastAsia="en-IN"/>
          </w:rPr>
          <w:t>But wait, there's more!</w:t>
        </w:r>
      </w:ins>
    </w:p>
    <w:p w:rsidR="00EC2638" w:rsidRPr="00EC2638" w:rsidRDefault="00EC2638" w:rsidP="00EC2638">
      <w:pPr>
        <w:spacing w:before="100" w:beforeAutospacing="1" w:after="100" w:afterAutospacing="1" w:line="240" w:lineRule="auto"/>
        <w:rPr>
          <w:ins w:id="330" w:author="Unknown"/>
          <w:rFonts w:ascii="Roboto" w:eastAsia="Times New Roman" w:hAnsi="Roboto" w:cs="Times New Roman"/>
          <w:sz w:val="23"/>
          <w:szCs w:val="23"/>
          <w:lang w:eastAsia="en-IN"/>
        </w:rPr>
      </w:pPr>
      <w:ins w:id="331" w:author="Unknown">
        <w:r w:rsidRPr="00EC2638">
          <w:rPr>
            <w:rFonts w:ascii="Roboto" w:eastAsia="Times New Roman" w:hAnsi="Roboto" w:cs="Times New Roman"/>
            <w:sz w:val="23"/>
            <w:szCs w:val="23"/>
            <w:lang w:eastAsia="en-IN"/>
          </w:rPr>
          <w:t>Remember what I was saying about Django being a collection of apps and part of what makes the abstraction that Django forces upon you awesome is that apps are highly modular? Let's see just how easy that can really be.</w:t>
        </w:r>
      </w:ins>
    </w:p>
    <w:p w:rsidR="00EC2638" w:rsidRPr="00EC2638" w:rsidRDefault="00EC2638" w:rsidP="00EC2638">
      <w:pPr>
        <w:spacing w:before="100" w:beforeAutospacing="1" w:after="100" w:afterAutospacing="1" w:line="240" w:lineRule="auto"/>
        <w:rPr>
          <w:ins w:id="332" w:author="Unknown"/>
          <w:rFonts w:ascii="Roboto" w:eastAsia="Times New Roman" w:hAnsi="Roboto" w:cs="Times New Roman"/>
          <w:sz w:val="23"/>
          <w:szCs w:val="23"/>
          <w:lang w:eastAsia="en-IN"/>
        </w:rPr>
      </w:pPr>
      <w:ins w:id="333" w:author="Unknown">
        <w:r w:rsidRPr="00EC2638">
          <w:rPr>
            <w:rFonts w:ascii="Roboto" w:eastAsia="Times New Roman" w:hAnsi="Roboto" w:cs="Times New Roman"/>
            <w:sz w:val="23"/>
            <w:szCs w:val="23"/>
            <w:lang w:eastAsia="en-IN"/>
          </w:rPr>
          <w:t>One thing my tutorials desperately could use is an editor, not really just some text field. I can write HTML in here, sure, but that would be rather tedious, especially if I made some typo and then I wouldn't see it until I push to publish it! Instead, I would like a WYSIWYG (what you see is what you get) editor. Luckily many of these exist within the Django ecosystem. The one I will make use of is a branch off of TinyMCE. To get it, we just need to do:</w:t>
        </w:r>
      </w:ins>
    </w:p>
    <w:p w:rsidR="00EC2638" w:rsidRPr="00EC2638" w:rsidRDefault="00EC2638" w:rsidP="00EC2638">
      <w:pPr>
        <w:spacing w:before="100" w:beforeAutospacing="1" w:after="100" w:afterAutospacing="1" w:line="240" w:lineRule="auto"/>
        <w:rPr>
          <w:ins w:id="334" w:author="Unknown"/>
          <w:rFonts w:ascii="Roboto" w:eastAsia="Times New Roman" w:hAnsi="Roboto" w:cs="Times New Roman"/>
          <w:sz w:val="23"/>
          <w:szCs w:val="23"/>
          <w:lang w:eastAsia="en-IN"/>
        </w:rPr>
      </w:pPr>
      <w:ins w:id="335" w:author="Unknown">
        <w:r w:rsidRPr="00EC2638">
          <w:rPr>
            <w:rFonts w:ascii="Courier New" w:eastAsia="Times New Roman" w:hAnsi="Courier New" w:cs="Courier New"/>
            <w:sz w:val="23"/>
            <w:szCs w:val="23"/>
            <w:lang w:eastAsia="en-IN"/>
          </w:rPr>
          <w:t>python3 -m pip install django-tinymce4-lite</w:t>
        </w:r>
        <w:r w:rsidRPr="00EC2638">
          <w:rPr>
            <w:rFonts w:ascii="Roboto" w:eastAsia="Times New Roman" w:hAnsi="Roboto" w:cs="Times New Roman"/>
            <w:sz w:val="23"/>
            <w:szCs w:val="23"/>
            <w:lang w:eastAsia="en-IN"/>
          </w:rPr>
          <w:t>.</w:t>
        </w:r>
      </w:ins>
    </w:p>
    <w:p w:rsidR="00EC2638" w:rsidRPr="00EC2638" w:rsidRDefault="00EC2638" w:rsidP="00EC2638">
      <w:pPr>
        <w:spacing w:before="100" w:beforeAutospacing="1" w:after="100" w:afterAutospacing="1" w:line="240" w:lineRule="auto"/>
        <w:rPr>
          <w:ins w:id="336" w:author="Unknown"/>
          <w:rFonts w:ascii="Roboto" w:eastAsia="Times New Roman" w:hAnsi="Roboto" w:cs="Times New Roman"/>
          <w:sz w:val="23"/>
          <w:szCs w:val="23"/>
          <w:lang w:eastAsia="en-IN"/>
        </w:rPr>
      </w:pPr>
      <w:ins w:id="337" w:author="Unknown">
        <w:r w:rsidRPr="00EC2638">
          <w:rPr>
            <w:rFonts w:ascii="Roboto" w:eastAsia="Times New Roman" w:hAnsi="Roboto" w:cs="Times New Roman"/>
            <w:sz w:val="23"/>
            <w:szCs w:val="23"/>
            <w:lang w:eastAsia="en-IN"/>
          </w:rPr>
          <w:t>Now this is an app, so we need to add it to our </w:t>
        </w:r>
        <w:r w:rsidRPr="00EC2638">
          <w:rPr>
            <w:rFonts w:ascii="Courier New" w:eastAsia="Times New Roman" w:hAnsi="Courier New" w:cs="Courier New"/>
            <w:sz w:val="23"/>
            <w:szCs w:val="23"/>
            <w:lang w:eastAsia="en-IN"/>
          </w:rPr>
          <w:t>INSTALLED_APPS</w:t>
        </w:r>
        <w:r w:rsidRPr="00EC2638">
          <w:rPr>
            <w:rFonts w:ascii="Roboto" w:eastAsia="Times New Roman" w:hAnsi="Roboto" w:cs="Times New Roman"/>
            <w:sz w:val="23"/>
            <w:szCs w:val="23"/>
            <w:lang w:eastAsia="en-IN"/>
          </w:rPr>
          <w:t> in the </w:t>
        </w:r>
        <w:r w:rsidRPr="00EC2638">
          <w:rPr>
            <w:rFonts w:ascii="Courier New" w:eastAsia="Times New Roman" w:hAnsi="Courier New" w:cs="Courier New"/>
            <w:sz w:val="23"/>
            <w:szCs w:val="23"/>
            <w:lang w:eastAsia="en-IN"/>
          </w:rPr>
          <w:t>mysite/mysite/settings.py</w:t>
        </w:r>
        <w:r w:rsidRPr="00EC2638">
          <w:rPr>
            <w:rFonts w:ascii="Roboto" w:eastAsia="Times New Roman" w:hAnsi="Roboto" w:cs="Times New Roman"/>
            <w:sz w:val="23"/>
            <w:szCs w:val="23"/>
            <w:lang w:eastAsia="en-IN"/>
          </w:rPr>
          <w:t> file: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38" w:author="Unknown"/>
          <w:rFonts w:ascii="Courier New" w:eastAsia="Times New Roman" w:hAnsi="Courier New" w:cs="Courier New"/>
          <w:color w:val="000000"/>
          <w:sz w:val="23"/>
          <w:szCs w:val="23"/>
          <w:lang w:eastAsia="en-IN"/>
        </w:rPr>
      </w:pPr>
      <w:ins w:id="339" w:author="Unknown">
        <w:r w:rsidRPr="00EC2638">
          <w:rPr>
            <w:rFonts w:ascii="Courier New" w:eastAsia="Times New Roman" w:hAnsi="Courier New" w:cs="Courier New"/>
            <w:color w:val="000000"/>
            <w:sz w:val="23"/>
            <w:szCs w:val="23"/>
            <w:lang w:eastAsia="en-IN"/>
          </w:rPr>
          <w:t xml:space="preserve">INSTALLED_APPS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0" w:author="Unknown"/>
          <w:rFonts w:ascii="Courier New" w:eastAsia="Times New Roman" w:hAnsi="Courier New" w:cs="Courier New"/>
          <w:color w:val="000000"/>
          <w:sz w:val="23"/>
          <w:szCs w:val="23"/>
          <w:lang w:eastAsia="en-IN"/>
        </w:rPr>
      </w:pPr>
      <w:ins w:id="34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2" w:author="Unknown"/>
          <w:rFonts w:ascii="Courier New" w:eastAsia="Times New Roman" w:hAnsi="Courier New" w:cs="Courier New"/>
          <w:color w:val="000000"/>
          <w:sz w:val="23"/>
          <w:szCs w:val="23"/>
          <w:lang w:eastAsia="en-IN"/>
        </w:rPr>
      </w:pPr>
      <w:ins w:id="34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proofErr w:type="gramStart"/>
        <w:r w:rsidRPr="00EC2638">
          <w:rPr>
            <w:rFonts w:ascii="Courier New" w:eastAsia="Times New Roman" w:hAnsi="Courier New" w:cs="Courier New"/>
            <w:color w:val="008800"/>
            <w:sz w:val="23"/>
            <w:szCs w:val="23"/>
            <w:lang w:eastAsia="en-IN"/>
          </w:rPr>
          <w:t>tinymce</w:t>
        </w:r>
        <w:proofErr w:type="gramEnd"/>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4" w:author="Unknown"/>
          <w:rFonts w:ascii="Courier New" w:eastAsia="Times New Roman" w:hAnsi="Courier New" w:cs="Courier New"/>
          <w:color w:val="000000"/>
          <w:sz w:val="23"/>
          <w:szCs w:val="23"/>
          <w:lang w:eastAsia="en-IN"/>
        </w:rPr>
      </w:pPr>
      <w:ins w:id="34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6" w:author="Unknown"/>
          <w:rFonts w:ascii="Courier New" w:eastAsia="Times New Roman" w:hAnsi="Courier New" w:cs="Courier New"/>
          <w:sz w:val="23"/>
          <w:szCs w:val="23"/>
          <w:lang w:eastAsia="en-IN"/>
        </w:rPr>
      </w:pPr>
      <w:ins w:id="347" w:author="Unknown">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348" w:author="Unknown"/>
          <w:rFonts w:ascii="Roboto" w:eastAsia="Times New Roman" w:hAnsi="Roboto" w:cs="Times New Roman"/>
          <w:sz w:val="23"/>
          <w:szCs w:val="23"/>
          <w:lang w:eastAsia="en-IN"/>
        </w:rPr>
      </w:pPr>
      <w:ins w:id="349" w:author="Unknown">
        <w:r w:rsidRPr="00EC2638">
          <w:rPr>
            <w:rFonts w:ascii="Roboto" w:eastAsia="Times New Roman" w:hAnsi="Roboto" w:cs="Times New Roman"/>
            <w:sz w:val="23"/>
            <w:szCs w:val="23"/>
            <w:lang w:eastAsia="en-IN"/>
          </w:rPr>
          <w:t>Then, somewhere in the settings.py also add:</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0" w:author="Unknown"/>
          <w:rFonts w:ascii="Courier New" w:eastAsia="Times New Roman" w:hAnsi="Courier New" w:cs="Courier New"/>
          <w:color w:val="000000"/>
          <w:sz w:val="23"/>
          <w:szCs w:val="23"/>
          <w:lang w:eastAsia="en-IN"/>
        </w:rPr>
      </w:pPr>
      <w:ins w:id="351" w:author="Unknown">
        <w:r w:rsidRPr="00EC2638">
          <w:rPr>
            <w:rFonts w:ascii="Courier New" w:eastAsia="Times New Roman" w:hAnsi="Courier New" w:cs="Courier New"/>
            <w:color w:val="000000"/>
            <w:sz w:val="23"/>
            <w:szCs w:val="23"/>
            <w:lang w:eastAsia="en-IN"/>
          </w:rPr>
          <w:t xml:space="preserve">TINYMCE_DEFAULT_CONFIG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2" w:author="Unknown"/>
          <w:rFonts w:ascii="Courier New" w:eastAsia="Times New Roman" w:hAnsi="Courier New" w:cs="Courier New"/>
          <w:color w:val="000000"/>
          <w:sz w:val="23"/>
          <w:szCs w:val="23"/>
          <w:lang w:eastAsia="en-IN"/>
        </w:rPr>
      </w:pPr>
      <w:ins w:id="35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proofErr w:type="gramStart"/>
        <w:r w:rsidRPr="00EC2638">
          <w:rPr>
            <w:rFonts w:ascii="Courier New" w:eastAsia="Times New Roman" w:hAnsi="Courier New" w:cs="Courier New"/>
            <w:color w:val="008800"/>
            <w:sz w:val="23"/>
            <w:szCs w:val="23"/>
            <w:lang w:eastAsia="en-IN"/>
          </w:rPr>
          <w:t>height</w:t>
        </w:r>
        <w:proofErr w:type="gramEnd"/>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6666"/>
            <w:sz w:val="23"/>
            <w:szCs w:val="23"/>
            <w:lang w:eastAsia="en-IN"/>
          </w:rPr>
          <w:t>360</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4" w:author="Unknown"/>
          <w:rFonts w:ascii="Courier New" w:eastAsia="Times New Roman" w:hAnsi="Courier New" w:cs="Courier New"/>
          <w:color w:val="000000"/>
          <w:sz w:val="23"/>
          <w:szCs w:val="23"/>
          <w:lang w:eastAsia="en-IN"/>
        </w:rPr>
      </w:pPr>
      <w:ins w:id="35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proofErr w:type="gramStart"/>
        <w:r w:rsidRPr="00EC2638">
          <w:rPr>
            <w:rFonts w:ascii="Courier New" w:eastAsia="Times New Roman" w:hAnsi="Courier New" w:cs="Courier New"/>
            <w:color w:val="008800"/>
            <w:sz w:val="23"/>
            <w:szCs w:val="23"/>
            <w:lang w:eastAsia="en-IN"/>
          </w:rPr>
          <w:t>width</w:t>
        </w:r>
        <w:proofErr w:type="gramEnd"/>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6666"/>
            <w:sz w:val="23"/>
            <w:szCs w:val="23"/>
            <w:lang w:eastAsia="en-IN"/>
          </w:rPr>
          <w:t>1120</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6" w:author="Unknown"/>
          <w:rFonts w:ascii="Courier New" w:eastAsia="Times New Roman" w:hAnsi="Courier New" w:cs="Courier New"/>
          <w:color w:val="000000"/>
          <w:sz w:val="23"/>
          <w:szCs w:val="23"/>
          <w:lang w:eastAsia="en-IN"/>
        </w:rPr>
      </w:pPr>
      <w:ins w:id="35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'cleanup_on_startup'</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True</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8" w:author="Unknown"/>
          <w:rFonts w:ascii="Courier New" w:eastAsia="Times New Roman" w:hAnsi="Courier New" w:cs="Courier New"/>
          <w:color w:val="000000"/>
          <w:sz w:val="23"/>
          <w:szCs w:val="23"/>
          <w:lang w:eastAsia="en-IN"/>
        </w:rPr>
      </w:pPr>
      <w:ins w:id="359"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'custom_undo_redo_levels'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6666"/>
            <w:sz w:val="23"/>
            <w:szCs w:val="23"/>
            <w:lang w:eastAsia="en-IN"/>
          </w:rPr>
          <w:t>20</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0" w:author="Unknown"/>
          <w:rFonts w:ascii="Courier New" w:eastAsia="Times New Roman" w:hAnsi="Courier New" w:cs="Courier New"/>
          <w:color w:val="000000"/>
          <w:sz w:val="23"/>
          <w:szCs w:val="23"/>
          <w:lang w:eastAsia="en-IN"/>
        </w:rPr>
      </w:pPr>
      <w:ins w:id="36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proofErr w:type="gramStart"/>
        <w:r w:rsidRPr="00EC2638">
          <w:rPr>
            <w:rFonts w:ascii="Courier New" w:eastAsia="Times New Roman" w:hAnsi="Courier New" w:cs="Courier New"/>
            <w:color w:val="008800"/>
            <w:sz w:val="23"/>
            <w:szCs w:val="23"/>
            <w:lang w:eastAsia="en-IN"/>
          </w:rPr>
          <w:t>selector</w:t>
        </w:r>
        <w:proofErr w:type="gramEnd"/>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'textarea'</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2" w:author="Unknown"/>
          <w:rFonts w:ascii="Courier New" w:eastAsia="Times New Roman" w:hAnsi="Courier New" w:cs="Courier New"/>
          <w:color w:val="000000"/>
          <w:sz w:val="23"/>
          <w:szCs w:val="23"/>
          <w:lang w:eastAsia="en-IN"/>
        </w:rPr>
      </w:pPr>
      <w:ins w:id="363" w:author="Unknown">
        <w:r w:rsidRPr="00EC2638">
          <w:rPr>
            <w:rFonts w:ascii="Courier New" w:eastAsia="Times New Roman" w:hAnsi="Courier New" w:cs="Courier New"/>
            <w:color w:val="000000"/>
            <w:sz w:val="23"/>
            <w:szCs w:val="23"/>
            <w:lang w:eastAsia="en-IN"/>
          </w:rPr>
          <w:lastRenderedPageBreak/>
          <w:t xml:space="preserve">    </w:t>
        </w:r>
        <w:r w:rsidRPr="00EC2638">
          <w:rPr>
            <w:rFonts w:ascii="Courier New" w:eastAsia="Times New Roman" w:hAnsi="Courier New" w:cs="Courier New"/>
            <w:color w:val="008800"/>
            <w:sz w:val="23"/>
            <w:szCs w:val="23"/>
            <w:lang w:eastAsia="en-IN"/>
          </w:rPr>
          <w:t>'</w:t>
        </w:r>
        <w:proofErr w:type="gramStart"/>
        <w:r w:rsidRPr="00EC2638">
          <w:rPr>
            <w:rFonts w:ascii="Courier New" w:eastAsia="Times New Roman" w:hAnsi="Courier New" w:cs="Courier New"/>
            <w:color w:val="008800"/>
            <w:sz w:val="23"/>
            <w:szCs w:val="23"/>
            <w:lang w:eastAsia="en-IN"/>
          </w:rPr>
          <w:t>theme</w:t>
        </w:r>
        <w:proofErr w:type="gramEnd"/>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'modern'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4" w:author="Unknown"/>
          <w:rFonts w:ascii="Courier New" w:eastAsia="Times New Roman" w:hAnsi="Courier New" w:cs="Courier New"/>
          <w:color w:val="008800"/>
          <w:sz w:val="23"/>
          <w:szCs w:val="23"/>
          <w:lang w:eastAsia="en-IN"/>
        </w:rPr>
      </w:pPr>
      <w:ins w:id="36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'plugins'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6" w:author="Unknown"/>
          <w:rFonts w:ascii="Courier New" w:eastAsia="Times New Roman" w:hAnsi="Courier New" w:cs="Courier New"/>
          <w:color w:val="008800"/>
          <w:sz w:val="23"/>
          <w:szCs w:val="23"/>
          <w:lang w:eastAsia="en-IN"/>
        </w:rPr>
      </w:pPr>
      <w:ins w:id="367"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textcolor</w:t>
        </w:r>
        <w:proofErr w:type="gramEnd"/>
        <w:r w:rsidRPr="00EC2638">
          <w:rPr>
            <w:rFonts w:ascii="Courier New" w:eastAsia="Times New Roman" w:hAnsi="Courier New" w:cs="Courier New"/>
            <w:color w:val="008800"/>
            <w:sz w:val="23"/>
            <w:szCs w:val="23"/>
            <w:lang w:eastAsia="en-IN"/>
          </w:rPr>
          <w:t xml:space="preserve"> save link image media preview codesample contextmenu</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8" w:author="Unknown"/>
          <w:rFonts w:ascii="Courier New" w:eastAsia="Times New Roman" w:hAnsi="Courier New" w:cs="Courier New"/>
          <w:color w:val="008800"/>
          <w:sz w:val="23"/>
          <w:szCs w:val="23"/>
          <w:lang w:eastAsia="en-IN"/>
        </w:rPr>
      </w:pPr>
      <w:ins w:id="369"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table</w:t>
        </w:r>
        <w:proofErr w:type="gramEnd"/>
        <w:r w:rsidRPr="00EC2638">
          <w:rPr>
            <w:rFonts w:ascii="Courier New" w:eastAsia="Times New Roman" w:hAnsi="Courier New" w:cs="Courier New"/>
            <w:color w:val="008800"/>
            <w:sz w:val="23"/>
            <w:szCs w:val="23"/>
            <w:lang w:eastAsia="en-IN"/>
          </w:rPr>
          <w:t xml:space="preserve"> code lists fullscreen  insertdatetime  nonbreaking</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0" w:author="Unknown"/>
          <w:rFonts w:ascii="Courier New" w:eastAsia="Times New Roman" w:hAnsi="Courier New" w:cs="Courier New"/>
          <w:color w:val="008800"/>
          <w:sz w:val="23"/>
          <w:szCs w:val="23"/>
          <w:lang w:eastAsia="en-IN"/>
        </w:rPr>
      </w:pPr>
      <w:ins w:id="371"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contextmenu</w:t>
        </w:r>
        <w:proofErr w:type="gramEnd"/>
        <w:r w:rsidRPr="00EC2638">
          <w:rPr>
            <w:rFonts w:ascii="Courier New" w:eastAsia="Times New Roman" w:hAnsi="Courier New" w:cs="Courier New"/>
            <w:color w:val="008800"/>
            <w:sz w:val="23"/>
            <w:szCs w:val="23"/>
            <w:lang w:eastAsia="en-IN"/>
          </w:rPr>
          <w:t xml:space="preserve"> directionality searchreplace wordcount visualblocks</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2" w:author="Unknown"/>
          <w:rFonts w:ascii="Courier New" w:eastAsia="Times New Roman" w:hAnsi="Courier New" w:cs="Courier New"/>
          <w:color w:val="008800"/>
          <w:sz w:val="23"/>
          <w:szCs w:val="23"/>
          <w:lang w:eastAsia="en-IN"/>
        </w:rPr>
      </w:pPr>
      <w:ins w:id="373"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visualchars</w:t>
        </w:r>
        <w:proofErr w:type="gramEnd"/>
        <w:r w:rsidRPr="00EC2638">
          <w:rPr>
            <w:rFonts w:ascii="Courier New" w:eastAsia="Times New Roman" w:hAnsi="Courier New" w:cs="Courier New"/>
            <w:color w:val="008800"/>
            <w:sz w:val="23"/>
            <w:szCs w:val="23"/>
            <w:lang w:eastAsia="en-IN"/>
          </w:rPr>
          <w:t xml:space="preserve"> code fullscreen autolink lists  charmap print  hr</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4" w:author="Unknown"/>
          <w:rFonts w:ascii="Courier New" w:eastAsia="Times New Roman" w:hAnsi="Courier New" w:cs="Courier New"/>
          <w:color w:val="008800"/>
          <w:sz w:val="23"/>
          <w:szCs w:val="23"/>
          <w:lang w:eastAsia="en-IN"/>
        </w:rPr>
      </w:pPr>
      <w:ins w:id="375"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anchor</w:t>
        </w:r>
        <w:proofErr w:type="gramEnd"/>
        <w:r w:rsidRPr="00EC2638">
          <w:rPr>
            <w:rFonts w:ascii="Courier New" w:eastAsia="Times New Roman" w:hAnsi="Courier New" w:cs="Courier New"/>
            <w:color w:val="008800"/>
            <w:sz w:val="23"/>
            <w:szCs w:val="23"/>
            <w:lang w:eastAsia="en-IN"/>
          </w:rPr>
          <w:t xml:space="preserve"> pagebreak</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6" w:author="Unknown"/>
          <w:rFonts w:ascii="Courier New" w:eastAsia="Times New Roman" w:hAnsi="Courier New" w:cs="Courier New"/>
          <w:color w:val="000000"/>
          <w:sz w:val="23"/>
          <w:szCs w:val="23"/>
          <w:lang w:eastAsia="en-IN"/>
        </w:rPr>
      </w:pPr>
      <w:ins w:id="377" w:author="Unknown">
        <w:r w:rsidRPr="00EC2638">
          <w:rPr>
            <w:rFonts w:ascii="Courier New" w:eastAsia="Times New Roman" w:hAnsi="Courier New" w:cs="Courier New"/>
            <w:color w:val="0088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8" w:author="Unknown"/>
          <w:rFonts w:ascii="Courier New" w:eastAsia="Times New Roman" w:hAnsi="Courier New" w:cs="Courier New"/>
          <w:color w:val="008800"/>
          <w:sz w:val="23"/>
          <w:szCs w:val="23"/>
          <w:lang w:eastAsia="en-IN"/>
        </w:rPr>
      </w:pPr>
      <w:ins w:id="379"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'toolbar1'</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80" w:author="Unknown"/>
          <w:rFonts w:ascii="Courier New" w:eastAsia="Times New Roman" w:hAnsi="Courier New" w:cs="Courier New"/>
          <w:color w:val="008800"/>
          <w:sz w:val="23"/>
          <w:szCs w:val="23"/>
          <w:lang w:eastAsia="en-IN"/>
        </w:rPr>
      </w:pPr>
      <w:ins w:id="381"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fullscreen</w:t>
        </w:r>
        <w:proofErr w:type="gramEnd"/>
        <w:r w:rsidRPr="00EC2638">
          <w:rPr>
            <w:rFonts w:ascii="Courier New" w:eastAsia="Times New Roman" w:hAnsi="Courier New" w:cs="Courier New"/>
            <w:color w:val="008800"/>
            <w:sz w:val="23"/>
            <w:szCs w:val="23"/>
            <w:lang w:eastAsia="en-IN"/>
          </w:rPr>
          <w:t xml:space="preserve"> preview bold italic underline | fontselect,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82" w:author="Unknown"/>
          <w:rFonts w:ascii="Courier New" w:eastAsia="Times New Roman" w:hAnsi="Courier New" w:cs="Courier New"/>
          <w:color w:val="008800"/>
          <w:sz w:val="23"/>
          <w:szCs w:val="23"/>
          <w:lang w:eastAsia="en-IN"/>
        </w:rPr>
      </w:pPr>
      <w:ins w:id="383"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fontsizeselect  |</w:t>
        </w:r>
        <w:proofErr w:type="gramEnd"/>
        <w:r w:rsidRPr="00EC2638">
          <w:rPr>
            <w:rFonts w:ascii="Courier New" w:eastAsia="Times New Roman" w:hAnsi="Courier New" w:cs="Courier New"/>
            <w:color w:val="008800"/>
            <w:sz w:val="23"/>
            <w:szCs w:val="23"/>
            <w:lang w:eastAsia="en-IN"/>
          </w:rPr>
          <w:t xml:space="preserve"> forecolor backcolor | alignleft alignright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84" w:author="Unknown"/>
          <w:rFonts w:ascii="Courier New" w:eastAsia="Times New Roman" w:hAnsi="Courier New" w:cs="Courier New"/>
          <w:color w:val="008800"/>
          <w:sz w:val="23"/>
          <w:szCs w:val="23"/>
          <w:lang w:eastAsia="en-IN"/>
        </w:rPr>
      </w:pPr>
      <w:ins w:id="385"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aligncenter</w:t>
        </w:r>
        <w:proofErr w:type="gramEnd"/>
        <w:r w:rsidRPr="00EC2638">
          <w:rPr>
            <w:rFonts w:ascii="Courier New" w:eastAsia="Times New Roman" w:hAnsi="Courier New" w:cs="Courier New"/>
            <w:color w:val="008800"/>
            <w:sz w:val="23"/>
            <w:szCs w:val="23"/>
            <w:lang w:eastAsia="en-IN"/>
          </w:rPr>
          <w:t xml:space="preserve"> alignjustify | indent outdent | bullist numlist table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86" w:author="Unknown"/>
          <w:rFonts w:ascii="Courier New" w:eastAsia="Times New Roman" w:hAnsi="Courier New" w:cs="Courier New"/>
          <w:color w:val="008800"/>
          <w:sz w:val="23"/>
          <w:szCs w:val="23"/>
          <w:lang w:eastAsia="en-IN"/>
        </w:rPr>
      </w:pPr>
      <w:ins w:id="387" w:author="Unknown">
        <w:r w:rsidRPr="00EC2638">
          <w:rPr>
            <w:rFonts w:ascii="Courier New" w:eastAsia="Times New Roman" w:hAnsi="Courier New" w:cs="Courier New"/>
            <w:color w:val="008800"/>
            <w:sz w:val="23"/>
            <w:szCs w:val="23"/>
            <w:lang w:eastAsia="en-IN"/>
          </w:rPr>
          <w:t xml:space="preserve">            | </w:t>
        </w:r>
        <w:proofErr w:type="gramStart"/>
        <w:r w:rsidRPr="00EC2638">
          <w:rPr>
            <w:rFonts w:ascii="Courier New" w:eastAsia="Times New Roman" w:hAnsi="Courier New" w:cs="Courier New"/>
            <w:color w:val="008800"/>
            <w:sz w:val="23"/>
            <w:szCs w:val="23"/>
            <w:lang w:eastAsia="en-IN"/>
          </w:rPr>
          <w:t>link</w:t>
        </w:r>
        <w:proofErr w:type="gramEnd"/>
        <w:r w:rsidRPr="00EC2638">
          <w:rPr>
            <w:rFonts w:ascii="Courier New" w:eastAsia="Times New Roman" w:hAnsi="Courier New" w:cs="Courier New"/>
            <w:color w:val="008800"/>
            <w:sz w:val="23"/>
            <w:szCs w:val="23"/>
            <w:lang w:eastAsia="en-IN"/>
          </w:rPr>
          <w:t xml:space="preserve"> image media | codesample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88" w:author="Unknown"/>
          <w:rFonts w:ascii="Courier New" w:eastAsia="Times New Roman" w:hAnsi="Courier New" w:cs="Courier New"/>
          <w:color w:val="000000"/>
          <w:sz w:val="23"/>
          <w:szCs w:val="23"/>
          <w:lang w:eastAsia="en-IN"/>
        </w:rPr>
      </w:pPr>
      <w:ins w:id="389" w:author="Unknown">
        <w:r w:rsidRPr="00EC2638">
          <w:rPr>
            <w:rFonts w:ascii="Courier New" w:eastAsia="Times New Roman" w:hAnsi="Courier New" w:cs="Courier New"/>
            <w:color w:val="0088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90" w:author="Unknown"/>
          <w:rFonts w:ascii="Courier New" w:eastAsia="Times New Roman" w:hAnsi="Courier New" w:cs="Courier New"/>
          <w:color w:val="008800"/>
          <w:sz w:val="23"/>
          <w:szCs w:val="23"/>
          <w:lang w:eastAsia="en-IN"/>
        </w:rPr>
      </w:pPr>
      <w:ins w:id="39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'toolbar2'</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92" w:author="Unknown"/>
          <w:rFonts w:ascii="Courier New" w:eastAsia="Times New Roman" w:hAnsi="Courier New" w:cs="Courier New"/>
          <w:color w:val="008800"/>
          <w:sz w:val="23"/>
          <w:szCs w:val="23"/>
          <w:lang w:eastAsia="en-IN"/>
        </w:rPr>
      </w:pPr>
      <w:ins w:id="393"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visualblocks</w:t>
        </w:r>
        <w:proofErr w:type="gramEnd"/>
        <w:r w:rsidRPr="00EC2638">
          <w:rPr>
            <w:rFonts w:ascii="Courier New" w:eastAsia="Times New Roman" w:hAnsi="Courier New" w:cs="Courier New"/>
            <w:color w:val="008800"/>
            <w:sz w:val="23"/>
            <w:szCs w:val="23"/>
            <w:lang w:eastAsia="en-IN"/>
          </w:rPr>
          <w:t xml:space="preserve"> visualchars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94" w:author="Unknown"/>
          <w:rFonts w:ascii="Courier New" w:eastAsia="Times New Roman" w:hAnsi="Courier New" w:cs="Courier New"/>
          <w:color w:val="008800"/>
          <w:sz w:val="23"/>
          <w:szCs w:val="23"/>
          <w:lang w:eastAsia="en-IN"/>
        </w:rPr>
      </w:pPr>
      <w:ins w:id="395" w:author="Unknown">
        <w:r w:rsidRPr="00EC2638">
          <w:rPr>
            <w:rFonts w:ascii="Courier New" w:eastAsia="Times New Roman" w:hAnsi="Courier New" w:cs="Courier New"/>
            <w:color w:val="008800"/>
            <w:sz w:val="23"/>
            <w:szCs w:val="23"/>
            <w:lang w:eastAsia="en-IN"/>
          </w:rPr>
          <w:t xml:space="preserve">            </w:t>
        </w:r>
        <w:proofErr w:type="gramStart"/>
        <w:r w:rsidRPr="00EC2638">
          <w:rPr>
            <w:rFonts w:ascii="Courier New" w:eastAsia="Times New Roman" w:hAnsi="Courier New" w:cs="Courier New"/>
            <w:color w:val="008800"/>
            <w:sz w:val="23"/>
            <w:szCs w:val="23"/>
            <w:lang w:eastAsia="en-IN"/>
          </w:rPr>
          <w:t>charmap</w:t>
        </w:r>
        <w:proofErr w:type="gramEnd"/>
        <w:r w:rsidRPr="00EC2638">
          <w:rPr>
            <w:rFonts w:ascii="Courier New" w:eastAsia="Times New Roman" w:hAnsi="Courier New" w:cs="Courier New"/>
            <w:color w:val="008800"/>
            <w:sz w:val="23"/>
            <w:szCs w:val="23"/>
            <w:lang w:eastAsia="en-IN"/>
          </w:rPr>
          <w:t xml:space="preserve"> hr pagebreak nonbreaking anchor |  code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96" w:author="Unknown"/>
          <w:rFonts w:ascii="Courier New" w:eastAsia="Times New Roman" w:hAnsi="Courier New" w:cs="Courier New"/>
          <w:color w:val="000000"/>
          <w:sz w:val="23"/>
          <w:szCs w:val="23"/>
          <w:lang w:eastAsia="en-IN"/>
        </w:rPr>
      </w:pPr>
      <w:ins w:id="397" w:author="Unknown">
        <w:r w:rsidRPr="00EC2638">
          <w:rPr>
            <w:rFonts w:ascii="Courier New" w:eastAsia="Times New Roman" w:hAnsi="Courier New" w:cs="Courier New"/>
            <w:color w:val="0088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98" w:author="Unknown"/>
          <w:rFonts w:ascii="Courier New" w:eastAsia="Times New Roman" w:hAnsi="Courier New" w:cs="Courier New"/>
          <w:color w:val="000000"/>
          <w:sz w:val="23"/>
          <w:szCs w:val="23"/>
          <w:lang w:eastAsia="en-IN"/>
        </w:rPr>
      </w:pPr>
      <w:ins w:id="399"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proofErr w:type="gramStart"/>
        <w:r w:rsidRPr="00EC2638">
          <w:rPr>
            <w:rFonts w:ascii="Courier New" w:eastAsia="Times New Roman" w:hAnsi="Courier New" w:cs="Courier New"/>
            <w:color w:val="008800"/>
            <w:sz w:val="23"/>
            <w:szCs w:val="23"/>
            <w:lang w:eastAsia="en-IN"/>
          </w:rPr>
          <w:t>contextmenu</w:t>
        </w:r>
        <w:proofErr w:type="gramEnd"/>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'formats | link image'</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00" w:author="Unknown"/>
          <w:rFonts w:ascii="Courier New" w:eastAsia="Times New Roman" w:hAnsi="Courier New" w:cs="Courier New"/>
          <w:color w:val="000000"/>
          <w:sz w:val="23"/>
          <w:szCs w:val="23"/>
          <w:lang w:eastAsia="en-IN"/>
        </w:rPr>
      </w:pPr>
      <w:ins w:id="40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proofErr w:type="gramStart"/>
        <w:r w:rsidRPr="00EC2638">
          <w:rPr>
            <w:rFonts w:ascii="Courier New" w:eastAsia="Times New Roman" w:hAnsi="Courier New" w:cs="Courier New"/>
            <w:color w:val="008800"/>
            <w:sz w:val="23"/>
            <w:szCs w:val="23"/>
            <w:lang w:eastAsia="en-IN"/>
          </w:rPr>
          <w:t>menubar</w:t>
        </w:r>
        <w:proofErr w:type="gramEnd"/>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True</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02" w:author="Unknown"/>
          <w:rFonts w:ascii="Courier New" w:eastAsia="Times New Roman" w:hAnsi="Courier New" w:cs="Courier New"/>
          <w:color w:val="000000"/>
          <w:sz w:val="23"/>
          <w:szCs w:val="23"/>
          <w:lang w:eastAsia="en-IN"/>
        </w:rPr>
      </w:pPr>
      <w:ins w:id="40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w:t>
        </w:r>
        <w:proofErr w:type="gramStart"/>
        <w:r w:rsidRPr="00EC2638">
          <w:rPr>
            <w:rFonts w:ascii="Courier New" w:eastAsia="Times New Roman" w:hAnsi="Courier New" w:cs="Courier New"/>
            <w:color w:val="008800"/>
            <w:sz w:val="23"/>
            <w:szCs w:val="23"/>
            <w:lang w:eastAsia="en-IN"/>
          </w:rPr>
          <w:t>statusbar</w:t>
        </w:r>
        <w:proofErr w:type="gramEnd"/>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True</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04" w:author="Unknown"/>
          <w:rFonts w:ascii="Courier New" w:eastAsia="Times New Roman" w:hAnsi="Courier New" w:cs="Courier New"/>
          <w:sz w:val="23"/>
          <w:szCs w:val="23"/>
          <w:lang w:eastAsia="en-IN"/>
        </w:rPr>
      </w:pPr>
      <w:ins w:id="405"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406" w:author="Unknown"/>
          <w:rFonts w:ascii="Roboto" w:eastAsia="Times New Roman" w:hAnsi="Roboto" w:cs="Times New Roman"/>
          <w:sz w:val="23"/>
          <w:szCs w:val="23"/>
          <w:lang w:eastAsia="en-IN"/>
        </w:rPr>
      </w:pPr>
      <w:ins w:id="407" w:author="Unknown">
        <w:r w:rsidRPr="00EC2638">
          <w:rPr>
            <w:rFonts w:ascii="Roboto" w:eastAsia="Times New Roman" w:hAnsi="Roboto" w:cs="Times New Roman"/>
            <w:sz w:val="23"/>
            <w:szCs w:val="23"/>
            <w:lang w:eastAsia="en-IN"/>
          </w:rPr>
          <w:t>These are some configuration settings of what we might want to include. There are others you can add. See here for further configuration: </w:t>
        </w:r>
        <w:r w:rsidRPr="00EC2638">
          <w:rPr>
            <w:rFonts w:ascii="Roboto" w:eastAsia="Times New Roman" w:hAnsi="Roboto" w:cs="Times New Roman"/>
            <w:sz w:val="23"/>
            <w:szCs w:val="23"/>
            <w:lang w:eastAsia="en-IN"/>
          </w:rPr>
          <w:fldChar w:fldCharType="begin"/>
        </w:r>
        <w:r w:rsidRPr="00EC2638">
          <w:rPr>
            <w:rFonts w:ascii="Roboto" w:eastAsia="Times New Roman" w:hAnsi="Roboto" w:cs="Times New Roman"/>
            <w:sz w:val="23"/>
            <w:szCs w:val="23"/>
            <w:lang w:eastAsia="en-IN"/>
          </w:rPr>
          <w:instrText xml:space="preserve"> HYPERLINK "http://romanvm.github.io/django-tinymce4-lite/configuration.html" \t "blank" </w:instrText>
        </w:r>
        <w:r w:rsidRPr="00EC2638">
          <w:rPr>
            <w:rFonts w:ascii="Roboto" w:eastAsia="Times New Roman" w:hAnsi="Roboto" w:cs="Times New Roman"/>
            <w:sz w:val="23"/>
            <w:szCs w:val="23"/>
            <w:lang w:eastAsia="en-IN"/>
          </w:rPr>
          <w:fldChar w:fldCharType="separate"/>
        </w:r>
        <w:r w:rsidRPr="00EC2638">
          <w:rPr>
            <w:rFonts w:ascii="Roboto" w:eastAsia="Times New Roman" w:hAnsi="Roboto" w:cs="Times New Roman"/>
            <w:color w:val="039BE5"/>
            <w:sz w:val="23"/>
            <w:szCs w:val="23"/>
            <w:lang w:eastAsia="en-IN"/>
          </w:rPr>
          <w:t>TinyMCE4-lite configurations</w:t>
        </w:r>
        <w:r w:rsidRPr="00EC2638">
          <w:rPr>
            <w:rFonts w:ascii="Roboto" w:eastAsia="Times New Roman" w:hAnsi="Roboto" w:cs="Times New Roman"/>
            <w:sz w:val="23"/>
            <w:szCs w:val="23"/>
            <w:lang w:eastAsia="en-IN"/>
          </w:rPr>
          <w:fldChar w:fldCharType="end"/>
        </w:r>
      </w:ins>
    </w:p>
    <w:p w:rsidR="00EC2638" w:rsidRPr="00EC2638" w:rsidRDefault="00EC2638" w:rsidP="00EC2638">
      <w:pPr>
        <w:spacing w:before="100" w:beforeAutospacing="1" w:after="100" w:afterAutospacing="1" w:line="240" w:lineRule="auto"/>
        <w:rPr>
          <w:ins w:id="408" w:author="Unknown"/>
          <w:rFonts w:ascii="Roboto" w:eastAsia="Times New Roman" w:hAnsi="Roboto" w:cs="Times New Roman"/>
          <w:sz w:val="23"/>
          <w:szCs w:val="23"/>
          <w:lang w:eastAsia="en-IN"/>
        </w:rPr>
      </w:pPr>
      <w:ins w:id="409" w:author="Unknown">
        <w:r w:rsidRPr="00EC2638">
          <w:rPr>
            <w:rFonts w:ascii="Roboto" w:eastAsia="Times New Roman" w:hAnsi="Roboto" w:cs="Times New Roman"/>
            <w:sz w:val="23"/>
            <w:szCs w:val="23"/>
            <w:lang w:eastAsia="en-IN"/>
          </w:rPr>
          <w:t>Next, we need to add a pointer to the app so it can be referenced when we call it. To do this, let's now edit </w:t>
        </w:r>
        <w:r w:rsidRPr="00EC2638">
          <w:rPr>
            <w:rFonts w:ascii="Courier New" w:eastAsia="Times New Roman" w:hAnsi="Courier New" w:cs="Courier New"/>
            <w:sz w:val="23"/>
            <w:szCs w:val="23"/>
            <w:lang w:eastAsia="en-IN"/>
          </w:rPr>
          <w:t>mysite/mysite/urls.py</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10" w:author="Unknown"/>
          <w:rFonts w:ascii="Courier New" w:eastAsia="Times New Roman" w:hAnsi="Courier New" w:cs="Courier New"/>
          <w:color w:val="000000"/>
          <w:sz w:val="23"/>
          <w:szCs w:val="23"/>
          <w:lang w:eastAsia="en-IN"/>
        </w:rPr>
      </w:pPr>
      <w:proofErr w:type="gramStart"/>
      <w:ins w:id="411" w:author="Unknown">
        <w:r w:rsidRPr="00EC2638">
          <w:rPr>
            <w:rFonts w:ascii="Courier New" w:eastAsia="Times New Roman" w:hAnsi="Courier New" w:cs="Courier New"/>
            <w:color w:val="000000"/>
            <w:sz w:val="23"/>
            <w:szCs w:val="23"/>
            <w:lang w:eastAsia="en-IN"/>
          </w:rPr>
          <w:t>urlpatterns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patterns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12" w:author="Unknown"/>
          <w:rFonts w:ascii="Courier New" w:eastAsia="Times New Roman" w:hAnsi="Courier New" w:cs="Courier New"/>
          <w:color w:val="000000"/>
          <w:sz w:val="23"/>
          <w:szCs w:val="23"/>
          <w:lang w:eastAsia="en-IN"/>
        </w:rPr>
      </w:pPr>
      <w:ins w:id="41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14" w:author="Unknown"/>
          <w:rFonts w:ascii="Courier New" w:eastAsia="Times New Roman" w:hAnsi="Courier New" w:cs="Courier New"/>
          <w:color w:val="000000"/>
          <w:sz w:val="23"/>
          <w:szCs w:val="23"/>
          <w:lang w:eastAsia="en-IN"/>
        </w:rPr>
      </w:pPr>
      <w:ins w:id="415"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path</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008800"/>
            <w:sz w:val="23"/>
            <w:szCs w:val="23"/>
            <w:lang w:eastAsia="en-IN"/>
          </w:rPr>
          <w:t>'tinymce/'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include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'tinymce.urls'</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16" w:author="Unknown"/>
          <w:rFonts w:ascii="Courier New" w:eastAsia="Times New Roman" w:hAnsi="Courier New" w:cs="Courier New"/>
          <w:color w:val="000000"/>
          <w:sz w:val="23"/>
          <w:szCs w:val="23"/>
          <w:lang w:eastAsia="en-IN"/>
        </w:rPr>
      </w:pPr>
      <w:ins w:id="41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18" w:author="Unknown"/>
          <w:rFonts w:ascii="Courier New" w:eastAsia="Times New Roman" w:hAnsi="Courier New" w:cs="Courier New"/>
          <w:sz w:val="23"/>
          <w:szCs w:val="23"/>
          <w:lang w:eastAsia="en-IN"/>
        </w:rPr>
      </w:pPr>
      <w:ins w:id="419" w:author="Unknown">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420" w:author="Unknown"/>
          <w:rFonts w:ascii="Roboto" w:eastAsia="Times New Roman" w:hAnsi="Roboto" w:cs="Times New Roman"/>
          <w:sz w:val="23"/>
          <w:szCs w:val="23"/>
          <w:lang w:eastAsia="en-IN"/>
        </w:rPr>
      </w:pPr>
      <w:ins w:id="421" w:author="Unknown">
        <w:r w:rsidRPr="00EC2638">
          <w:rPr>
            <w:rFonts w:ascii="Roboto" w:eastAsia="Times New Roman" w:hAnsi="Roboto" w:cs="Times New Roman"/>
            <w:sz w:val="23"/>
            <w:szCs w:val="23"/>
            <w:lang w:eastAsia="en-IN"/>
          </w:rPr>
          <w:t>Finally, we just need to make use of TinyMCE where we want it. To do this, we need to override a form to use our TinyMCE widget. In this case, it's not just any form, however, we want to use it within the admin page. To do this, go back into our </w:t>
        </w:r>
        <w:r w:rsidRPr="00EC2638">
          <w:rPr>
            <w:rFonts w:ascii="Courier New" w:eastAsia="Times New Roman" w:hAnsi="Courier New" w:cs="Courier New"/>
            <w:sz w:val="23"/>
            <w:szCs w:val="23"/>
            <w:lang w:eastAsia="en-IN"/>
          </w:rPr>
          <w:t>mysite/main/admin.py</w:t>
        </w:r>
        <w:r w:rsidRPr="00EC2638">
          <w:rPr>
            <w:rFonts w:ascii="Roboto" w:eastAsia="Times New Roman" w:hAnsi="Roboto" w:cs="Times New Roman"/>
            <w:sz w:val="23"/>
            <w:szCs w:val="23"/>
            <w:lang w:eastAsia="en-IN"/>
          </w:rPr>
          <w:t> file, and add the follwowing imports:</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22" w:author="Unknown"/>
          <w:rFonts w:ascii="Courier New" w:eastAsia="Times New Roman" w:hAnsi="Courier New" w:cs="Courier New"/>
          <w:color w:val="000000"/>
          <w:sz w:val="23"/>
          <w:szCs w:val="23"/>
          <w:lang w:eastAsia="en-IN"/>
        </w:rPr>
      </w:pPr>
      <w:proofErr w:type="gramStart"/>
      <w:ins w:id="423"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tinymce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widgets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TinyMCE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24" w:author="Unknown"/>
          <w:rFonts w:ascii="Courier New" w:eastAsia="Times New Roman" w:hAnsi="Courier New" w:cs="Courier New"/>
          <w:sz w:val="23"/>
          <w:szCs w:val="23"/>
          <w:lang w:eastAsia="en-IN"/>
        </w:rPr>
      </w:pPr>
      <w:proofErr w:type="gramStart"/>
      <w:ins w:id="425"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db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models</w:t>
        </w:r>
      </w:ins>
    </w:p>
    <w:p w:rsidR="00EC2638" w:rsidRPr="00EC2638" w:rsidRDefault="00EC2638" w:rsidP="00EC2638">
      <w:pPr>
        <w:spacing w:before="100" w:beforeAutospacing="1" w:after="100" w:afterAutospacing="1" w:line="240" w:lineRule="auto"/>
        <w:rPr>
          <w:ins w:id="426" w:author="Unknown"/>
          <w:rFonts w:ascii="Roboto" w:eastAsia="Times New Roman" w:hAnsi="Roboto" w:cs="Times New Roman"/>
          <w:sz w:val="23"/>
          <w:szCs w:val="23"/>
          <w:lang w:eastAsia="en-IN"/>
        </w:rPr>
      </w:pPr>
      <w:ins w:id="427" w:author="Unknown">
        <w:r w:rsidRPr="00EC2638">
          <w:rPr>
            <w:rFonts w:ascii="Roboto" w:eastAsia="Times New Roman" w:hAnsi="Roboto" w:cs="Times New Roman"/>
            <w:sz w:val="23"/>
            <w:szCs w:val="23"/>
            <w:lang w:eastAsia="en-IN"/>
          </w:rPr>
          <w:lastRenderedPageBreak/>
          <w:t>The first is for our widget, the second is so we can override one of our </w:t>
        </w:r>
        <w:r w:rsidRPr="00EC2638">
          <w:rPr>
            <w:rFonts w:ascii="Courier New" w:eastAsia="Times New Roman" w:hAnsi="Courier New" w:cs="Courier New"/>
            <w:sz w:val="23"/>
            <w:szCs w:val="23"/>
            <w:lang w:eastAsia="en-IN"/>
          </w:rPr>
          <w:t>models</w:t>
        </w:r>
        <w:r w:rsidRPr="00EC2638">
          <w:rPr>
            <w:rFonts w:ascii="Roboto" w:eastAsia="Times New Roman" w:hAnsi="Roboto" w:cs="Times New Roman"/>
            <w:sz w:val="23"/>
            <w:szCs w:val="23"/>
            <w:lang w:eastAsia="en-IN"/>
          </w:rPr>
          <w:t> fields (the textfield). To do this, we'll add:</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28" w:author="Unknown"/>
          <w:rFonts w:ascii="Courier New" w:eastAsia="Times New Roman" w:hAnsi="Courier New" w:cs="Courier New"/>
          <w:color w:val="000000"/>
          <w:sz w:val="23"/>
          <w:szCs w:val="23"/>
          <w:lang w:eastAsia="en-IN"/>
        </w:rPr>
      </w:pPr>
      <w:ins w:id="429" w:author="Unknown">
        <w:r w:rsidRPr="00EC2638">
          <w:rPr>
            <w:rFonts w:ascii="Courier New" w:eastAsia="Times New Roman" w:hAnsi="Courier New" w:cs="Courier New"/>
            <w:color w:val="000000"/>
            <w:sz w:val="23"/>
            <w:szCs w:val="23"/>
            <w:lang w:eastAsia="en-IN"/>
          </w:rPr>
          <w:t xml:space="preserve">    formfield_overrides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30" w:author="Unknown"/>
          <w:rFonts w:ascii="Courier New" w:eastAsia="Times New Roman" w:hAnsi="Courier New" w:cs="Courier New"/>
          <w:color w:val="000000"/>
          <w:sz w:val="23"/>
          <w:szCs w:val="23"/>
          <w:lang w:eastAsia="en-IN"/>
        </w:rPr>
      </w:pPr>
      <w:ins w:id="431" w:author="Unknown">
        <w:r w:rsidRPr="00EC2638">
          <w:rPr>
            <w:rFonts w:ascii="Courier New" w:eastAsia="Times New Roman" w:hAnsi="Courier New" w:cs="Courier New"/>
            <w:color w:val="000000"/>
            <w:sz w:val="23"/>
            <w:szCs w:val="23"/>
            <w:lang w:eastAsia="en-IN"/>
          </w:rPr>
          <w:t xml:space="preserve">        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TextField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'widget'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660066"/>
            <w:sz w:val="23"/>
            <w:szCs w:val="23"/>
            <w:lang w:eastAsia="en-IN"/>
          </w:rPr>
          <w:t>TinyMCE</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32" w:author="Unknown"/>
          <w:rFonts w:ascii="Courier New" w:eastAsia="Times New Roman" w:hAnsi="Courier New" w:cs="Courier New"/>
          <w:sz w:val="23"/>
          <w:szCs w:val="23"/>
          <w:lang w:eastAsia="en-IN"/>
        </w:rPr>
      </w:pPr>
      <w:ins w:id="43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434" w:author="Unknown"/>
          <w:rFonts w:ascii="Roboto" w:eastAsia="Times New Roman" w:hAnsi="Roboto" w:cs="Times New Roman"/>
          <w:sz w:val="23"/>
          <w:szCs w:val="23"/>
          <w:lang w:eastAsia="en-IN"/>
        </w:rPr>
      </w:pPr>
      <w:ins w:id="435" w:author="Unknown">
        <w:r w:rsidRPr="00EC2638">
          <w:rPr>
            <w:rFonts w:ascii="Roboto" w:eastAsia="Times New Roman" w:hAnsi="Roboto" w:cs="Times New Roman"/>
            <w:sz w:val="23"/>
            <w:szCs w:val="23"/>
            <w:lang w:eastAsia="en-IN"/>
          </w:rPr>
          <w:t>So the full script becomes:</w:t>
        </w:r>
      </w:ins>
    </w:p>
    <w:p w:rsidR="00EC2638" w:rsidRPr="00EC2638" w:rsidRDefault="00EC2638" w:rsidP="00EC2638">
      <w:pPr>
        <w:spacing w:after="0" w:line="240" w:lineRule="auto"/>
        <w:rPr>
          <w:ins w:id="436" w:author="Unknown"/>
          <w:rFonts w:ascii="Times New Roman" w:eastAsia="Times New Roman" w:hAnsi="Times New Roman" w:cs="Times New Roman"/>
          <w:sz w:val="24"/>
          <w:szCs w:val="24"/>
          <w:lang w:eastAsia="en-IN"/>
        </w:rPr>
      </w:pPr>
      <w:ins w:id="437" w:author="Unknown">
        <w:r w:rsidRPr="00EC2638">
          <w:rPr>
            <w:rFonts w:ascii="Courier New" w:eastAsia="Times New Roman" w:hAnsi="Courier New" w:cs="Courier New"/>
            <w:sz w:val="23"/>
            <w:szCs w:val="23"/>
            <w:lang w:eastAsia="en-IN"/>
          </w:rPr>
          <w:t>mysite/main/admin.py</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38" w:author="Unknown"/>
          <w:rFonts w:ascii="Courier New" w:eastAsia="Times New Roman" w:hAnsi="Courier New" w:cs="Courier New"/>
          <w:color w:val="000000"/>
          <w:sz w:val="23"/>
          <w:szCs w:val="23"/>
          <w:lang w:eastAsia="en-IN"/>
        </w:rPr>
      </w:pPr>
      <w:proofErr w:type="gramStart"/>
      <w:ins w:id="439"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contrib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admin</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40" w:author="Unknown"/>
          <w:rFonts w:ascii="Courier New" w:eastAsia="Times New Roman" w:hAnsi="Courier New" w:cs="Courier New"/>
          <w:color w:val="000000"/>
          <w:sz w:val="23"/>
          <w:szCs w:val="23"/>
          <w:lang w:eastAsia="en-IN"/>
        </w:rPr>
      </w:pPr>
      <w:proofErr w:type="gramStart"/>
      <w:ins w:id="441"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42"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43"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44" w:author="Unknown"/>
          <w:rFonts w:ascii="Courier New" w:eastAsia="Times New Roman" w:hAnsi="Courier New" w:cs="Courier New"/>
          <w:color w:val="000000"/>
          <w:sz w:val="23"/>
          <w:szCs w:val="23"/>
          <w:lang w:eastAsia="en-IN"/>
        </w:rPr>
      </w:pPr>
      <w:proofErr w:type="gramStart"/>
      <w:ins w:id="445" w:author="Unknown">
        <w:r w:rsidRPr="00EC2638">
          <w:rPr>
            <w:rFonts w:ascii="Courier New" w:eastAsia="Times New Roman" w:hAnsi="Courier New" w:cs="Courier New"/>
            <w:color w:val="000088"/>
            <w:sz w:val="23"/>
            <w:szCs w:val="23"/>
            <w:lang w:eastAsia="en-IN"/>
          </w:rPr>
          <w:t>class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ModelAdmin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46"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47" w:author="Unknown"/>
          <w:rFonts w:ascii="Courier New" w:eastAsia="Times New Roman" w:hAnsi="Courier New" w:cs="Courier New"/>
          <w:color w:val="000000"/>
          <w:sz w:val="23"/>
          <w:szCs w:val="23"/>
          <w:lang w:eastAsia="en-IN"/>
        </w:rPr>
      </w:pPr>
      <w:ins w:id="448"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fieldsets</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49" w:author="Unknown"/>
          <w:rFonts w:ascii="Courier New" w:eastAsia="Times New Roman" w:hAnsi="Courier New" w:cs="Courier New"/>
          <w:color w:val="000000"/>
          <w:sz w:val="23"/>
          <w:szCs w:val="23"/>
          <w:lang w:eastAsia="en-IN"/>
        </w:rPr>
      </w:pPr>
      <w:ins w:id="450"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"Title/date"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'fields'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"tutorial_title"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8800"/>
            <w:sz w:val="23"/>
            <w:szCs w:val="23"/>
            <w:lang w:eastAsia="en-IN"/>
          </w:rPr>
          <w:t>"tutorial_published"</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51" w:author="Unknown"/>
          <w:rFonts w:ascii="Courier New" w:eastAsia="Times New Roman" w:hAnsi="Courier New" w:cs="Courier New"/>
          <w:color w:val="000000"/>
          <w:sz w:val="23"/>
          <w:szCs w:val="23"/>
          <w:lang w:eastAsia="en-IN"/>
        </w:rPr>
      </w:pPr>
      <w:ins w:id="452"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"Content"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"fields"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"tutorial_content"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53" w:author="Unknown"/>
          <w:rFonts w:ascii="Courier New" w:eastAsia="Times New Roman" w:hAnsi="Courier New" w:cs="Courier New"/>
          <w:color w:val="000000"/>
          <w:sz w:val="23"/>
          <w:szCs w:val="23"/>
          <w:lang w:eastAsia="en-IN"/>
        </w:rPr>
      </w:pPr>
      <w:ins w:id="454"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55"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56" w:author="Unknown"/>
          <w:rFonts w:ascii="Courier New" w:eastAsia="Times New Roman" w:hAnsi="Courier New" w:cs="Courier New"/>
          <w:color w:val="000000"/>
          <w:sz w:val="23"/>
          <w:szCs w:val="23"/>
          <w:lang w:eastAsia="en-IN"/>
        </w:rPr>
      </w:pPr>
      <w:ins w:id="457" w:author="Unknown">
        <w:r w:rsidRPr="00EC2638">
          <w:rPr>
            <w:rFonts w:ascii="Courier New" w:eastAsia="Times New Roman" w:hAnsi="Courier New" w:cs="Courier New"/>
            <w:color w:val="000000"/>
            <w:sz w:val="23"/>
            <w:szCs w:val="23"/>
            <w:lang w:eastAsia="en-IN"/>
          </w:rPr>
          <w:t xml:space="preserve">    formfield_overrides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58" w:author="Unknown"/>
          <w:rFonts w:ascii="Courier New" w:eastAsia="Times New Roman" w:hAnsi="Courier New" w:cs="Courier New"/>
          <w:color w:val="000000"/>
          <w:sz w:val="23"/>
          <w:szCs w:val="23"/>
          <w:lang w:eastAsia="en-IN"/>
        </w:rPr>
      </w:pPr>
      <w:ins w:id="459" w:author="Unknown">
        <w:r w:rsidRPr="00EC2638">
          <w:rPr>
            <w:rFonts w:ascii="Courier New" w:eastAsia="Times New Roman" w:hAnsi="Courier New" w:cs="Courier New"/>
            <w:color w:val="000000"/>
            <w:sz w:val="23"/>
            <w:szCs w:val="23"/>
            <w:lang w:eastAsia="en-IN"/>
          </w:rPr>
          <w:t xml:space="preserve">        models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TextField</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'widget'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660066"/>
            <w:sz w:val="23"/>
            <w:szCs w:val="23"/>
            <w:lang w:eastAsia="en-IN"/>
          </w:rPr>
          <w:t>TinyMCE</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60" w:author="Unknown"/>
          <w:rFonts w:ascii="Courier New" w:eastAsia="Times New Roman" w:hAnsi="Courier New" w:cs="Courier New"/>
          <w:color w:val="000000"/>
          <w:sz w:val="23"/>
          <w:szCs w:val="23"/>
          <w:lang w:eastAsia="en-IN"/>
        </w:rPr>
      </w:pPr>
      <w:ins w:id="46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62"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63"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64" w:author="Unknown"/>
          <w:rFonts w:ascii="Courier New" w:eastAsia="Times New Roman" w:hAnsi="Courier New" w:cs="Courier New"/>
          <w:sz w:val="23"/>
          <w:szCs w:val="23"/>
          <w:lang w:eastAsia="en-IN"/>
        </w:rPr>
      </w:pPr>
      <w:proofErr w:type="gramStart"/>
      <w:ins w:id="465" w:author="Unknown">
        <w:r w:rsidRPr="00EC2638">
          <w:rPr>
            <w:rFonts w:ascii="Courier New" w:eastAsia="Times New Roman" w:hAnsi="Courier New" w:cs="Courier New"/>
            <w:color w:val="000000"/>
            <w:sz w:val="23"/>
            <w:szCs w:val="23"/>
            <w:lang w:eastAsia="en-IN"/>
          </w:rPr>
          <w:t>admin</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site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register</w:t>
        </w:r>
        <w:r w:rsidRPr="00EC2638">
          <w:rPr>
            <w:rFonts w:ascii="Courier New" w:eastAsia="Times New Roman" w:hAnsi="Courier New" w:cs="Courier New"/>
            <w:color w:val="666600"/>
            <w:sz w:val="23"/>
            <w:szCs w:val="23"/>
            <w:lang w:eastAsia="en-IN"/>
          </w:rPr>
          <w:t>(</w:t>
        </w:r>
        <w:proofErr w:type="gramEnd"/>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TutorialAdmin</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466" w:author="Unknown"/>
          <w:rFonts w:ascii="Roboto" w:eastAsia="Times New Roman" w:hAnsi="Roboto" w:cs="Times New Roman"/>
          <w:sz w:val="23"/>
          <w:szCs w:val="23"/>
          <w:lang w:eastAsia="en-IN"/>
        </w:rPr>
      </w:pPr>
      <w:ins w:id="467" w:author="Unknown">
        <w:r w:rsidRPr="00EC2638">
          <w:rPr>
            <w:rFonts w:ascii="Roboto" w:eastAsia="Times New Roman" w:hAnsi="Roboto" w:cs="Times New Roman"/>
            <w:sz w:val="23"/>
            <w:szCs w:val="23"/>
            <w:lang w:eastAsia="en-IN"/>
          </w:rPr>
          <w:t>Now, refresh </w:t>
        </w:r>
        <w:r w:rsidRPr="00EC2638">
          <w:rPr>
            <w:rFonts w:ascii="Courier New" w:eastAsia="Times New Roman" w:hAnsi="Courier New" w:cs="Courier New"/>
            <w:sz w:val="23"/>
            <w:szCs w:val="23"/>
            <w:lang w:eastAsia="en-IN"/>
          </w:rPr>
          <w:t>http://127.0.0.1:8000/admin/main/tutorial/add/</w:t>
        </w:r>
      </w:ins>
    </w:p>
    <w:p w:rsidR="00EC2638" w:rsidRPr="00EC2638" w:rsidRDefault="00EC2638" w:rsidP="00EC2638">
      <w:pPr>
        <w:spacing w:after="0" w:line="240" w:lineRule="auto"/>
        <w:rPr>
          <w:ins w:id="468"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2500" cy="2362200"/>
            <wp:effectExtent l="0" t="0" r="0" b="0"/>
            <wp:docPr id="6" name="Picture 6"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ython tutoria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62200"/>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ins w:id="469" w:author="Unknown"/>
          <w:rFonts w:ascii="Roboto" w:eastAsia="Times New Roman" w:hAnsi="Roboto" w:cs="Times New Roman"/>
          <w:sz w:val="23"/>
          <w:szCs w:val="23"/>
          <w:lang w:eastAsia="en-IN"/>
        </w:rPr>
      </w:pPr>
      <w:ins w:id="470" w:author="Unknown">
        <w:r w:rsidRPr="00EC2638">
          <w:rPr>
            <w:rFonts w:ascii="Roboto" w:eastAsia="Times New Roman" w:hAnsi="Roboto" w:cs="Times New Roman"/>
            <w:sz w:val="23"/>
            <w:szCs w:val="23"/>
            <w:lang w:eastAsia="en-IN"/>
          </w:rPr>
          <w:t>Awesome! So this editor allows us to more easily write HTML, insert code snippets...etc. We can also view the raw HTML and insert our own custom HTML as well if something we want doesn't exist in the editor.</w:t>
        </w:r>
      </w:ins>
    </w:p>
    <w:p w:rsidR="00EC2638" w:rsidRPr="00EC2638" w:rsidRDefault="00EC2638" w:rsidP="00EC2638">
      <w:pPr>
        <w:spacing w:before="100" w:beforeAutospacing="1" w:after="100" w:afterAutospacing="1" w:line="240" w:lineRule="auto"/>
        <w:rPr>
          <w:ins w:id="471" w:author="Unknown"/>
          <w:rFonts w:ascii="Roboto" w:eastAsia="Times New Roman" w:hAnsi="Roboto" w:cs="Times New Roman"/>
          <w:sz w:val="23"/>
          <w:szCs w:val="23"/>
          <w:lang w:eastAsia="en-IN"/>
        </w:rPr>
      </w:pPr>
      <w:ins w:id="472" w:author="Unknown">
        <w:r w:rsidRPr="00EC2638">
          <w:rPr>
            <w:rFonts w:ascii="Roboto" w:eastAsia="Times New Roman" w:hAnsi="Roboto" w:cs="Times New Roman"/>
            <w:sz w:val="23"/>
            <w:szCs w:val="23"/>
            <w:lang w:eastAsia="en-IN"/>
          </w:rPr>
          <w:lastRenderedPageBreak/>
          <w:t>While we're here, let's go ahead and add a quick tutorial with a code snippet just for kicks. Put whatever you want, give it a title, and save.</w:t>
        </w:r>
      </w:ins>
    </w:p>
    <w:p w:rsidR="00EC2638" w:rsidRPr="00EC2638" w:rsidRDefault="00EC2638" w:rsidP="00EC2638">
      <w:pPr>
        <w:spacing w:before="100" w:beforeAutospacing="1" w:after="100" w:afterAutospacing="1" w:line="240" w:lineRule="auto"/>
        <w:rPr>
          <w:ins w:id="473" w:author="Unknown"/>
          <w:rFonts w:ascii="Roboto" w:eastAsia="Times New Roman" w:hAnsi="Roboto" w:cs="Times New Roman"/>
          <w:sz w:val="23"/>
          <w:szCs w:val="23"/>
          <w:lang w:eastAsia="en-IN"/>
        </w:rPr>
      </w:pPr>
      <w:ins w:id="474" w:author="Unknown">
        <w:r w:rsidRPr="00EC2638">
          <w:rPr>
            <w:rFonts w:ascii="Roboto" w:eastAsia="Times New Roman" w:hAnsi="Roboto" w:cs="Times New Roman"/>
            <w:sz w:val="23"/>
            <w:szCs w:val="23"/>
            <w:lang w:eastAsia="en-IN"/>
          </w:rPr>
          <w:t>Let's now head back to our views to learn how our views can interact with our models, as well as how the Django templating works for displaying and working with python objects inside of HTML templates.</w:t>
        </w:r>
      </w:ins>
    </w:p>
    <w:p w:rsidR="00EC2638" w:rsidRDefault="00EC2638"/>
    <w:p w:rsidR="00EC2638" w:rsidRDefault="00EC2638"/>
    <w:p w:rsidR="00EC2638" w:rsidRDefault="00EC2638"/>
    <w:p w:rsidR="00EC2638" w:rsidRDefault="00EC2638"/>
    <w:p w:rsidR="00EC2638" w:rsidRDefault="00EC2638" w:rsidP="00EC2638">
      <w:pPr>
        <w:pStyle w:val="Heading2"/>
        <w:spacing w:line="881" w:lineRule="atLeast"/>
        <w:rPr>
          <w:rFonts w:ascii="Roboto" w:hAnsi="Roboto"/>
          <w:b w:val="0"/>
          <w:bCs w:val="0"/>
        </w:rPr>
      </w:pPr>
      <w:r>
        <w:rPr>
          <w:rFonts w:ascii="Roboto" w:hAnsi="Roboto"/>
          <w:b w:val="0"/>
          <w:bCs w:val="0"/>
        </w:rPr>
        <w:t>Views and Templates - Django Tutorial</w:t>
      </w:r>
    </w:p>
    <w:p w:rsidR="00EC2638" w:rsidRPr="00EC2638" w:rsidRDefault="00EC2638" w:rsidP="00EC2638">
      <w:pPr>
        <w:pStyle w:val="NormalWeb"/>
        <w:rPr>
          <w:rFonts w:ascii="Roboto" w:hAnsi="Roboto"/>
          <w:sz w:val="23"/>
          <w:szCs w:val="23"/>
        </w:rPr>
      </w:pPr>
      <w:r>
        <w:t xml:space="preserve">  </w:t>
      </w:r>
      <w:r w:rsidRPr="00EC2638">
        <w:rPr>
          <w:rFonts w:ascii="Roboto" w:hAnsi="Roboto"/>
          <w:sz w:val="23"/>
          <w:szCs w:val="23"/>
        </w:rPr>
        <w:t>Welcome to part 4 of the web development with Django and Python tutorial series, where we will be talking more in depth about views, interacting with models, and templating.</w:t>
      </w:r>
    </w:p>
    <w:p w:rsidR="00EC2638" w:rsidRPr="00EC2638" w:rsidRDefault="00EC2638" w:rsidP="00EC2638">
      <w:pPr>
        <w:spacing w:before="100" w:beforeAutospacing="1" w:after="100" w:afterAutospacing="1" w:line="240" w:lineRule="auto"/>
        <w:rPr>
          <w:rFonts w:ascii="Roboto" w:eastAsia="Times New Roman" w:hAnsi="Roboto" w:cs="Times New Roman"/>
          <w:sz w:val="23"/>
          <w:szCs w:val="23"/>
          <w:lang w:eastAsia="en-IN"/>
        </w:rPr>
      </w:pPr>
      <w:r w:rsidRPr="00EC2638">
        <w:rPr>
          <w:rFonts w:ascii="Roboto" w:eastAsia="Times New Roman" w:hAnsi="Roboto" w:cs="Times New Roman"/>
          <w:sz w:val="23"/>
          <w:szCs w:val="23"/>
          <w:lang w:eastAsia="en-IN"/>
        </w:rPr>
        <w:t>To begin here, let's head into </w:t>
      </w:r>
      <w:r w:rsidRPr="00EC2638">
        <w:rPr>
          <w:rFonts w:ascii="Courier New" w:eastAsia="Times New Roman" w:hAnsi="Courier New" w:cs="Courier New"/>
          <w:sz w:val="23"/>
          <w:szCs w:val="23"/>
          <w:lang w:eastAsia="en-IN"/>
        </w:rPr>
        <w:t>mysite/main/views.py</w:t>
      </w:r>
      <w:r w:rsidRPr="00EC2638">
        <w:rPr>
          <w:rFonts w:ascii="Roboto" w:eastAsia="Times New Roman" w:hAnsi="Roboto" w:cs="Times New Roman"/>
          <w:sz w:val="23"/>
          <w:szCs w:val="23"/>
          <w:lang w:eastAsia="en-IN"/>
        </w:rPr>
        <w:t> and change our </w:t>
      </w:r>
      <w:r w:rsidRPr="00EC2638">
        <w:rPr>
          <w:rFonts w:ascii="Courier New" w:eastAsia="Times New Roman" w:hAnsi="Courier New" w:cs="Courier New"/>
          <w:sz w:val="23"/>
          <w:szCs w:val="23"/>
          <w:lang w:eastAsia="en-IN"/>
        </w:rPr>
        <w:t>homepage</w:t>
      </w:r>
      <w:r w:rsidRPr="00EC2638">
        <w:rPr>
          <w:rFonts w:ascii="Roboto" w:eastAsia="Times New Roman" w:hAnsi="Roboto" w:cs="Times New Roman"/>
          <w:sz w:val="23"/>
          <w:szCs w:val="23"/>
          <w:lang w:eastAsia="en-IN"/>
        </w:rPr>
        <w:t> function to:</w:t>
      </w: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75" w:author="Unknown"/>
          <w:rFonts w:ascii="Courier New" w:eastAsia="Times New Roman" w:hAnsi="Courier New" w:cs="Courier New"/>
          <w:color w:val="000000"/>
          <w:sz w:val="23"/>
          <w:szCs w:val="23"/>
          <w:lang w:eastAsia="en-IN"/>
        </w:rPr>
      </w:pPr>
      <w:proofErr w:type="gramStart"/>
      <w:ins w:id="476" w:author="Unknown">
        <w:r w:rsidRPr="00EC2638">
          <w:rPr>
            <w:rFonts w:ascii="Courier New" w:eastAsia="Times New Roman" w:hAnsi="Courier New" w:cs="Courier New"/>
            <w:color w:val="000088"/>
            <w:sz w:val="23"/>
            <w:szCs w:val="23"/>
            <w:lang w:eastAsia="en-IN"/>
          </w:rPr>
          <w:t>def</w:t>
        </w:r>
        <w:proofErr w:type="gramEnd"/>
        <w:r w:rsidRPr="00EC2638">
          <w:rPr>
            <w:rFonts w:ascii="Courier New" w:eastAsia="Times New Roman" w:hAnsi="Courier New" w:cs="Courier New"/>
            <w:color w:val="000000"/>
            <w:sz w:val="23"/>
            <w:szCs w:val="23"/>
            <w:lang w:eastAsia="en-IN"/>
          </w:rPr>
          <w:t xml:space="preserve"> homepage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request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77" w:author="Unknown"/>
          <w:rFonts w:ascii="Courier New" w:eastAsia="Times New Roman" w:hAnsi="Courier New" w:cs="Courier New"/>
          <w:color w:val="000000"/>
          <w:sz w:val="23"/>
          <w:szCs w:val="23"/>
          <w:lang w:eastAsia="en-IN"/>
        </w:rPr>
      </w:pPr>
      <w:ins w:id="478"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return</w:t>
        </w:r>
        <w:proofErr w:type="gramEnd"/>
        <w:r w:rsidRPr="00EC2638">
          <w:rPr>
            <w:rFonts w:ascii="Courier New" w:eastAsia="Times New Roman" w:hAnsi="Courier New" w:cs="Courier New"/>
            <w:color w:val="000000"/>
            <w:sz w:val="23"/>
            <w:szCs w:val="23"/>
            <w:lang w:eastAsia="en-IN"/>
          </w:rPr>
          <w:t xml:space="preserve"> render</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request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request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79" w:author="Unknown"/>
          <w:rFonts w:ascii="Courier New" w:eastAsia="Times New Roman" w:hAnsi="Courier New" w:cs="Courier New"/>
          <w:color w:val="000000"/>
          <w:sz w:val="23"/>
          <w:szCs w:val="23"/>
          <w:lang w:eastAsia="en-IN"/>
        </w:rPr>
      </w:pPr>
      <w:ins w:id="480" w:author="Unknown">
        <w:r w:rsidRPr="00EC2638">
          <w:rPr>
            <w:rFonts w:ascii="Courier New" w:eastAsia="Times New Roman" w:hAnsi="Courier New" w:cs="Courier New"/>
            <w:color w:val="000000"/>
            <w:sz w:val="23"/>
            <w:szCs w:val="23"/>
            <w:lang w:eastAsia="en-IN"/>
          </w:rPr>
          <w:t xml:space="preserve">                  template_name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'main/home.html'</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81" w:author="Unknown"/>
          <w:rFonts w:ascii="Courier New" w:eastAsia="Times New Roman" w:hAnsi="Courier New" w:cs="Courier New"/>
          <w:sz w:val="23"/>
          <w:szCs w:val="23"/>
          <w:lang w:eastAsia="en-IN"/>
        </w:rPr>
      </w:pPr>
      <w:ins w:id="482"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00"/>
            <w:sz w:val="23"/>
            <w:szCs w:val="23"/>
            <w:lang w:eastAsia="en-IN"/>
          </w:rPr>
          <w:t>context</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objects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all</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483" w:author="Unknown"/>
          <w:rFonts w:ascii="Roboto" w:eastAsia="Times New Roman" w:hAnsi="Roboto" w:cs="Times New Roman"/>
          <w:sz w:val="23"/>
          <w:szCs w:val="23"/>
          <w:lang w:eastAsia="en-IN"/>
        </w:rPr>
      </w:pPr>
      <w:ins w:id="484" w:author="Unknown">
        <w:r w:rsidRPr="00EC2638">
          <w:rPr>
            <w:rFonts w:ascii="Roboto" w:eastAsia="Times New Roman" w:hAnsi="Roboto" w:cs="Times New Roman"/>
            <w:sz w:val="23"/>
            <w:szCs w:val="23"/>
            <w:lang w:eastAsia="en-IN"/>
          </w:rPr>
          <w:t>Here, we're using </w:t>
        </w:r>
        <w:r w:rsidRPr="00EC2638">
          <w:rPr>
            <w:rFonts w:ascii="Courier New" w:eastAsia="Times New Roman" w:hAnsi="Courier New" w:cs="Courier New"/>
            <w:sz w:val="23"/>
            <w:szCs w:val="23"/>
            <w:lang w:eastAsia="en-IN"/>
          </w:rPr>
          <w:t>render</w:t>
        </w:r>
        <w:r w:rsidRPr="00EC2638">
          <w:rPr>
            <w:rFonts w:ascii="Roboto" w:eastAsia="Times New Roman" w:hAnsi="Roboto" w:cs="Times New Roman"/>
            <w:sz w:val="23"/>
            <w:szCs w:val="23"/>
            <w:lang w:eastAsia="en-IN"/>
          </w:rPr>
          <w:t>, which will render an actual html file/template for us. It will also help us to pass Python objects to that template for us to work with. This will allow us to iterate over objects with loops, use if-statements...etc. To do this, we pass a dictionary where the </w:t>
        </w:r>
        <w:r w:rsidRPr="00EC2638">
          <w:rPr>
            <w:rFonts w:ascii="Courier New" w:eastAsia="Times New Roman" w:hAnsi="Courier New" w:cs="Courier New"/>
            <w:sz w:val="23"/>
            <w:szCs w:val="23"/>
            <w:lang w:eastAsia="en-IN"/>
          </w:rPr>
          <w:t>key</w:t>
        </w:r>
        <w:r w:rsidRPr="00EC2638">
          <w:rPr>
            <w:rFonts w:ascii="Roboto" w:eastAsia="Times New Roman" w:hAnsi="Roboto" w:cs="Times New Roman"/>
            <w:sz w:val="23"/>
            <w:szCs w:val="23"/>
            <w:lang w:eastAsia="en-IN"/>
          </w:rPr>
          <w:t> is the name of the variable which we will reference from within the template, and the </w:t>
        </w:r>
        <w:r w:rsidRPr="00EC2638">
          <w:rPr>
            <w:rFonts w:ascii="Courier New" w:eastAsia="Times New Roman" w:hAnsi="Courier New" w:cs="Courier New"/>
            <w:sz w:val="23"/>
            <w:szCs w:val="23"/>
            <w:lang w:eastAsia="en-IN"/>
          </w:rPr>
          <w:t>value</w:t>
        </w:r>
        <w:r w:rsidRPr="00EC2638">
          <w:rPr>
            <w:rFonts w:ascii="Roboto" w:eastAsia="Times New Roman" w:hAnsi="Roboto" w:cs="Times New Roman"/>
            <w:sz w:val="23"/>
            <w:szCs w:val="23"/>
            <w:lang w:eastAsia="en-IN"/>
          </w:rPr>
          <w:t> is the object it will represent. As you can see, we want to interact with our </w:t>
        </w:r>
        <w:r w:rsidRPr="00EC2638">
          <w:rPr>
            <w:rFonts w:ascii="Courier New" w:eastAsia="Times New Roman" w:hAnsi="Courier New" w:cs="Courier New"/>
            <w:sz w:val="23"/>
            <w:szCs w:val="23"/>
            <w:lang w:eastAsia="en-IN"/>
          </w:rPr>
          <w:t>Tutorial</w:t>
        </w:r>
        <w:r w:rsidRPr="00EC2638">
          <w:rPr>
            <w:rFonts w:ascii="Roboto" w:eastAsia="Times New Roman" w:hAnsi="Roboto" w:cs="Times New Roman"/>
            <w:sz w:val="23"/>
            <w:szCs w:val="23"/>
            <w:lang w:eastAsia="en-IN"/>
          </w:rPr>
          <w:t> model. To do this, we need to import it: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85" w:author="Unknown"/>
          <w:rFonts w:ascii="Courier New" w:eastAsia="Times New Roman" w:hAnsi="Courier New" w:cs="Courier New"/>
          <w:sz w:val="23"/>
          <w:szCs w:val="23"/>
          <w:lang w:eastAsia="en-IN"/>
        </w:rPr>
      </w:pPr>
      <w:proofErr w:type="gramStart"/>
      <w:ins w:id="486"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spacing w:before="100" w:beforeAutospacing="1" w:after="100" w:afterAutospacing="1" w:line="240" w:lineRule="auto"/>
        <w:rPr>
          <w:ins w:id="487" w:author="Unknown"/>
          <w:rFonts w:ascii="Roboto" w:eastAsia="Times New Roman" w:hAnsi="Roboto" w:cs="Times New Roman"/>
          <w:sz w:val="23"/>
          <w:szCs w:val="23"/>
          <w:lang w:eastAsia="en-IN"/>
        </w:rPr>
      </w:pPr>
      <w:ins w:id="488" w:author="Unknown">
        <w:r w:rsidRPr="00EC2638">
          <w:rPr>
            <w:rFonts w:ascii="Roboto" w:eastAsia="Times New Roman" w:hAnsi="Roboto" w:cs="Times New Roman"/>
            <w:sz w:val="23"/>
            <w:szCs w:val="23"/>
            <w:lang w:eastAsia="en-IN"/>
          </w:rPr>
          <w:t>The full script is now:</w:t>
        </w:r>
      </w:ins>
    </w:p>
    <w:p w:rsidR="00EC2638" w:rsidRPr="00EC2638" w:rsidRDefault="00EC2638" w:rsidP="00EC2638">
      <w:pPr>
        <w:spacing w:after="0" w:line="240" w:lineRule="auto"/>
        <w:rPr>
          <w:ins w:id="489" w:author="Unknown"/>
          <w:rFonts w:ascii="Times New Roman" w:eastAsia="Times New Roman" w:hAnsi="Times New Roman" w:cs="Times New Roman"/>
          <w:sz w:val="24"/>
          <w:szCs w:val="24"/>
          <w:lang w:eastAsia="en-IN"/>
        </w:rPr>
      </w:pPr>
      <w:ins w:id="490" w:author="Unknown">
        <w:r w:rsidRPr="00EC2638">
          <w:rPr>
            <w:rFonts w:ascii="Courier New" w:eastAsia="Times New Roman" w:hAnsi="Courier New" w:cs="Courier New"/>
            <w:sz w:val="23"/>
            <w:szCs w:val="23"/>
            <w:lang w:eastAsia="en-IN"/>
          </w:rPr>
          <w:t>mysite/main/views.py</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91" w:author="Unknown"/>
          <w:rFonts w:ascii="Courier New" w:eastAsia="Times New Roman" w:hAnsi="Courier New" w:cs="Courier New"/>
          <w:color w:val="000000"/>
          <w:sz w:val="23"/>
          <w:szCs w:val="23"/>
          <w:lang w:eastAsia="en-IN"/>
        </w:rPr>
      </w:pPr>
      <w:proofErr w:type="gramStart"/>
      <w:ins w:id="492"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shortcuts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render</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93" w:author="Unknown"/>
          <w:rFonts w:ascii="Courier New" w:eastAsia="Times New Roman" w:hAnsi="Courier New" w:cs="Courier New"/>
          <w:color w:val="000000"/>
          <w:sz w:val="23"/>
          <w:szCs w:val="23"/>
          <w:lang w:eastAsia="en-IN"/>
        </w:rPr>
      </w:pPr>
      <w:proofErr w:type="gramStart"/>
      <w:ins w:id="494"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django</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http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HttpResponse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95" w:author="Unknown"/>
          <w:rFonts w:ascii="Courier New" w:eastAsia="Times New Roman" w:hAnsi="Courier New" w:cs="Courier New"/>
          <w:color w:val="000000"/>
          <w:sz w:val="23"/>
          <w:szCs w:val="23"/>
          <w:lang w:eastAsia="en-IN"/>
        </w:rPr>
      </w:pPr>
      <w:proofErr w:type="gramStart"/>
      <w:ins w:id="496" w:author="Unknown">
        <w:r w:rsidRPr="00EC2638">
          <w:rPr>
            <w:rFonts w:ascii="Courier New" w:eastAsia="Times New Roman" w:hAnsi="Courier New" w:cs="Courier New"/>
            <w:color w:val="000088"/>
            <w:sz w:val="23"/>
            <w:szCs w:val="23"/>
            <w:lang w:eastAsia="en-IN"/>
          </w:rPr>
          <w:t>from</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models </w:t>
        </w:r>
        <w:r w:rsidRPr="00EC2638">
          <w:rPr>
            <w:rFonts w:ascii="Courier New" w:eastAsia="Times New Roman" w:hAnsi="Courier New" w:cs="Courier New"/>
            <w:color w:val="000088"/>
            <w:sz w:val="23"/>
            <w:szCs w:val="23"/>
            <w:lang w:eastAsia="en-IN"/>
          </w:rPr>
          <w:t>import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Tutorial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97"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98" w:author="Unknown"/>
          <w:rFonts w:ascii="Courier New" w:eastAsia="Times New Roman" w:hAnsi="Courier New" w:cs="Courier New"/>
          <w:color w:val="000000"/>
          <w:sz w:val="23"/>
          <w:szCs w:val="23"/>
          <w:lang w:eastAsia="en-IN"/>
        </w:rPr>
      </w:pPr>
      <w:ins w:id="499" w:author="Unknown">
        <w:r w:rsidRPr="00EC2638">
          <w:rPr>
            <w:rFonts w:ascii="Courier New" w:eastAsia="Times New Roman" w:hAnsi="Courier New" w:cs="Courier New"/>
            <w:color w:val="880000"/>
            <w:sz w:val="23"/>
            <w:szCs w:val="23"/>
            <w:lang w:eastAsia="en-IN"/>
          </w:rPr>
          <w:t># Create your views here.</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00" w:author="Unknown"/>
          <w:rFonts w:ascii="Courier New" w:eastAsia="Times New Roman" w:hAnsi="Courier New" w:cs="Courier New"/>
          <w:color w:val="000000"/>
          <w:sz w:val="23"/>
          <w:szCs w:val="23"/>
          <w:lang w:eastAsia="en-IN"/>
        </w:rPr>
      </w:pPr>
      <w:proofErr w:type="gramStart"/>
      <w:ins w:id="501" w:author="Unknown">
        <w:r w:rsidRPr="00EC2638">
          <w:rPr>
            <w:rFonts w:ascii="Courier New" w:eastAsia="Times New Roman" w:hAnsi="Courier New" w:cs="Courier New"/>
            <w:color w:val="000088"/>
            <w:sz w:val="23"/>
            <w:szCs w:val="23"/>
            <w:lang w:eastAsia="en-IN"/>
          </w:rPr>
          <w:t>def</w:t>
        </w:r>
        <w:proofErr w:type="gramEnd"/>
        <w:r w:rsidRPr="00EC2638">
          <w:rPr>
            <w:rFonts w:ascii="Courier New" w:eastAsia="Times New Roman" w:hAnsi="Courier New" w:cs="Courier New"/>
            <w:color w:val="000000"/>
            <w:sz w:val="23"/>
            <w:szCs w:val="23"/>
            <w:lang w:eastAsia="en-IN"/>
          </w:rPr>
          <w:t xml:space="preserve"> homepage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request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02" w:author="Unknown"/>
          <w:rFonts w:ascii="Courier New" w:eastAsia="Times New Roman" w:hAnsi="Courier New" w:cs="Courier New"/>
          <w:color w:val="000000"/>
          <w:sz w:val="23"/>
          <w:szCs w:val="23"/>
          <w:lang w:eastAsia="en-IN"/>
        </w:rPr>
      </w:pPr>
      <w:ins w:id="503" w:author="Unknown">
        <w:r w:rsidRPr="00EC2638">
          <w:rPr>
            <w:rFonts w:ascii="Courier New" w:eastAsia="Times New Roman" w:hAnsi="Courier New" w:cs="Courier New"/>
            <w:color w:val="000000"/>
            <w:sz w:val="23"/>
            <w:szCs w:val="23"/>
            <w:lang w:eastAsia="en-IN"/>
          </w:rPr>
          <w:t xml:space="preserve">    </w:t>
        </w:r>
        <w:proofErr w:type="gramStart"/>
        <w:r w:rsidRPr="00EC2638">
          <w:rPr>
            <w:rFonts w:ascii="Courier New" w:eastAsia="Times New Roman" w:hAnsi="Courier New" w:cs="Courier New"/>
            <w:color w:val="000088"/>
            <w:sz w:val="23"/>
            <w:szCs w:val="23"/>
            <w:lang w:eastAsia="en-IN"/>
          </w:rPr>
          <w:t>return</w:t>
        </w:r>
        <w:proofErr w:type="gramEnd"/>
        <w:r w:rsidRPr="00EC2638">
          <w:rPr>
            <w:rFonts w:ascii="Courier New" w:eastAsia="Times New Roman" w:hAnsi="Courier New" w:cs="Courier New"/>
            <w:color w:val="000000"/>
            <w:sz w:val="23"/>
            <w:szCs w:val="23"/>
            <w:lang w:eastAsia="en-IN"/>
          </w:rPr>
          <w:t xml:space="preserve"> render</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request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request</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04" w:author="Unknown"/>
          <w:rFonts w:ascii="Courier New" w:eastAsia="Times New Roman" w:hAnsi="Courier New" w:cs="Courier New"/>
          <w:color w:val="000000"/>
          <w:sz w:val="23"/>
          <w:szCs w:val="23"/>
          <w:lang w:eastAsia="en-IN"/>
        </w:rPr>
      </w:pPr>
      <w:ins w:id="505" w:author="Unknown">
        <w:r w:rsidRPr="00EC2638">
          <w:rPr>
            <w:rFonts w:ascii="Courier New" w:eastAsia="Times New Roman" w:hAnsi="Courier New" w:cs="Courier New"/>
            <w:color w:val="000000"/>
            <w:sz w:val="23"/>
            <w:szCs w:val="23"/>
            <w:lang w:eastAsia="en-IN"/>
          </w:rPr>
          <w:t xml:space="preserve">                  template_name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'main/home.html'</w:t>
        </w:r>
        <w:r w:rsidRPr="00EC2638">
          <w:rPr>
            <w:rFonts w:ascii="Courier New" w:eastAsia="Times New Roman" w:hAnsi="Courier New" w:cs="Courier New"/>
            <w:color w:val="666600"/>
            <w:sz w:val="23"/>
            <w:szCs w:val="23"/>
            <w:lang w:eastAsia="en-IN"/>
          </w:rPr>
          <w: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06" w:author="Unknown"/>
          <w:rFonts w:ascii="Courier New" w:eastAsia="Times New Roman" w:hAnsi="Courier New" w:cs="Courier New"/>
          <w:sz w:val="23"/>
          <w:szCs w:val="23"/>
          <w:lang w:eastAsia="en-IN"/>
        </w:rPr>
      </w:pPr>
      <w:ins w:id="507" w:author="Unknown">
        <w:r w:rsidRPr="00EC2638">
          <w:rPr>
            <w:rFonts w:ascii="Courier New" w:eastAsia="Times New Roman" w:hAnsi="Courier New" w:cs="Courier New"/>
            <w:color w:val="000000"/>
            <w:sz w:val="23"/>
            <w:szCs w:val="23"/>
            <w:lang w:eastAsia="en-IN"/>
          </w:rPr>
          <w:lastRenderedPageBreak/>
          <w:t xml:space="preserve">                  </w:t>
        </w:r>
        <w:proofErr w:type="gramStart"/>
        <w:r w:rsidRPr="00EC2638">
          <w:rPr>
            <w:rFonts w:ascii="Courier New" w:eastAsia="Times New Roman" w:hAnsi="Courier New" w:cs="Courier New"/>
            <w:color w:val="000000"/>
            <w:sz w:val="23"/>
            <w:szCs w:val="23"/>
            <w:lang w:eastAsia="en-IN"/>
          </w:rPr>
          <w:t>context</w:t>
        </w:r>
        <w:proofErr w:type="gramEnd"/>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"tutorials"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Tutorial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objects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all</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508" w:author="Unknown"/>
          <w:rFonts w:ascii="Roboto" w:eastAsia="Times New Roman" w:hAnsi="Roboto" w:cs="Times New Roman"/>
          <w:sz w:val="23"/>
          <w:szCs w:val="23"/>
          <w:lang w:eastAsia="en-IN"/>
        </w:rPr>
      </w:pPr>
      <w:ins w:id="509" w:author="Unknown">
        <w:r w:rsidRPr="00EC2638">
          <w:rPr>
            <w:rFonts w:ascii="Roboto" w:eastAsia="Times New Roman" w:hAnsi="Roboto" w:cs="Times New Roman"/>
            <w:sz w:val="23"/>
            <w:szCs w:val="23"/>
            <w:lang w:eastAsia="en-IN"/>
          </w:rPr>
          <w:t>Next, we have referenced a template that simply doesn't exist...so let's fix that next!</w:t>
        </w:r>
      </w:ins>
    </w:p>
    <w:p w:rsidR="00EC2638" w:rsidRPr="00EC2638" w:rsidRDefault="00EC2638" w:rsidP="00EC2638">
      <w:pPr>
        <w:spacing w:before="100" w:beforeAutospacing="1" w:after="100" w:afterAutospacing="1" w:line="240" w:lineRule="auto"/>
        <w:rPr>
          <w:ins w:id="510" w:author="Unknown"/>
          <w:rFonts w:ascii="Roboto" w:eastAsia="Times New Roman" w:hAnsi="Roboto" w:cs="Times New Roman"/>
          <w:sz w:val="23"/>
          <w:szCs w:val="23"/>
          <w:lang w:eastAsia="en-IN"/>
        </w:rPr>
      </w:pPr>
      <w:ins w:id="511" w:author="Unknown">
        <w:r w:rsidRPr="00EC2638">
          <w:rPr>
            <w:rFonts w:ascii="Roboto" w:eastAsia="Times New Roman" w:hAnsi="Roboto" w:cs="Times New Roman"/>
            <w:sz w:val="23"/>
            <w:szCs w:val="23"/>
            <w:lang w:eastAsia="en-IN"/>
          </w:rPr>
          <w:t>Django looks for templates in each of your app's directories by seeking out any directory called "templates." It then builds a list of templates, and will grab the one that matches (or throw an error if none do). The problem is, sometimes, templates will have the same name, because you forgot the names of all of the templates in some other app that maybe you wrote a while ago, or it's someone else's that you've brought in. Anyway, the way we handle for this is to actually have a directory inside of our templates directory called the same as our app name. So, let's make a new directory called </w:t>
        </w:r>
        <w:r w:rsidRPr="00EC2638">
          <w:rPr>
            <w:rFonts w:ascii="Courier New" w:eastAsia="Times New Roman" w:hAnsi="Courier New" w:cs="Courier New"/>
            <w:sz w:val="23"/>
            <w:szCs w:val="23"/>
            <w:lang w:eastAsia="en-IN"/>
          </w:rPr>
          <w:t>templates</w:t>
        </w:r>
        <w:r w:rsidRPr="00EC2638">
          <w:rPr>
            <w:rFonts w:ascii="Roboto" w:eastAsia="Times New Roman" w:hAnsi="Roboto" w:cs="Times New Roman"/>
            <w:sz w:val="23"/>
            <w:szCs w:val="23"/>
            <w:lang w:eastAsia="en-IN"/>
          </w:rPr>
          <w:t> at </w:t>
        </w:r>
        <w:r w:rsidRPr="00EC2638">
          <w:rPr>
            <w:rFonts w:ascii="Courier New" w:eastAsia="Times New Roman" w:hAnsi="Courier New" w:cs="Courier New"/>
            <w:sz w:val="23"/>
            <w:szCs w:val="23"/>
            <w:lang w:eastAsia="en-IN"/>
          </w:rPr>
          <w:t>mysite/main/templates</w:t>
        </w:r>
        <w:r w:rsidRPr="00EC2638">
          <w:rPr>
            <w:rFonts w:ascii="Roboto" w:eastAsia="Times New Roman" w:hAnsi="Roboto" w:cs="Times New Roman"/>
            <w:sz w:val="23"/>
            <w:szCs w:val="23"/>
            <w:lang w:eastAsia="en-IN"/>
          </w:rPr>
          <w:t>, then, inside of that, add another directory called </w:t>
        </w:r>
        <w:r w:rsidRPr="00EC2638">
          <w:rPr>
            <w:rFonts w:ascii="Courier New" w:eastAsia="Times New Roman" w:hAnsi="Courier New" w:cs="Courier New"/>
            <w:sz w:val="23"/>
            <w:szCs w:val="23"/>
            <w:lang w:eastAsia="en-IN"/>
          </w:rPr>
          <w:t>main</w:t>
        </w:r>
        <w:r w:rsidRPr="00EC2638">
          <w:rPr>
            <w:rFonts w:ascii="Roboto" w:eastAsia="Times New Roman" w:hAnsi="Roboto" w:cs="Times New Roman"/>
            <w:sz w:val="23"/>
            <w:szCs w:val="23"/>
            <w:lang w:eastAsia="en-IN"/>
          </w:rPr>
          <w:t>, so you will have </w:t>
        </w:r>
        <w:r w:rsidRPr="00EC2638">
          <w:rPr>
            <w:rFonts w:ascii="Courier New" w:eastAsia="Times New Roman" w:hAnsi="Courier New" w:cs="Courier New"/>
            <w:sz w:val="23"/>
            <w:szCs w:val="23"/>
            <w:lang w:eastAsia="en-IN"/>
          </w:rPr>
          <w:t>mysite/main/templates/main/</w:t>
        </w:r>
        <w:r w:rsidRPr="00EC2638">
          <w:rPr>
            <w:rFonts w:ascii="Roboto" w:eastAsia="Times New Roman" w:hAnsi="Roboto" w:cs="Times New Roman"/>
            <w:sz w:val="23"/>
            <w:szCs w:val="23"/>
            <w:lang w:eastAsia="en-IN"/>
          </w:rPr>
          <w:t>. Head there, and make a file inside called </w:t>
        </w:r>
        <w:r w:rsidRPr="00EC2638">
          <w:rPr>
            <w:rFonts w:ascii="Courier New" w:eastAsia="Times New Roman" w:hAnsi="Courier New" w:cs="Courier New"/>
            <w:sz w:val="23"/>
            <w:szCs w:val="23"/>
            <w:lang w:eastAsia="en-IN"/>
          </w:rPr>
          <w:t>home.html</w:t>
        </w:r>
        <w:r w:rsidRPr="00EC2638">
          <w:rPr>
            <w:rFonts w:ascii="Roboto" w:eastAsia="Times New Roman" w:hAnsi="Roboto" w:cs="Times New Roman"/>
            <w:sz w:val="23"/>
            <w:szCs w:val="23"/>
            <w:lang w:eastAsia="en-IN"/>
          </w:rPr>
          <w:t>. Now we can add some HTML here, along with our object. Django has its own templating, which is *similar* to Jinja, but some things are indeed different. To begin, let's just make this page iterate over all of our tutorials so far and display them.</w:t>
        </w:r>
      </w:ins>
    </w:p>
    <w:p w:rsidR="00EC2638" w:rsidRPr="00EC2638" w:rsidRDefault="00EC2638" w:rsidP="00EC2638">
      <w:pPr>
        <w:spacing w:before="100" w:beforeAutospacing="1" w:after="100" w:afterAutospacing="1" w:line="240" w:lineRule="auto"/>
        <w:rPr>
          <w:ins w:id="512" w:author="Unknown"/>
          <w:rFonts w:ascii="Roboto" w:eastAsia="Times New Roman" w:hAnsi="Roboto" w:cs="Times New Roman"/>
          <w:sz w:val="23"/>
          <w:szCs w:val="23"/>
          <w:lang w:eastAsia="en-IN"/>
        </w:rPr>
      </w:pPr>
      <w:ins w:id="513" w:author="Unknown">
        <w:r w:rsidRPr="00EC2638">
          <w:rPr>
            <w:rFonts w:ascii="Roboto" w:eastAsia="Times New Roman" w:hAnsi="Roboto" w:cs="Times New Roman"/>
            <w:sz w:val="23"/>
            <w:szCs w:val="23"/>
            <w:lang w:eastAsia="en-IN"/>
          </w:rPr>
          <w:t>The way we iterate in Django's templating is:</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14" w:author="Unknown"/>
          <w:rFonts w:ascii="Courier New" w:eastAsia="Times New Roman" w:hAnsi="Courier New" w:cs="Courier New"/>
          <w:sz w:val="23"/>
          <w:szCs w:val="23"/>
          <w:lang w:eastAsia="en-IN"/>
        </w:rPr>
      </w:pPr>
      <w:ins w:id="515" w:author="Unknown">
        <w:r w:rsidRPr="00EC2638">
          <w:rPr>
            <w:rFonts w:ascii="Courier New" w:eastAsia="Times New Roman" w:hAnsi="Courier New" w:cs="Courier New"/>
            <w:color w:val="000000"/>
            <w:sz w:val="23"/>
            <w:szCs w:val="23"/>
            <w:lang w:eastAsia="en-IN"/>
          </w:rPr>
          <w:t>{% for tut in tutorials %}</w:t>
        </w:r>
      </w:ins>
    </w:p>
    <w:p w:rsidR="00EC2638" w:rsidRPr="00EC2638" w:rsidRDefault="00EC2638" w:rsidP="00EC2638">
      <w:pPr>
        <w:spacing w:before="100" w:beforeAutospacing="1" w:after="100" w:afterAutospacing="1" w:line="240" w:lineRule="auto"/>
        <w:rPr>
          <w:ins w:id="516" w:author="Unknown"/>
          <w:rFonts w:ascii="Roboto" w:eastAsia="Times New Roman" w:hAnsi="Roboto" w:cs="Times New Roman"/>
          <w:sz w:val="23"/>
          <w:szCs w:val="23"/>
          <w:lang w:eastAsia="en-IN"/>
        </w:rPr>
      </w:pPr>
      <w:ins w:id="517" w:author="Unknown">
        <w:r w:rsidRPr="00EC2638">
          <w:rPr>
            <w:rFonts w:ascii="Roboto" w:eastAsia="Times New Roman" w:hAnsi="Roboto" w:cs="Times New Roman"/>
            <w:sz w:val="23"/>
            <w:szCs w:val="23"/>
            <w:lang w:eastAsia="en-IN"/>
          </w:rPr>
          <w:t>Unlike Python, however, we also have to denote where the loop ends:</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18" w:author="Unknown"/>
          <w:rFonts w:ascii="Courier New" w:eastAsia="Times New Roman" w:hAnsi="Courier New" w:cs="Courier New"/>
          <w:sz w:val="23"/>
          <w:szCs w:val="23"/>
          <w:lang w:eastAsia="en-IN"/>
        </w:rPr>
      </w:pPr>
      <w:ins w:id="519" w:author="Unknown">
        <w:r w:rsidRPr="00EC2638">
          <w:rPr>
            <w:rFonts w:ascii="Courier New" w:eastAsia="Times New Roman" w:hAnsi="Courier New" w:cs="Courier New"/>
            <w:color w:val="000000"/>
            <w:sz w:val="23"/>
            <w:szCs w:val="23"/>
            <w:lang w:eastAsia="en-IN"/>
          </w:rPr>
          <w:t>{% endfor %}</w:t>
        </w:r>
      </w:ins>
    </w:p>
    <w:p w:rsidR="00EC2638" w:rsidRPr="00EC2638" w:rsidRDefault="00EC2638" w:rsidP="00EC2638">
      <w:pPr>
        <w:spacing w:before="100" w:beforeAutospacing="1" w:after="100" w:afterAutospacing="1" w:line="240" w:lineRule="auto"/>
        <w:rPr>
          <w:ins w:id="520" w:author="Unknown"/>
          <w:rFonts w:ascii="Roboto" w:eastAsia="Times New Roman" w:hAnsi="Roboto" w:cs="Times New Roman"/>
          <w:sz w:val="23"/>
          <w:szCs w:val="23"/>
          <w:lang w:eastAsia="en-IN"/>
        </w:rPr>
      </w:pPr>
      <w:ins w:id="521" w:author="Unknown">
        <w:r w:rsidRPr="00EC2638">
          <w:rPr>
            <w:rFonts w:ascii="Roboto" w:eastAsia="Times New Roman" w:hAnsi="Roboto" w:cs="Times New Roman"/>
            <w:sz w:val="23"/>
            <w:szCs w:val="23"/>
            <w:lang w:eastAsia="en-IN"/>
          </w:rPr>
          <w:t>Generally, logic in templating is done with </w:t>
        </w:r>
        <w:r w:rsidRPr="00EC2638">
          <w:rPr>
            <w:rFonts w:ascii="Courier New" w:eastAsia="Times New Roman" w:hAnsi="Courier New" w:cs="Courier New"/>
            <w:sz w:val="23"/>
            <w:szCs w:val="23"/>
            <w:lang w:eastAsia="en-IN"/>
          </w:rPr>
          <w:t>{% %}</w:t>
        </w:r>
        <w:r w:rsidRPr="00EC2638">
          <w:rPr>
            <w:rFonts w:ascii="Roboto" w:eastAsia="Times New Roman" w:hAnsi="Roboto" w:cs="Times New Roman"/>
            <w:sz w:val="23"/>
            <w:szCs w:val="23"/>
            <w:lang w:eastAsia="en-IN"/>
          </w:rPr>
          <w:t> and then variables are encased in </w:t>
        </w:r>
        <w:r w:rsidRPr="00EC2638">
          <w:rPr>
            <w:rFonts w:ascii="Courier New" w:eastAsia="Times New Roman" w:hAnsi="Courier New" w:cs="Courier New"/>
            <w:sz w:val="23"/>
            <w:szCs w:val="23"/>
            <w:lang w:eastAsia="en-IN"/>
          </w:rPr>
          <w:t>{{}}</w:t>
        </w:r>
      </w:ins>
    </w:p>
    <w:p w:rsidR="00EC2638" w:rsidRPr="00EC2638" w:rsidRDefault="00EC2638" w:rsidP="00EC2638">
      <w:pPr>
        <w:spacing w:before="100" w:beforeAutospacing="1" w:after="100" w:afterAutospacing="1" w:line="240" w:lineRule="auto"/>
        <w:rPr>
          <w:ins w:id="522" w:author="Unknown"/>
          <w:rFonts w:ascii="Roboto" w:eastAsia="Times New Roman" w:hAnsi="Roboto" w:cs="Times New Roman"/>
          <w:sz w:val="23"/>
          <w:szCs w:val="23"/>
          <w:lang w:eastAsia="en-IN"/>
        </w:rPr>
      </w:pPr>
      <w:ins w:id="523" w:author="Unknown">
        <w:r w:rsidRPr="00EC2638">
          <w:rPr>
            <w:rFonts w:ascii="Roboto" w:eastAsia="Times New Roman" w:hAnsi="Roboto" w:cs="Times New Roman"/>
            <w:sz w:val="23"/>
            <w:szCs w:val="23"/>
            <w:lang w:eastAsia="en-IN"/>
          </w:rPr>
          <w:t xml:space="preserve">Now, let's interact with </w:t>
        </w:r>
        <w:proofErr w:type="gramStart"/>
        <w:r w:rsidRPr="00EC2638">
          <w:rPr>
            <w:rFonts w:ascii="Roboto" w:eastAsia="Times New Roman" w:hAnsi="Roboto" w:cs="Times New Roman"/>
            <w:sz w:val="23"/>
            <w:szCs w:val="23"/>
            <w:lang w:eastAsia="en-IN"/>
          </w:rPr>
          <w:t>our </w:t>
        </w:r>
        <w:r w:rsidRPr="00EC2638">
          <w:rPr>
            <w:rFonts w:ascii="Courier New" w:eastAsia="Times New Roman" w:hAnsi="Courier New" w:cs="Courier New"/>
            <w:sz w:val="23"/>
            <w:szCs w:val="23"/>
            <w:lang w:eastAsia="en-IN"/>
          </w:rPr>
          <w:t>tut</w:t>
        </w:r>
        <w:proofErr w:type="gramEnd"/>
        <w:r w:rsidRPr="00EC2638">
          <w:rPr>
            <w:rFonts w:ascii="Roboto" w:eastAsia="Times New Roman" w:hAnsi="Roboto" w:cs="Times New Roman"/>
            <w:sz w:val="23"/>
            <w:szCs w:val="23"/>
            <w:lang w:eastAsia="en-IN"/>
          </w:rPr>
          <w:t> var. Each of these </w:t>
        </w:r>
        <w:r w:rsidRPr="00EC2638">
          <w:rPr>
            <w:rFonts w:ascii="Courier New" w:eastAsia="Times New Roman" w:hAnsi="Courier New" w:cs="Courier New"/>
            <w:sz w:val="23"/>
            <w:szCs w:val="23"/>
            <w:lang w:eastAsia="en-IN"/>
          </w:rPr>
          <w:t>tut</w:t>
        </w:r>
        <w:r w:rsidRPr="00EC2638">
          <w:rPr>
            <w:rFonts w:ascii="Roboto" w:eastAsia="Times New Roman" w:hAnsi="Roboto" w:cs="Times New Roman"/>
            <w:sz w:val="23"/>
            <w:szCs w:val="23"/>
            <w:lang w:eastAsia="en-IN"/>
          </w:rPr>
          <w:t> objects is a </w:t>
        </w:r>
        <w:r w:rsidRPr="00EC2638">
          <w:rPr>
            <w:rFonts w:ascii="Courier New" w:eastAsia="Times New Roman" w:hAnsi="Courier New" w:cs="Courier New"/>
            <w:sz w:val="23"/>
            <w:szCs w:val="23"/>
            <w:lang w:eastAsia="en-IN"/>
          </w:rPr>
          <w:t>Tutorial</w:t>
        </w:r>
        <w:r w:rsidRPr="00EC2638">
          <w:rPr>
            <w:rFonts w:ascii="Roboto" w:eastAsia="Times New Roman" w:hAnsi="Roboto" w:cs="Times New Roman"/>
            <w:sz w:val="23"/>
            <w:szCs w:val="23"/>
            <w:lang w:eastAsia="en-IN"/>
          </w:rPr>
          <w:t> object so it has our attributes for content, title, and published date. Let's check that out: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24" w:author="Unknown"/>
          <w:rFonts w:ascii="Courier New" w:eastAsia="Times New Roman" w:hAnsi="Courier New" w:cs="Courier New"/>
          <w:color w:val="000000"/>
          <w:sz w:val="23"/>
          <w:szCs w:val="23"/>
          <w:lang w:eastAsia="en-IN"/>
        </w:rPr>
      </w:pPr>
      <w:ins w:id="525" w:author="Unknown">
        <w:r w:rsidRPr="00EC2638">
          <w:rPr>
            <w:rFonts w:ascii="Courier New" w:eastAsia="Times New Roman" w:hAnsi="Courier New" w:cs="Courier New"/>
            <w:color w:val="000000"/>
            <w:sz w:val="23"/>
            <w:szCs w:val="23"/>
            <w:lang w:eastAsia="en-IN"/>
          </w:rPr>
          <w:t>{% for tut in tutorials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26" w:author="Unknown"/>
          <w:rFonts w:ascii="Courier New" w:eastAsia="Times New Roman" w:hAnsi="Courier New" w:cs="Courier New"/>
          <w:color w:val="000000"/>
          <w:sz w:val="23"/>
          <w:szCs w:val="23"/>
          <w:lang w:eastAsia="en-IN"/>
        </w:rPr>
      </w:pPr>
      <w:ins w:id="527"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{tut.tutorial_title}}</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28" w:author="Unknown"/>
          <w:rFonts w:ascii="Courier New" w:eastAsia="Times New Roman" w:hAnsi="Courier New" w:cs="Courier New"/>
          <w:color w:val="000000"/>
          <w:sz w:val="23"/>
          <w:szCs w:val="23"/>
          <w:lang w:eastAsia="en-IN"/>
        </w:rPr>
      </w:pPr>
      <w:ins w:id="529"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{tut.tutorial_published}}</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30" w:author="Unknown"/>
          <w:rFonts w:ascii="Courier New" w:eastAsia="Times New Roman" w:hAnsi="Courier New" w:cs="Courier New"/>
          <w:color w:val="000000"/>
          <w:sz w:val="23"/>
          <w:szCs w:val="23"/>
          <w:lang w:eastAsia="en-IN"/>
        </w:rPr>
      </w:pPr>
      <w:ins w:id="531"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{tut.tutorial_content}}</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32" w:author="Unknown"/>
          <w:rFonts w:ascii="Courier New" w:eastAsia="Times New Roman" w:hAnsi="Courier New" w:cs="Courier New"/>
          <w:color w:val="000000"/>
          <w:sz w:val="23"/>
          <w:szCs w:val="23"/>
          <w:lang w:eastAsia="en-IN"/>
        </w:rPr>
      </w:pPr>
      <w:ins w:id="533"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w:t>
        </w:r>
        <w:proofErr w:type="gramStart"/>
        <w:r w:rsidRPr="00EC2638">
          <w:rPr>
            <w:rFonts w:ascii="Courier New" w:eastAsia="Times New Roman" w:hAnsi="Courier New" w:cs="Courier New"/>
            <w:color w:val="000088"/>
            <w:sz w:val="23"/>
            <w:szCs w:val="23"/>
            <w:lang w:eastAsia="en-IN"/>
          </w:rPr>
          <w:t>br</w:t>
        </w:r>
        <w:proofErr w:type="gramEnd"/>
        <w:r w:rsidRPr="00EC2638">
          <w:rPr>
            <w:rFonts w:ascii="Courier New" w:eastAsia="Times New Roman" w:hAnsi="Courier New" w:cs="Courier New"/>
            <w:color w:val="000088"/>
            <w:sz w:val="23"/>
            <w:szCs w:val="23"/>
            <w:lang w:eastAsia="en-IN"/>
          </w:rPr>
          <w:t>&gt;&lt;br&gt;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34" w:author="Unknown"/>
          <w:rFonts w:ascii="Courier New" w:eastAsia="Times New Roman" w:hAnsi="Courier New" w:cs="Courier New"/>
          <w:sz w:val="23"/>
          <w:szCs w:val="23"/>
          <w:lang w:eastAsia="en-IN"/>
        </w:rPr>
      </w:pPr>
      <w:ins w:id="535" w:author="Unknown">
        <w:r w:rsidRPr="00EC2638">
          <w:rPr>
            <w:rFonts w:ascii="Courier New" w:eastAsia="Times New Roman" w:hAnsi="Courier New" w:cs="Courier New"/>
            <w:color w:val="000000"/>
            <w:sz w:val="23"/>
            <w:szCs w:val="23"/>
            <w:lang w:eastAsia="en-IN"/>
          </w:rPr>
          <w:t>{% endfor %}</w:t>
        </w:r>
      </w:ins>
    </w:p>
    <w:p w:rsidR="00EC2638" w:rsidRPr="00EC2638" w:rsidRDefault="00EC2638" w:rsidP="00EC2638">
      <w:pPr>
        <w:spacing w:before="100" w:beforeAutospacing="1" w:after="100" w:afterAutospacing="1" w:line="240" w:lineRule="auto"/>
        <w:rPr>
          <w:ins w:id="536" w:author="Unknown"/>
          <w:rFonts w:ascii="Roboto" w:eastAsia="Times New Roman" w:hAnsi="Roboto" w:cs="Times New Roman"/>
          <w:sz w:val="23"/>
          <w:szCs w:val="23"/>
          <w:lang w:eastAsia="en-IN"/>
        </w:rPr>
      </w:pPr>
      <w:ins w:id="537" w:author="Unknown">
        <w:r w:rsidRPr="00EC2638">
          <w:rPr>
            <w:rFonts w:ascii="Roboto" w:eastAsia="Times New Roman" w:hAnsi="Roboto" w:cs="Times New Roman"/>
            <w:sz w:val="23"/>
            <w:szCs w:val="23"/>
            <w:lang w:eastAsia="en-IN"/>
          </w:rPr>
          <w:t>Okay, save everything and let's check it out by visiting our homepage: </w:t>
        </w:r>
        <w:r w:rsidRPr="00EC2638">
          <w:rPr>
            <w:rFonts w:ascii="Courier New" w:eastAsia="Times New Roman" w:hAnsi="Courier New" w:cs="Courier New"/>
            <w:sz w:val="23"/>
            <w:szCs w:val="23"/>
            <w:lang w:eastAsia="en-IN"/>
          </w:rPr>
          <w:t>http://127.0.0.1:8000/</w:t>
        </w:r>
      </w:ins>
    </w:p>
    <w:p w:rsidR="00EC2638" w:rsidRPr="00EC2638" w:rsidRDefault="00EC2638" w:rsidP="00EC2638">
      <w:pPr>
        <w:spacing w:after="0" w:line="240" w:lineRule="auto"/>
        <w:rPr>
          <w:ins w:id="538"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34000" cy="4419600"/>
            <wp:effectExtent l="0" t="0" r="0" b="0"/>
            <wp:docPr id="14" name="Picture 14"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thon tutoria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419600"/>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ins w:id="539" w:author="Unknown"/>
          <w:rFonts w:ascii="Roboto" w:eastAsia="Times New Roman" w:hAnsi="Roboto" w:cs="Times New Roman"/>
          <w:sz w:val="23"/>
          <w:szCs w:val="23"/>
          <w:lang w:eastAsia="en-IN"/>
        </w:rPr>
      </w:pPr>
      <w:ins w:id="540" w:author="Unknown">
        <w:r w:rsidRPr="00EC2638">
          <w:rPr>
            <w:rFonts w:ascii="Roboto" w:eastAsia="Times New Roman" w:hAnsi="Roboto" w:cs="Times New Roman"/>
            <w:sz w:val="23"/>
            <w:szCs w:val="23"/>
            <w:lang w:eastAsia="en-IN"/>
          </w:rPr>
          <w:t xml:space="preserve">It's not the most beautiful thing I've ever seen, but still, it worked! </w:t>
        </w:r>
        <w:proofErr w:type="gramStart"/>
        <w:r w:rsidRPr="00EC2638">
          <w:rPr>
            <w:rFonts w:ascii="Roboto" w:eastAsia="Times New Roman" w:hAnsi="Roboto" w:cs="Times New Roman"/>
            <w:sz w:val="23"/>
            <w:szCs w:val="23"/>
            <w:lang w:eastAsia="en-IN"/>
          </w:rPr>
          <w:t>...sort of.</w:t>
        </w:r>
        <w:proofErr w:type="gramEnd"/>
        <w:r w:rsidRPr="00EC2638">
          <w:rPr>
            <w:rFonts w:ascii="Roboto" w:eastAsia="Times New Roman" w:hAnsi="Roboto" w:cs="Times New Roman"/>
            <w:sz w:val="23"/>
            <w:szCs w:val="23"/>
            <w:lang w:eastAsia="en-IN"/>
          </w:rPr>
          <w:t xml:space="preserve"> We can see our HTML is being displayed as plain text. This is because Django escapes it by default. It's not quite ideal if our users can do something like...insert javascript into forms, for example. That said</w:t>
        </w:r>
        <w:proofErr w:type="gramStart"/>
        <w:r w:rsidRPr="00EC2638">
          <w:rPr>
            <w:rFonts w:ascii="Roboto" w:eastAsia="Times New Roman" w:hAnsi="Roboto" w:cs="Times New Roman"/>
            <w:sz w:val="23"/>
            <w:szCs w:val="23"/>
            <w:lang w:eastAsia="en-IN"/>
          </w:rPr>
          <w:t>,</w:t>
        </w:r>
        <w:proofErr w:type="gramEnd"/>
        <w:r w:rsidRPr="00EC2638">
          <w:rPr>
            <w:rFonts w:ascii="Roboto" w:eastAsia="Times New Roman" w:hAnsi="Roboto" w:cs="Times New Roman"/>
            <w:sz w:val="23"/>
            <w:szCs w:val="23"/>
            <w:lang w:eastAsia="en-IN"/>
          </w:rPr>
          <w:t xml:space="preserve"> these tutorials are coming from our Admin page, so they should be trust worthy for display. When this is the case, we can use the </w:t>
        </w:r>
        <w:r w:rsidRPr="00EC2638">
          <w:rPr>
            <w:rFonts w:ascii="Courier New" w:eastAsia="Times New Roman" w:hAnsi="Courier New" w:cs="Courier New"/>
            <w:sz w:val="23"/>
            <w:szCs w:val="23"/>
            <w:lang w:eastAsia="en-IN"/>
          </w:rPr>
          <w:t>|safe</w:t>
        </w:r>
        <w:r w:rsidRPr="00EC2638">
          <w:rPr>
            <w:rFonts w:ascii="Roboto" w:eastAsia="Times New Roman" w:hAnsi="Roboto" w:cs="Times New Roman"/>
            <w:sz w:val="23"/>
            <w:szCs w:val="23"/>
            <w:lang w:eastAsia="en-IN"/>
          </w:rPr>
          <w:t> flag:</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41" w:author="Unknown"/>
          <w:rFonts w:ascii="Courier New" w:eastAsia="Times New Roman" w:hAnsi="Courier New" w:cs="Courier New"/>
          <w:sz w:val="23"/>
          <w:szCs w:val="23"/>
          <w:lang w:eastAsia="en-IN"/>
        </w:rPr>
      </w:pPr>
      <w:ins w:id="542" w:author="Unknown">
        <w:r w:rsidRPr="00EC2638">
          <w:rPr>
            <w:rFonts w:ascii="Courier New" w:eastAsia="Times New Roman" w:hAnsi="Courier New" w:cs="Courier New"/>
            <w:color w:val="666600"/>
            <w:sz w:val="23"/>
            <w:szCs w:val="23"/>
            <w:lang w:eastAsia="en-IN"/>
          </w:rPr>
          <w:t>&lt;</w:t>
        </w:r>
        <w:r w:rsidRPr="00EC2638">
          <w:rPr>
            <w:rFonts w:ascii="Courier New" w:eastAsia="Times New Roman" w:hAnsi="Courier New" w:cs="Courier New"/>
            <w:color w:val="000000"/>
            <w:sz w:val="23"/>
            <w:szCs w:val="23"/>
            <w:lang w:eastAsia="en-IN"/>
          </w:rPr>
          <w:t>p</w:t>
        </w:r>
        <w:proofErr w:type="gramStart"/>
        <w:r w:rsidRPr="00EC2638">
          <w:rPr>
            <w:rFonts w:ascii="Courier New" w:eastAsia="Times New Roman" w:hAnsi="Courier New" w:cs="Courier New"/>
            <w:color w:val="666600"/>
            <w:sz w:val="23"/>
            <w:szCs w:val="23"/>
            <w:lang w:eastAsia="en-IN"/>
          </w:rPr>
          <w:t>&gt;{</w:t>
        </w:r>
        <w:proofErr w:type="gramEnd"/>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tut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tutorial_content</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safe</w:t>
        </w:r>
        <w:r w:rsidRPr="00EC2638">
          <w:rPr>
            <w:rFonts w:ascii="Courier New" w:eastAsia="Times New Roman" w:hAnsi="Courier New" w:cs="Courier New"/>
            <w:color w:val="666600"/>
            <w:sz w:val="23"/>
            <w:szCs w:val="23"/>
            <w:lang w:eastAsia="en-IN"/>
          </w:rPr>
          <w:t>}}&lt;/</w:t>
        </w:r>
        <w:r w:rsidRPr="00EC2638">
          <w:rPr>
            <w:rFonts w:ascii="Courier New" w:eastAsia="Times New Roman" w:hAnsi="Courier New" w:cs="Courier New"/>
            <w:color w:val="000000"/>
            <w:sz w:val="23"/>
            <w:szCs w:val="23"/>
            <w:lang w:eastAsia="en-IN"/>
          </w:rPr>
          <w:t>p</w:t>
        </w:r>
        <w:r w:rsidRPr="00EC2638">
          <w:rPr>
            <w:rFonts w:ascii="Courier New" w:eastAsia="Times New Roman" w:hAnsi="Courier New" w:cs="Courier New"/>
            <w:color w:val="666600"/>
            <w:sz w:val="23"/>
            <w:szCs w:val="23"/>
            <w:lang w:eastAsia="en-IN"/>
          </w:rPr>
          <w:t>&gt;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43" w:author="Unknown"/>
          <w:rFonts w:ascii="Courier New" w:eastAsia="Times New Roman" w:hAnsi="Courier New" w:cs="Courier New"/>
          <w:color w:val="000000"/>
          <w:sz w:val="23"/>
          <w:szCs w:val="23"/>
          <w:lang w:eastAsia="en-IN"/>
        </w:rPr>
      </w:pPr>
      <w:ins w:id="544" w:author="Unknown">
        <w:r w:rsidRPr="00EC2638">
          <w:rPr>
            <w:rFonts w:ascii="Courier New" w:eastAsia="Times New Roman" w:hAnsi="Courier New" w:cs="Courier New"/>
            <w:color w:val="000000"/>
            <w:sz w:val="23"/>
            <w:szCs w:val="23"/>
            <w:lang w:eastAsia="en-IN"/>
          </w:rPr>
          <w:t>{% for tut in tutorials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45" w:author="Unknown"/>
          <w:rFonts w:ascii="Courier New" w:eastAsia="Times New Roman" w:hAnsi="Courier New" w:cs="Courier New"/>
          <w:color w:val="000000"/>
          <w:sz w:val="23"/>
          <w:szCs w:val="23"/>
          <w:lang w:eastAsia="en-IN"/>
        </w:rPr>
      </w:pPr>
      <w:ins w:id="546"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{tut.tutorial_title}}</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47" w:author="Unknown"/>
          <w:rFonts w:ascii="Courier New" w:eastAsia="Times New Roman" w:hAnsi="Courier New" w:cs="Courier New"/>
          <w:color w:val="000000"/>
          <w:sz w:val="23"/>
          <w:szCs w:val="23"/>
          <w:lang w:eastAsia="en-IN"/>
        </w:rPr>
      </w:pPr>
      <w:ins w:id="548"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{tut.tutorial_published}}</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49" w:author="Unknown"/>
          <w:rFonts w:ascii="Courier New" w:eastAsia="Times New Roman" w:hAnsi="Courier New" w:cs="Courier New"/>
          <w:color w:val="000000"/>
          <w:sz w:val="23"/>
          <w:szCs w:val="23"/>
          <w:lang w:eastAsia="en-IN"/>
        </w:rPr>
      </w:pPr>
      <w:ins w:id="550"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{tut.tutorial_content|safe}}</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51" w:author="Unknown"/>
          <w:rFonts w:ascii="Courier New" w:eastAsia="Times New Roman" w:hAnsi="Courier New" w:cs="Courier New"/>
          <w:color w:val="000000"/>
          <w:sz w:val="23"/>
          <w:szCs w:val="23"/>
          <w:lang w:eastAsia="en-IN"/>
        </w:rPr>
      </w:pPr>
      <w:ins w:id="552"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w:t>
        </w:r>
        <w:proofErr w:type="gramStart"/>
        <w:r w:rsidRPr="00EC2638">
          <w:rPr>
            <w:rFonts w:ascii="Courier New" w:eastAsia="Times New Roman" w:hAnsi="Courier New" w:cs="Courier New"/>
            <w:color w:val="000088"/>
            <w:sz w:val="23"/>
            <w:szCs w:val="23"/>
            <w:lang w:eastAsia="en-IN"/>
          </w:rPr>
          <w:t>br</w:t>
        </w:r>
        <w:proofErr w:type="gramEnd"/>
        <w:r w:rsidRPr="00EC2638">
          <w:rPr>
            <w:rFonts w:ascii="Courier New" w:eastAsia="Times New Roman" w:hAnsi="Courier New" w:cs="Courier New"/>
            <w:color w:val="000088"/>
            <w:sz w:val="23"/>
            <w:szCs w:val="23"/>
            <w:lang w:eastAsia="en-IN"/>
          </w:rPr>
          <w:t>&gt;&lt;br&gt;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53" w:author="Unknown"/>
          <w:rFonts w:ascii="Courier New" w:eastAsia="Times New Roman" w:hAnsi="Courier New" w:cs="Courier New"/>
          <w:sz w:val="23"/>
          <w:szCs w:val="23"/>
          <w:lang w:eastAsia="en-IN"/>
        </w:rPr>
      </w:pPr>
      <w:ins w:id="554" w:author="Unknown">
        <w:r w:rsidRPr="00EC2638">
          <w:rPr>
            <w:rFonts w:ascii="Courier New" w:eastAsia="Times New Roman" w:hAnsi="Courier New" w:cs="Courier New"/>
            <w:color w:val="000000"/>
            <w:sz w:val="23"/>
            <w:szCs w:val="23"/>
            <w:lang w:eastAsia="en-IN"/>
          </w:rPr>
          <w:t>{% endfor %}</w:t>
        </w:r>
      </w:ins>
    </w:p>
    <w:p w:rsidR="00EC2638" w:rsidRPr="00EC2638" w:rsidRDefault="00EC2638" w:rsidP="00EC2638">
      <w:pPr>
        <w:spacing w:before="100" w:beforeAutospacing="1" w:after="100" w:afterAutospacing="1" w:line="240" w:lineRule="auto"/>
        <w:rPr>
          <w:ins w:id="555" w:author="Unknown"/>
          <w:rFonts w:ascii="Roboto" w:eastAsia="Times New Roman" w:hAnsi="Roboto" w:cs="Times New Roman"/>
          <w:sz w:val="23"/>
          <w:szCs w:val="23"/>
          <w:lang w:eastAsia="en-IN"/>
        </w:rPr>
      </w:pPr>
      <w:ins w:id="556" w:author="Unknown">
        <w:r w:rsidRPr="00EC2638">
          <w:rPr>
            <w:rFonts w:ascii="Roboto" w:eastAsia="Times New Roman" w:hAnsi="Roboto" w:cs="Times New Roman"/>
            <w:sz w:val="23"/>
            <w:szCs w:val="23"/>
            <w:lang w:eastAsia="en-IN"/>
          </w:rPr>
          <w:t>Now, refresh the homepage, and you should see:</w:t>
        </w:r>
      </w:ins>
    </w:p>
    <w:p w:rsidR="00EC2638" w:rsidRPr="00EC2638" w:rsidRDefault="00EC2638" w:rsidP="00EC2638">
      <w:pPr>
        <w:spacing w:after="0" w:line="240" w:lineRule="auto"/>
        <w:rPr>
          <w:ins w:id="557"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34000" cy="4411980"/>
            <wp:effectExtent l="0" t="0" r="0" b="7620"/>
            <wp:docPr id="13" name="Picture 13"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 tutoria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411980"/>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ins w:id="558" w:author="Unknown"/>
          <w:rFonts w:ascii="Roboto" w:eastAsia="Times New Roman" w:hAnsi="Roboto" w:cs="Times New Roman"/>
          <w:sz w:val="23"/>
          <w:szCs w:val="23"/>
          <w:lang w:eastAsia="en-IN"/>
        </w:rPr>
      </w:pPr>
      <w:proofErr w:type="gramStart"/>
      <w:ins w:id="559" w:author="Unknown">
        <w:r w:rsidRPr="00EC2638">
          <w:rPr>
            <w:rFonts w:ascii="Roboto" w:eastAsia="Times New Roman" w:hAnsi="Roboto" w:cs="Times New Roman"/>
            <w:sz w:val="23"/>
            <w:szCs w:val="23"/>
            <w:lang w:eastAsia="en-IN"/>
          </w:rPr>
          <w:t>Very cool.</w:t>
        </w:r>
        <w:proofErr w:type="gramEnd"/>
        <w:r w:rsidRPr="00EC2638">
          <w:rPr>
            <w:rFonts w:ascii="Roboto" w:eastAsia="Times New Roman" w:hAnsi="Roboto" w:cs="Times New Roman"/>
            <w:sz w:val="23"/>
            <w:szCs w:val="23"/>
            <w:lang w:eastAsia="en-IN"/>
          </w:rPr>
          <w:t xml:space="preserve"> But hmm, our code snippet doesnt actually have any syntax highlighting like it did in the editor, what gives?!</w:t>
        </w:r>
      </w:ins>
    </w:p>
    <w:p w:rsidR="00EC2638" w:rsidRPr="00EC2638" w:rsidRDefault="00EC2638" w:rsidP="00EC2638">
      <w:pPr>
        <w:spacing w:before="100" w:beforeAutospacing="1" w:after="100" w:afterAutospacing="1" w:line="240" w:lineRule="auto"/>
        <w:rPr>
          <w:ins w:id="560" w:author="Unknown"/>
          <w:rFonts w:ascii="Roboto" w:eastAsia="Times New Roman" w:hAnsi="Roboto" w:cs="Times New Roman"/>
          <w:sz w:val="23"/>
          <w:szCs w:val="23"/>
          <w:lang w:eastAsia="en-IN"/>
        </w:rPr>
      </w:pPr>
      <w:ins w:id="561" w:author="Unknown">
        <w:r w:rsidRPr="00EC2638">
          <w:rPr>
            <w:rFonts w:ascii="Roboto" w:eastAsia="Times New Roman" w:hAnsi="Roboto" w:cs="Times New Roman"/>
            <w:sz w:val="23"/>
            <w:szCs w:val="23"/>
            <w:lang w:eastAsia="en-IN"/>
          </w:rPr>
          <w:t>For this, we need to bring in the required CSS and javascript. We need to either load CSS/js locally, or we can also use it when it's hosted somewhere else. Often, we want to have custom javascript or CSS, so we host it locally. In this case, we've got both the CSS and js we need local for the TinyMCE, as it came with the app we installed. So, how might we use it? Django by default is going to look for static files inside of a </w:t>
        </w:r>
        <w:r w:rsidRPr="00EC2638">
          <w:rPr>
            <w:rFonts w:ascii="Courier New" w:eastAsia="Times New Roman" w:hAnsi="Courier New" w:cs="Courier New"/>
            <w:sz w:val="23"/>
            <w:szCs w:val="23"/>
            <w:lang w:eastAsia="en-IN"/>
          </w:rPr>
          <w:t>static</w:t>
        </w:r>
        <w:r w:rsidRPr="00EC2638">
          <w:rPr>
            <w:rFonts w:ascii="Roboto" w:eastAsia="Times New Roman" w:hAnsi="Roboto" w:cs="Times New Roman"/>
            <w:sz w:val="23"/>
            <w:szCs w:val="23"/>
            <w:lang w:eastAsia="en-IN"/>
          </w:rPr>
          <w:t> directory, much like it looks for templates, which also means we use the same convention : </w:t>
        </w:r>
        <w:r w:rsidRPr="00EC2638">
          <w:rPr>
            <w:rFonts w:ascii="Courier New" w:eastAsia="Times New Roman" w:hAnsi="Courier New" w:cs="Courier New"/>
            <w:sz w:val="23"/>
            <w:szCs w:val="23"/>
            <w:lang w:eastAsia="en-IN"/>
          </w:rPr>
          <w:t>APPNAME/static/APPNAME/</w:t>
        </w:r>
      </w:ins>
    </w:p>
    <w:p w:rsidR="00EC2638" w:rsidRPr="00EC2638" w:rsidRDefault="00EC2638" w:rsidP="00EC2638">
      <w:pPr>
        <w:spacing w:before="100" w:beforeAutospacing="1" w:after="100" w:afterAutospacing="1" w:line="240" w:lineRule="auto"/>
        <w:rPr>
          <w:ins w:id="562" w:author="Unknown"/>
          <w:rFonts w:ascii="Roboto" w:eastAsia="Times New Roman" w:hAnsi="Roboto" w:cs="Times New Roman"/>
          <w:sz w:val="23"/>
          <w:szCs w:val="23"/>
          <w:lang w:eastAsia="en-IN"/>
        </w:rPr>
      </w:pPr>
      <w:ins w:id="563" w:author="Unknown">
        <w:r w:rsidRPr="00EC2638">
          <w:rPr>
            <w:rFonts w:ascii="Roboto" w:eastAsia="Times New Roman" w:hAnsi="Roboto" w:cs="Times New Roman"/>
            <w:sz w:val="23"/>
            <w:szCs w:val="23"/>
            <w:lang w:eastAsia="en-IN"/>
          </w:rPr>
          <w:t>TinyMCE has already done this, however, so we just need to reference it. Before we can reference static files, we need to load in the static files</w:t>
        </w:r>
      </w:ins>
    </w:p>
    <w:p w:rsidR="00EC2638" w:rsidRPr="00EC2638" w:rsidRDefault="00EC2638" w:rsidP="00EC2638">
      <w:pPr>
        <w:spacing w:after="0" w:line="240" w:lineRule="auto"/>
        <w:rPr>
          <w:ins w:id="564" w:author="Unknown"/>
          <w:rFonts w:ascii="Times New Roman" w:eastAsia="Times New Roman" w:hAnsi="Times New Roman" w:cs="Times New Roman"/>
          <w:sz w:val="24"/>
          <w:szCs w:val="24"/>
          <w:lang w:eastAsia="en-IN"/>
        </w:rPr>
      </w:pPr>
      <w:ins w:id="565" w:author="Unknown">
        <w:r w:rsidRPr="00EC2638">
          <w:rPr>
            <w:rFonts w:ascii="Courier New" w:eastAsia="Times New Roman" w:hAnsi="Courier New" w:cs="Courier New"/>
            <w:sz w:val="23"/>
            <w:szCs w:val="23"/>
            <w:lang w:eastAsia="en-IN"/>
          </w:rPr>
          <w:t>mysite/main/templates/main/home.html</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66" w:author="Unknown"/>
          <w:rFonts w:ascii="Courier New" w:eastAsia="Times New Roman" w:hAnsi="Courier New" w:cs="Courier New"/>
          <w:color w:val="000000"/>
          <w:sz w:val="23"/>
          <w:szCs w:val="23"/>
          <w:lang w:eastAsia="en-IN"/>
        </w:rPr>
      </w:pPr>
      <w:ins w:id="567" w:author="Unknown">
        <w:r w:rsidRPr="00EC2638">
          <w:rPr>
            <w:rFonts w:ascii="Courier New" w:eastAsia="Times New Roman" w:hAnsi="Courier New" w:cs="Courier New"/>
            <w:color w:val="000000"/>
            <w:sz w:val="23"/>
            <w:szCs w:val="23"/>
            <w:lang w:eastAsia="en-IN"/>
          </w:rPr>
          <w:t>{% load static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68" w:author="Unknown"/>
          <w:rFonts w:ascii="Courier New" w:eastAsia="Times New Roman" w:hAnsi="Courier New" w:cs="Courier New"/>
          <w:color w:val="000000"/>
          <w:sz w:val="23"/>
          <w:szCs w:val="23"/>
          <w:lang w:eastAsia="en-IN"/>
        </w:rPr>
      </w:pPr>
      <w:proofErr w:type="gramStart"/>
      <w:ins w:id="569" w:author="Unknown">
        <w:r w:rsidRPr="00EC2638">
          <w:rPr>
            <w:rFonts w:ascii="Courier New" w:eastAsia="Times New Roman" w:hAnsi="Courier New" w:cs="Courier New"/>
            <w:color w:val="880000"/>
            <w:sz w:val="23"/>
            <w:szCs w:val="23"/>
            <w:lang w:eastAsia="en-IN"/>
          </w:rPr>
          <w:t>&lt;!--</w:t>
        </w:r>
        <w:proofErr w:type="gramEnd"/>
        <w:r w:rsidRPr="00EC2638">
          <w:rPr>
            <w:rFonts w:ascii="Courier New" w:eastAsia="Times New Roman" w:hAnsi="Courier New" w:cs="Courier New"/>
            <w:color w:val="880000"/>
            <w:sz w:val="23"/>
            <w:szCs w:val="23"/>
            <w:lang w:eastAsia="en-IN"/>
          </w:rPr>
          <w:t xml:space="preserve"> Prism CSS --&gt;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70" w:author="Unknown"/>
          <w:rFonts w:ascii="Courier New" w:eastAsia="Times New Roman" w:hAnsi="Courier New" w:cs="Courier New"/>
          <w:color w:val="000000"/>
          <w:sz w:val="23"/>
          <w:szCs w:val="23"/>
          <w:lang w:eastAsia="en-IN"/>
        </w:rPr>
      </w:pPr>
      <w:ins w:id="571" w:author="Unknown">
        <w:r w:rsidRPr="00EC2638">
          <w:rPr>
            <w:rFonts w:ascii="Courier New" w:eastAsia="Times New Roman" w:hAnsi="Courier New" w:cs="Courier New"/>
            <w:color w:val="000088"/>
            <w:sz w:val="23"/>
            <w:szCs w:val="23"/>
            <w:lang w:eastAsia="en-IN"/>
          </w:rPr>
          <w:t>&lt;link</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href</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 static "</w:t>
        </w:r>
        <w:r w:rsidRPr="00EC2638">
          <w:rPr>
            <w:rFonts w:ascii="Courier New" w:eastAsia="Times New Roman" w:hAnsi="Courier New" w:cs="Courier New"/>
            <w:color w:val="660066"/>
            <w:sz w:val="23"/>
            <w:szCs w:val="23"/>
            <w:lang w:eastAsia="en-IN"/>
          </w:rPr>
          <w:t>tinymce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css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prism</w:t>
        </w:r>
        <w:r w:rsidRPr="00EC2638">
          <w:rPr>
            <w:rFonts w:ascii="Courier New" w:eastAsia="Times New Roman" w:hAnsi="Courier New" w:cs="Courier New"/>
            <w:color w:val="000000"/>
            <w:sz w:val="23"/>
            <w:szCs w:val="23"/>
            <w:lang w:eastAsia="en-IN"/>
          </w:rPr>
          <w:t>.</w:t>
        </w:r>
        <w:r w:rsidRPr="00EC2638">
          <w:rPr>
            <w:rFonts w:ascii="Courier New" w:eastAsia="Times New Roman" w:hAnsi="Courier New" w:cs="Courier New"/>
            <w:color w:val="660066"/>
            <w:sz w:val="23"/>
            <w:szCs w:val="23"/>
            <w:lang w:eastAsia="en-IN"/>
          </w:rPr>
          <w:t>css</w:t>
        </w:r>
        <w:r w:rsidRPr="00EC2638">
          <w:rPr>
            <w:rFonts w:ascii="Courier New" w:eastAsia="Times New Roman" w:hAnsi="Courier New" w:cs="Courier New"/>
            <w:color w:val="008800"/>
            <w:sz w:val="23"/>
            <w:szCs w:val="23"/>
            <w:lang w:eastAsia="en-IN"/>
          </w:rPr>
          <w:t>" %}"</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rel</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"stylesheet"</w:t>
        </w:r>
        <w:r w:rsidRPr="00EC2638">
          <w:rPr>
            <w:rFonts w:ascii="Courier New" w:eastAsia="Times New Roman" w:hAnsi="Courier New" w:cs="Courier New"/>
            <w:color w:val="000088"/>
            <w:sz w:val="23"/>
            <w:szCs w:val="23"/>
            <w:lang w:eastAsia="en-IN"/>
          </w:rPr>
          <w:t>&gt;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72" w:author="Unknown"/>
          <w:rFonts w:ascii="Courier New" w:eastAsia="Times New Roman" w:hAnsi="Courier New" w:cs="Courier New"/>
          <w:color w:val="000000"/>
          <w:sz w:val="23"/>
          <w:szCs w:val="23"/>
          <w:lang w:eastAsia="en-IN"/>
        </w:rPr>
      </w:pPr>
      <w:ins w:id="573" w:author="Unknown">
        <w:r w:rsidRPr="00EC2638">
          <w:rPr>
            <w:rFonts w:ascii="Courier New" w:eastAsia="Times New Roman" w:hAnsi="Courier New" w:cs="Courier New"/>
            <w:color w:val="000088"/>
            <w:sz w:val="23"/>
            <w:szCs w:val="23"/>
            <w:lang w:eastAsia="en-IN"/>
          </w:rPr>
          <w:t>&lt;/head&gt;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74" w:author="Unknown"/>
          <w:rFonts w:ascii="Courier New" w:eastAsia="Times New Roman" w:hAnsi="Courier New" w:cs="Courier New"/>
          <w:color w:val="000000"/>
          <w:sz w:val="23"/>
          <w:szCs w:val="23"/>
          <w:lang w:eastAsia="en-IN"/>
        </w:rPr>
      </w:pPr>
      <w:ins w:id="575" w:author="Unknown">
        <w:r w:rsidRPr="00EC2638">
          <w:rPr>
            <w:rFonts w:ascii="Courier New" w:eastAsia="Times New Roman" w:hAnsi="Courier New" w:cs="Courier New"/>
            <w:color w:val="000088"/>
            <w:sz w:val="23"/>
            <w:szCs w:val="23"/>
            <w:lang w:eastAsia="en-IN"/>
          </w:rPr>
          <w:t>&lt;</w:t>
        </w:r>
        <w:proofErr w:type="gramStart"/>
        <w:r w:rsidRPr="00EC2638">
          <w:rPr>
            <w:rFonts w:ascii="Courier New" w:eastAsia="Times New Roman" w:hAnsi="Courier New" w:cs="Courier New"/>
            <w:color w:val="000088"/>
            <w:sz w:val="23"/>
            <w:szCs w:val="23"/>
            <w:lang w:eastAsia="en-IN"/>
          </w:rPr>
          <w:t>body</w:t>
        </w:r>
        <w:proofErr w:type="gramEnd"/>
        <w:r w:rsidRPr="00EC2638">
          <w:rPr>
            <w:rFonts w:ascii="Courier New" w:eastAsia="Times New Roman" w:hAnsi="Courier New" w:cs="Courier New"/>
            <w:color w:val="000088"/>
            <w:sz w:val="23"/>
            <w:szCs w:val="23"/>
            <w:lang w:eastAsia="en-IN"/>
          </w:rPr>
          <w:t>&gt;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76"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77" w:author="Unknown"/>
          <w:rFonts w:ascii="Courier New" w:eastAsia="Times New Roman" w:hAnsi="Courier New" w:cs="Courier New"/>
          <w:color w:val="000000"/>
          <w:sz w:val="23"/>
          <w:szCs w:val="23"/>
          <w:lang w:eastAsia="en-IN"/>
        </w:rPr>
      </w:pPr>
      <w:ins w:id="578" w:author="Unknown">
        <w:r w:rsidRPr="00EC2638">
          <w:rPr>
            <w:rFonts w:ascii="Courier New" w:eastAsia="Times New Roman" w:hAnsi="Courier New" w:cs="Courier New"/>
            <w:color w:val="000000"/>
            <w:sz w:val="23"/>
            <w:szCs w:val="23"/>
            <w:lang w:eastAsia="en-IN"/>
          </w:rPr>
          <w:t>{% for tut in tutorials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79" w:author="Unknown"/>
          <w:rFonts w:ascii="Courier New" w:eastAsia="Times New Roman" w:hAnsi="Courier New" w:cs="Courier New"/>
          <w:color w:val="000000"/>
          <w:sz w:val="23"/>
          <w:szCs w:val="23"/>
          <w:lang w:eastAsia="en-IN"/>
        </w:rPr>
      </w:pPr>
      <w:ins w:id="580"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{tut.tutorial_title}}</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81" w:author="Unknown"/>
          <w:rFonts w:ascii="Courier New" w:eastAsia="Times New Roman" w:hAnsi="Courier New" w:cs="Courier New"/>
          <w:color w:val="000000"/>
          <w:sz w:val="23"/>
          <w:szCs w:val="23"/>
          <w:lang w:eastAsia="en-IN"/>
        </w:rPr>
      </w:pPr>
      <w:ins w:id="582"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{tut.tutorial_published}}</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83" w:author="Unknown"/>
          <w:rFonts w:ascii="Courier New" w:eastAsia="Times New Roman" w:hAnsi="Courier New" w:cs="Courier New"/>
          <w:color w:val="000000"/>
          <w:sz w:val="23"/>
          <w:szCs w:val="23"/>
          <w:lang w:eastAsia="en-IN"/>
        </w:rPr>
      </w:pPr>
      <w:ins w:id="584" w:author="Unknown">
        <w:r w:rsidRPr="00EC2638">
          <w:rPr>
            <w:rFonts w:ascii="Courier New" w:eastAsia="Times New Roman" w:hAnsi="Courier New" w:cs="Courier New"/>
            <w:color w:val="000000"/>
            <w:sz w:val="23"/>
            <w:szCs w:val="23"/>
            <w:lang w:eastAsia="en-IN"/>
          </w:rPr>
          <w:lastRenderedPageBreak/>
          <w:t xml:space="preserve">    </w:t>
        </w:r>
        <w:r w:rsidRPr="00EC2638">
          <w:rPr>
            <w:rFonts w:ascii="Courier New" w:eastAsia="Times New Roman" w:hAnsi="Courier New" w:cs="Courier New"/>
            <w:color w:val="000088"/>
            <w:sz w:val="23"/>
            <w:szCs w:val="23"/>
            <w:lang w:eastAsia="en-IN"/>
          </w:rPr>
          <w:t>&lt;p</w:t>
        </w:r>
        <w:proofErr w:type="gramStart"/>
        <w:r w:rsidRPr="00EC2638">
          <w:rPr>
            <w:rFonts w:ascii="Courier New" w:eastAsia="Times New Roman" w:hAnsi="Courier New" w:cs="Courier New"/>
            <w:color w:val="000088"/>
            <w:sz w:val="23"/>
            <w:szCs w:val="23"/>
            <w:lang w:eastAsia="en-IN"/>
          </w:rPr>
          <w:t>&gt;</w:t>
        </w:r>
        <w:r w:rsidRPr="00EC2638">
          <w:rPr>
            <w:rFonts w:ascii="Courier New" w:eastAsia="Times New Roman" w:hAnsi="Courier New" w:cs="Courier New"/>
            <w:color w:val="000000"/>
            <w:sz w:val="23"/>
            <w:szCs w:val="23"/>
            <w:lang w:eastAsia="en-IN"/>
          </w:rPr>
          <w:t>{</w:t>
        </w:r>
        <w:proofErr w:type="gramEnd"/>
        <w:r w:rsidRPr="00EC2638">
          <w:rPr>
            <w:rFonts w:ascii="Courier New" w:eastAsia="Times New Roman" w:hAnsi="Courier New" w:cs="Courier New"/>
            <w:color w:val="000000"/>
            <w:sz w:val="23"/>
            <w:szCs w:val="23"/>
            <w:lang w:eastAsia="en-IN"/>
          </w:rPr>
          <w:t>{tut.tutorial_content|safe}}</w:t>
        </w:r>
        <w:r w:rsidRPr="00EC2638">
          <w:rPr>
            <w:rFonts w:ascii="Courier New" w:eastAsia="Times New Roman" w:hAnsi="Courier New" w:cs="Courier New"/>
            <w:color w:val="000088"/>
            <w:sz w:val="23"/>
            <w:szCs w:val="23"/>
            <w:lang w:eastAsia="en-IN"/>
          </w:rPr>
          <w:t>&lt;/p&gt;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85" w:author="Unknown"/>
          <w:rFonts w:ascii="Courier New" w:eastAsia="Times New Roman" w:hAnsi="Courier New" w:cs="Courier New"/>
          <w:color w:val="000000"/>
          <w:sz w:val="23"/>
          <w:szCs w:val="23"/>
          <w:lang w:eastAsia="en-IN"/>
        </w:rPr>
      </w:pPr>
      <w:ins w:id="586" w:author="Unknown">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000088"/>
            <w:sz w:val="23"/>
            <w:szCs w:val="23"/>
            <w:lang w:eastAsia="en-IN"/>
          </w:rPr>
          <w:t>&lt;</w:t>
        </w:r>
        <w:proofErr w:type="gramStart"/>
        <w:r w:rsidRPr="00EC2638">
          <w:rPr>
            <w:rFonts w:ascii="Courier New" w:eastAsia="Times New Roman" w:hAnsi="Courier New" w:cs="Courier New"/>
            <w:color w:val="000088"/>
            <w:sz w:val="23"/>
            <w:szCs w:val="23"/>
            <w:lang w:eastAsia="en-IN"/>
          </w:rPr>
          <w:t>br</w:t>
        </w:r>
        <w:proofErr w:type="gramEnd"/>
        <w:r w:rsidRPr="00EC2638">
          <w:rPr>
            <w:rFonts w:ascii="Courier New" w:eastAsia="Times New Roman" w:hAnsi="Courier New" w:cs="Courier New"/>
            <w:color w:val="000088"/>
            <w:sz w:val="23"/>
            <w:szCs w:val="23"/>
            <w:lang w:eastAsia="en-IN"/>
          </w:rPr>
          <w:t>&gt;&lt;br&gt;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87" w:author="Unknown"/>
          <w:rFonts w:ascii="Courier New" w:eastAsia="Times New Roman" w:hAnsi="Courier New" w:cs="Courier New"/>
          <w:color w:val="000000"/>
          <w:sz w:val="23"/>
          <w:szCs w:val="23"/>
          <w:lang w:eastAsia="en-IN"/>
        </w:rPr>
      </w:pPr>
      <w:ins w:id="588" w:author="Unknown">
        <w:r w:rsidRPr="00EC2638">
          <w:rPr>
            <w:rFonts w:ascii="Courier New" w:eastAsia="Times New Roman" w:hAnsi="Courier New" w:cs="Courier New"/>
            <w:color w:val="000000"/>
            <w:sz w:val="23"/>
            <w:szCs w:val="23"/>
            <w:lang w:eastAsia="en-IN"/>
          </w:rPr>
          <w:t>{% endfor %}</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89"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90" w:author="Unknown"/>
          <w:rFonts w:ascii="Courier New" w:eastAsia="Times New Roman" w:hAnsi="Courier New" w:cs="Courier New"/>
          <w:color w:val="000000"/>
          <w:sz w:val="23"/>
          <w:szCs w:val="23"/>
          <w:lang w:eastAsia="en-IN"/>
        </w:rPr>
      </w:pPr>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91" w:author="Unknown"/>
          <w:rFonts w:ascii="Courier New" w:eastAsia="Times New Roman" w:hAnsi="Courier New" w:cs="Courier New"/>
          <w:color w:val="000000"/>
          <w:sz w:val="23"/>
          <w:szCs w:val="23"/>
          <w:lang w:eastAsia="en-IN"/>
        </w:rPr>
      </w:pPr>
      <w:proofErr w:type="gramStart"/>
      <w:ins w:id="592" w:author="Unknown">
        <w:r w:rsidRPr="00EC2638">
          <w:rPr>
            <w:rFonts w:ascii="Courier New" w:eastAsia="Times New Roman" w:hAnsi="Courier New" w:cs="Courier New"/>
            <w:color w:val="880000"/>
            <w:sz w:val="23"/>
            <w:szCs w:val="23"/>
            <w:lang w:eastAsia="en-IN"/>
          </w:rPr>
          <w:t>&lt;!--</w:t>
        </w:r>
        <w:proofErr w:type="gramEnd"/>
        <w:r w:rsidRPr="00EC2638">
          <w:rPr>
            <w:rFonts w:ascii="Courier New" w:eastAsia="Times New Roman" w:hAnsi="Courier New" w:cs="Courier New"/>
            <w:color w:val="880000"/>
            <w:sz w:val="23"/>
            <w:szCs w:val="23"/>
            <w:lang w:eastAsia="en-IN"/>
          </w:rPr>
          <w:t xml:space="preserve"> Prism JS --&gt;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93" w:author="Unknown"/>
          <w:rFonts w:ascii="Courier New" w:eastAsia="Times New Roman" w:hAnsi="Courier New" w:cs="Courier New"/>
          <w:color w:val="000000"/>
          <w:sz w:val="23"/>
          <w:szCs w:val="23"/>
          <w:lang w:eastAsia="en-IN"/>
        </w:rPr>
      </w:pPr>
      <w:ins w:id="594" w:author="Unknown">
        <w:r w:rsidRPr="00EC2638">
          <w:rPr>
            <w:rFonts w:ascii="Courier New" w:eastAsia="Times New Roman" w:hAnsi="Courier New" w:cs="Courier New"/>
            <w:color w:val="000088"/>
            <w:sz w:val="23"/>
            <w:szCs w:val="23"/>
            <w:lang w:eastAsia="en-IN"/>
          </w:rPr>
          <w:t>&lt;script</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0066"/>
            <w:sz w:val="23"/>
            <w:szCs w:val="23"/>
            <w:lang w:eastAsia="en-IN"/>
          </w:rPr>
          <w:t>src</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8800"/>
            <w:sz w:val="23"/>
            <w:szCs w:val="23"/>
            <w:lang w:eastAsia="en-IN"/>
          </w:rPr>
          <w:t>"{% static "</w:t>
        </w:r>
        <w:r w:rsidRPr="00EC2638">
          <w:rPr>
            <w:rFonts w:ascii="Courier New" w:eastAsia="Times New Roman" w:hAnsi="Courier New" w:cs="Courier New"/>
            <w:color w:val="660066"/>
            <w:sz w:val="23"/>
            <w:szCs w:val="23"/>
            <w:lang w:eastAsia="en-IN"/>
          </w:rPr>
          <w:t>tinymce</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js</w:t>
        </w:r>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660066"/>
            <w:sz w:val="23"/>
            <w:szCs w:val="23"/>
            <w:lang w:eastAsia="en-IN"/>
          </w:rPr>
          <w:t>prism</w:t>
        </w:r>
        <w:r w:rsidRPr="00EC2638">
          <w:rPr>
            <w:rFonts w:ascii="Courier New" w:eastAsia="Times New Roman" w:hAnsi="Courier New" w:cs="Courier New"/>
            <w:color w:val="000000"/>
            <w:sz w:val="23"/>
            <w:szCs w:val="23"/>
            <w:lang w:eastAsia="en-IN"/>
          </w:rPr>
          <w:t>.</w:t>
        </w:r>
        <w:r w:rsidRPr="00EC2638">
          <w:rPr>
            <w:rFonts w:ascii="Courier New" w:eastAsia="Times New Roman" w:hAnsi="Courier New" w:cs="Courier New"/>
            <w:color w:val="660066"/>
            <w:sz w:val="23"/>
            <w:szCs w:val="23"/>
            <w:lang w:eastAsia="en-IN"/>
          </w:rPr>
          <w:t>js</w:t>
        </w:r>
        <w:r w:rsidRPr="00EC2638">
          <w:rPr>
            <w:rFonts w:ascii="Courier New" w:eastAsia="Times New Roman" w:hAnsi="Courier New" w:cs="Courier New"/>
            <w:color w:val="008800"/>
            <w:sz w:val="23"/>
            <w:szCs w:val="23"/>
            <w:lang w:eastAsia="en-IN"/>
          </w:rPr>
          <w:t>" %}"</w:t>
        </w:r>
        <w:r w:rsidRPr="00EC2638">
          <w:rPr>
            <w:rFonts w:ascii="Courier New" w:eastAsia="Times New Roman" w:hAnsi="Courier New" w:cs="Courier New"/>
            <w:color w:val="000088"/>
            <w:sz w:val="23"/>
            <w:szCs w:val="23"/>
            <w:lang w:eastAsia="en-IN"/>
          </w:rPr>
          <w:t>&gt;</w:t>
        </w:r>
        <w:proofErr w:type="gramStart"/>
        <w:r w:rsidRPr="00EC2638">
          <w:rPr>
            <w:rFonts w:ascii="Courier New" w:eastAsia="Times New Roman" w:hAnsi="Courier New" w:cs="Courier New"/>
            <w:color w:val="000088"/>
            <w:sz w:val="23"/>
            <w:szCs w:val="23"/>
            <w:lang w:eastAsia="en-IN"/>
          </w:rPr>
          <w:t>&lt;/</w:t>
        </w:r>
        <w:proofErr w:type="gramEnd"/>
        <w:r w:rsidRPr="00EC2638">
          <w:rPr>
            <w:rFonts w:ascii="Courier New" w:eastAsia="Times New Roman" w:hAnsi="Courier New" w:cs="Courier New"/>
            <w:color w:val="000088"/>
            <w:sz w:val="23"/>
            <w:szCs w:val="23"/>
            <w:lang w:eastAsia="en-IN"/>
          </w:rPr>
          <w:t>script&gt;</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95" w:author="Unknown"/>
          <w:rFonts w:ascii="Courier New" w:eastAsia="Times New Roman" w:hAnsi="Courier New" w:cs="Courier New"/>
          <w:sz w:val="23"/>
          <w:szCs w:val="23"/>
          <w:lang w:eastAsia="en-IN"/>
        </w:rPr>
      </w:pPr>
      <w:ins w:id="596" w:author="Unknown">
        <w:r w:rsidRPr="00EC2638">
          <w:rPr>
            <w:rFonts w:ascii="Courier New" w:eastAsia="Times New Roman" w:hAnsi="Courier New" w:cs="Courier New"/>
            <w:color w:val="000088"/>
            <w:sz w:val="23"/>
            <w:szCs w:val="23"/>
            <w:lang w:eastAsia="en-IN"/>
          </w:rPr>
          <w:t>&lt;/body&gt;</w:t>
        </w:r>
      </w:ins>
    </w:p>
    <w:p w:rsidR="00EC2638" w:rsidRPr="00EC2638" w:rsidRDefault="00EC2638" w:rsidP="00EC2638">
      <w:pPr>
        <w:spacing w:before="100" w:beforeAutospacing="1" w:after="100" w:afterAutospacing="1" w:line="240" w:lineRule="auto"/>
        <w:rPr>
          <w:ins w:id="597" w:author="Unknown"/>
          <w:rFonts w:ascii="Roboto" w:eastAsia="Times New Roman" w:hAnsi="Roboto" w:cs="Times New Roman"/>
          <w:sz w:val="23"/>
          <w:szCs w:val="23"/>
          <w:lang w:eastAsia="en-IN"/>
        </w:rPr>
      </w:pPr>
      <w:ins w:id="598" w:author="Unknown">
        <w:r w:rsidRPr="00EC2638">
          <w:rPr>
            <w:rFonts w:ascii="Roboto" w:eastAsia="Times New Roman" w:hAnsi="Roboto" w:cs="Times New Roman"/>
            <w:sz w:val="23"/>
            <w:szCs w:val="23"/>
            <w:lang w:eastAsia="en-IN"/>
          </w:rPr>
          <w:t>We use the </w:t>
        </w:r>
        <w:r w:rsidRPr="00EC2638">
          <w:rPr>
            <w:rFonts w:ascii="Courier New" w:eastAsia="Times New Roman" w:hAnsi="Courier New" w:cs="Courier New"/>
            <w:sz w:val="23"/>
            <w:szCs w:val="23"/>
            <w:lang w:eastAsia="en-IN"/>
          </w:rPr>
          <w:t>{% load static %}</w:t>
        </w:r>
        <w:r w:rsidRPr="00EC2638">
          <w:rPr>
            <w:rFonts w:ascii="Roboto" w:eastAsia="Times New Roman" w:hAnsi="Roboto" w:cs="Times New Roman"/>
            <w:sz w:val="23"/>
            <w:szCs w:val="23"/>
            <w:lang w:eastAsia="en-IN"/>
          </w:rPr>
          <w:t> to load in the static file options. This doesn't actually load in the static files, really just the pathways to static files. Then, we can actually get the path to one with:</w:t>
        </w:r>
      </w:ins>
    </w:p>
    <w:p w:rsidR="00EC2638" w:rsidRPr="00EC2638" w:rsidRDefault="00EC2638" w:rsidP="00EC263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99" w:author="Unknown"/>
          <w:rFonts w:ascii="Courier New" w:eastAsia="Times New Roman" w:hAnsi="Courier New" w:cs="Courier New"/>
          <w:sz w:val="23"/>
          <w:szCs w:val="23"/>
          <w:lang w:eastAsia="en-IN"/>
        </w:rPr>
      </w:pPr>
      <w:ins w:id="600" w:author="Unknown">
        <w:r w:rsidRPr="00EC2638">
          <w:rPr>
            <w:rFonts w:ascii="Courier New" w:eastAsia="Times New Roman" w:hAnsi="Courier New" w:cs="Courier New"/>
            <w:color w:val="666600"/>
            <w:sz w:val="23"/>
            <w:szCs w:val="23"/>
            <w:lang w:eastAsia="en-IN"/>
          </w:rPr>
          <w:t>{%</w:t>
        </w:r>
        <w:r w:rsidRPr="00EC2638">
          <w:rPr>
            <w:rFonts w:ascii="Courier New" w:eastAsia="Times New Roman" w:hAnsi="Courier New" w:cs="Courier New"/>
            <w:color w:val="000000"/>
            <w:sz w:val="23"/>
            <w:szCs w:val="23"/>
            <w:lang w:eastAsia="en-IN"/>
          </w:rPr>
          <w:t xml:space="preserve"> static </w:t>
        </w:r>
        <w:r w:rsidRPr="00EC2638">
          <w:rPr>
            <w:rFonts w:ascii="Courier New" w:eastAsia="Times New Roman" w:hAnsi="Courier New" w:cs="Courier New"/>
            <w:color w:val="008800"/>
            <w:sz w:val="23"/>
            <w:szCs w:val="23"/>
            <w:lang w:eastAsia="en-IN"/>
          </w:rPr>
          <w:t>"tinymce/css/prism.css"</w:t>
        </w:r>
        <w:r w:rsidRPr="00EC2638">
          <w:rPr>
            <w:rFonts w:ascii="Courier New" w:eastAsia="Times New Roman" w:hAnsi="Courier New" w:cs="Courier New"/>
            <w:color w:val="000000"/>
            <w:sz w:val="23"/>
            <w:szCs w:val="23"/>
            <w:lang w:eastAsia="en-IN"/>
          </w:rPr>
          <w:t xml:space="preserve"> </w:t>
        </w:r>
        <w:r w:rsidRPr="00EC2638">
          <w:rPr>
            <w:rFonts w:ascii="Courier New" w:eastAsia="Times New Roman" w:hAnsi="Courier New" w:cs="Courier New"/>
            <w:color w:val="666600"/>
            <w:sz w:val="23"/>
            <w:szCs w:val="23"/>
            <w:lang w:eastAsia="en-IN"/>
          </w:rPr>
          <w:t>%}</w:t>
        </w:r>
      </w:ins>
    </w:p>
    <w:p w:rsidR="00EC2638" w:rsidRPr="00EC2638" w:rsidRDefault="00EC2638" w:rsidP="00EC2638">
      <w:pPr>
        <w:spacing w:before="100" w:beforeAutospacing="1" w:after="100" w:afterAutospacing="1" w:line="240" w:lineRule="auto"/>
        <w:rPr>
          <w:ins w:id="601" w:author="Unknown"/>
          <w:rFonts w:ascii="Roboto" w:eastAsia="Times New Roman" w:hAnsi="Roboto" w:cs="Times New Roman"/>
          <w:sz w:val="23"/>
          <w:szCs w:val="23"/>
          <w:lang w:eastAsia="en-IN"/>
        </w:rPr>
      </w:pPr>
      <w:ins w:id="602" w:author="Unknown">
        <w:r w:rsidRPr="00EC2638">
          <w:rPr>
            <w:rFonts w:ascii="Roboto" w:eastAsia="Times New Roman" w:hAnsi="Roboto" w:cs="Times New Roman"/>
            <w:sz w:val="23"/>
            <w:szCs w:val="23"/>
            <w:lang w:eastAsia="en-IN"/>
          </w:rPr>
          <w:t>With that, refresh the homepage and the syntax highlighting should be working:</w:t>
        </w:r>
      </w:ins>
    </w:p>
    <w:p w:rsidR="00EC2638" w:rsidRPr="00EC2638" w:rsidRDefault="00EC2638" w:rsidP="00EC2638">
      <w:pPr>
        <w:spacing w:after="0" w:line="240" w:lineRule="auto"/>
        <w:rPr>
          <w:ins w:id="603"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26380" cy="4396740"/>
            <wp:effectExtent l="0" t="0" r="7620" b="3810"/>
            <wp:docPr id="12" name="Picture 12"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tutoria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4396740"/>
                    </a:xfrm>
                    <a:prstGeom prst="rect">
                      <a:avLst/>
                    </a:prstGeom>
                    <a:noFill/>
                    <a:ln>
                      <a:noFill/>
                    </a:ln>
                  </pic:spPr>
                </pic:pic>
              </a:graphicData>
            </a:graphic>
          </wp:inline>
        </w:drawing>
      </w:r>
    </w:p>
    <w:p w:rsidR="00EC2638" w:rsidRPr="00EC2638" w:rsidRDefault="00EC2638" w:rsidP="00EC2638">
      <w:pPr>
        <w:spacing w:before="100" w:beforeAutospacing="1" w:after="100" w:afterAutospacing="1" w:line="240" w:lineRule="auto"/>
        <w:rPr>
          <w:ins w:id="604" w:author="Unknown"/>
          <w:rFonts w:ascii="Roboto" w:eastAsia="Times New Roman" w:hAnsi="Roboto" w:cs="Times New Roman"/>
          <w:sz w:val="23"/>
          <w:szCs w:val="23"/>
          <w:lang w:eastAsia="en-IN"/>
        </w:rPr>
      </w:pPr>
      <w:ins w:id="605" w:author="Unknown">
        <w:r w:rsidRPr="00EC2638">
          <w:rPr>
            <w:rFonts w:ascii="Roboto" w:eastAsia="Times New Roman" w:hAnsi="Roboto" w:cs="Times New Roman"/>
            <w:sz w:val="23"/>
            <w:szCs w:val="23"/>
            <w:lang w:eastAsia="en-IN"/>
          </w:rPr>
          <w:t>Great, but things are still pretty darn ugly. In the next tutorial, we'll spice things up slightly with a CSS framework.</w:t>
        </w:r>
      </w:ins>
    </w:p>
    <w:p w:rsidR="00EC2638" w:rsidRDefault="00EC2638"/>
    <w:p w:rsidR="00EC2638" w:rsidRDefault="00EC2638"/>
    <w:p w:rsidR="00EC2638" w:rsidRDefault="00EC2638"/>
    <w:p w:rsidR="00EC2638" w:rsidRDefault="00EC2638" w:rsidP="00EC2638">
      <w:pPr>
        <w:pStyle w:val="Heading2"/>
        <w:spacing w:line="881" w:lineRule="atLeast"/>
        <w:rPr>
          <w:rFonts w:ascii="Roboto" w:hAnsi="Roboto"/>
          <w:b w:val="0"/>
          <w:bCs w:val="0"/>
        </w:rPr>
      </w:pPr>
      <w:r>
        <w:rPr>
          <w:rFonts w:ascii="Roboto" w:hAnsi="Roboto"/>
          <w:b w:val="0"/>
          <w:bCs w:val="0"/>
        </w:rPr>
        <w:t>CSS - Django Tutorial</w:t>
      </w:r>
    </w:p>
    <w:p w:rsidR="00EC2638" w:rsidRDefault="00EC2638" w:rsidP="00EC2638">
      <w:pPr>
        <w:rPr>
          <w:rFonts w:ascii="Times New Roman" w:hAnsi="Times New Roman"/>
        </w:rPr>
      </w:pPr>
    </w:p>
    <w:p w:rsidR="00EC2638" w:rsidRDefault="00EC2638" w:rsidP="00EC2638">
      <w:r>
        <w:rPr>
          <w:rFonts w:ascii="Roboto" w:hAnsi="Roboto"/>
          <w:sz w:val="23"/>
          <w:szCs w:val="23"/>
        </w:rPr>
        <w:br/>
      </w:r>
      <w:r>
        <w:rPr>
          <w:rFonts w:ascii="Roboto" w:hAnsi="Roboto"/>
          <w:sz w:val="23"/>
          <w:szCs w:val="23"/>
        </w:rPr>
        <w:br/>
      </w:r>
    </w:p>
    <w:p w:rsidR="00EC2638" w:rsidRDefault="00EC2638" w:rsidP="00EC2638">
      <w:pPr>
        <w:pStyle w:val="NormalWeb"/>
        <w:rPr>
          <w:rFonts w:ascii="Roboto" w:hAnsi="Roboto"/>
          <w:sz w:val="23"/>
          <w:szCs w:val="23"/>
        </w:rPr>
      </w:pPr>
      <w:r>
        <w:rPr>
          <w:rFonts w:ascii="Roboto" w:hAnsi="Roboto"/>
          <w:sz w:val="23"/>
          <w:szCs w:val="23"/>
        </w:rPr>
        <w:t>Welcome to part 5 of the web development with Django and Python tutorial series. In this part, we're going to focus a bit on styling and design. Just like we have a web framework for Python, there are CSS frameworks (thankfully!)</w:t>
      </w:r>
    </w:p>
    <w:p w:rsidR="00EC2638" w:rsidRDefault="00EC2638" w:rsidP="00EC2638">
      <w:pPr>
        <w:pStyle w:val="NormalWeb"/>
        <w:rPr>
          <w:rFonts w:ascii="Roboto" w:hAnsi="Roboto"/>
          <w:sz w:val="23"/>
          <w:szCs w:val="23"/>
        </w:rPr>
      </w:pPr>
      <w:r>
        <w:rPr>
          <w:rFonts w:ascii="Roboto" w:hAnsi="Roboto"/>
          <w:sz w:val="23"/>
          <w:szCs w:val="23"/>
        </w:rPr>
        <w:t>The CSS framework that I currently use with this website is </w:t>
      </w:r>
      <w:hyperlink r:id="rId21" w:tgtFrame="blank" w:history="1">
        <w:r>
          <w:rPr>
            <w:rStyle w:val="Strong"/>
            <w:rFonts w:ascii="Roboto" w:hAnsi="Roboto"/>
            <w:b w:val="0"/>
            <w:bCs w:val="0"/>
            <w:color w:val="039BE5"/>
            <w:sz w:val="23"/>
            <w:szCs w:val="23"/>
          </w:rPr>
          <w:t>Materialize CSS</w:t>
        </w:r>
      </w:hyperlink>
      <w:r>
        <w:rPr>
          <w:rFonts w:ascii="Roboto" w:hAnsi="Roboto"/>
          <w:sz w:val="23"/>
          <w:szCs w:val="23"/>
        </w:rPr>
        <w:t>, so I will just use that again here.</w:t>
      </w:r>
    </w:p>
    <w:p w:rsidR="00EC2638" w:rsidRDefault="00EC2638" w:rsidP="00EC2638">
      <w:pPr>
        <w:pStyle w:val="NormalWeb"/>
        <w:rPr>
          <w:ins w:id="606" w:author="Unknown"/>
          <w:rFonts w:ascii="Roboto" w:hAnsi="Roboto"/>
          <w:sz w:val="23"/>
          <w:szCs w:val="23"/>
        </w:rPr>
      </w:pPr>
      <w:ins w:id="607" w:author="Unknown">
        <w:r>
          <w:rPr>
            <w:rFonts w:ascii="Roboto" w:hAnsi="Roboto"/>
            <w:sz w:val="23"/>
            <w:szCs w:val="23"/>
          </w:rPr>
          <w:t xml:space="preserve">We have two options, we can either use their hosted version, or we can download a copy and modify it. To start, </w:t>
        </w:r>
        <w:proofErr w:type="gramStart"/>
        <w:r>
          <w:rPr>
            <w:rFonts w:ascii="Roboto" w:hAnsi="Roboto"/>
            <w:sz w:val="23"/>
            <w:szCs w:val="23"/>
          </w:rPr>
          <w:t>lets</w:t>
        </w:r>
        <w:proofErr w:type="gramEnd"/>
        <w:r>
          <w:rPr>
            <w:rFonts w:ascii="Roboto" w:hAnsi="Roboto"/>
            <w:sz w:val="23"/>
            <w:szCs w:val="23"/>
          </w:rPr>
          <w:t xml:space="preserve"> just use their hosted version, then we can get into modifying it. To use their CSS, we just need to bring it in inside the </w:t>
        </w:r>
        <w:r>
          <w:rPr>
            <w:rStyle w:val="HTMLCode"/>
            <w:sz w:val="23"/>
            <w:szCs w:val="23"/>
          </w:rPr>
          <w:t>head</w:t>
        </w:r>
        <w:r>
          <w:rPr>
            <w:rFonts w:ascii="Roboto" w:hAnsi="Roboto"/>
            <w:sz w:val="23"/>
            <w:szCs w:val="23"/>
          </w:rPr>
          <w:t> tags of our </w:t>
        </w:r>
        <w:r>
          <w:rPr>
            <w:rStyle w:val="HTMLCode"/>
            <w:sz w:val="23"/>
            <w:szCs w:val="23"/>
          </w:rPr>
          <w:t>home.html</w:t>
        </w:r>
        <w:r>
          <w:rPr>
            <w:rFonts w:ascii="Roboto" w:hAnsi="Roboto"/>
            <w:sz w:val="23"/>
            <w:szCs w:val="23"/>
          </w:rPr>
          <w:t> file. The Materialize CSS framework also comes with some javascript that we can make use of, so we will bring that in as well. All you need to know about CSS is that it is used to add certain stylistic elements to certain HTML objects. Javascript, in the context of a CSS framework, is for the same purpose, mainly to add a bit more flair and interactivity. Pretty much any time you have a webpage change dynamically without the URL changing, javascript was involved.</w:t>
        </w:r>
      </w:ins>
    </w:p>
    <w:p w:rsidR="00EC2638" w:rsidRDefault="00EC2638" w:rsidP="00EC2638">
      <w:pPr>
        <w:pStyle w:val="NormalWeb"/>
        <w:rPr>
          <w:ins w:id="608" w:author="Unknown"/>
          <w:rFonts w:ascii="Roboto" w:hAnsi="Roboto"/>
          <w:sz w:val="23"/>
          <w:szCs w:val="23"/>
        </w:rPr>
      </w:pPr>
      <w:ins w:id="609" w:author="Unknown">
        <w:r>
          <w:rPr>
            <w:rFonts w:ascii="Roboto" w:hAnsi="Roboto"/>
            <w:sz w:val="23"/>
            <w:szCs w:val="23"/>
          </w:rPr>
          <w:t>So, to begin, let's modify our </w:t>
        </w:r>
        <w:r>
          <w:rPr>
            <w:rStyle w:val="HTMLCode"/>
            <w:sz w:val="23"/>
            <w:szCs w:val="23"/>
          </w:rPr>
          <w:t>mysite/main/templates/main/home.html</w:t>
        </w:r>
        <w:r>
          <w:rPr>
            <w:rFonts w:ascii="Roboto" w:hAnsi="Roboto"/>
            <w:sz w:val="23"/>
            <w:szCs w:val="23"/>
          </w:rPr>
          <w:t> </w:t>
        </w:r>
        <w:r>
          <w:rPr>
            <w:rStyle w:val="HTMLCode"/>
            <w:sz w:val="23"/>
            <w:szCs w:val="23"/>
          </w:rPr>
          <w:t>head</w:t>
        </w:r>
        <w:r>
          <w:rPr>
            <w:rFonts w:ascii="Roboto" w:hAnsi="Roboto"/>
            <w:sz w:val="23"/>
            <w:szCs w:val="23"/>
          </w:rPr>
          <w:t> tags:</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10" w:author="Unknown"/>
          <w:rStyle w:val="pln"/>
          <w:color w:val="000000"/>
          <w:sz w:val="23"/>
          <w:szCs w:val="23"/>
        </w:rPr>
      </w:pPr>
      <w:ins w:id="611" w:author="Unknown">
        <w:r>
          <w:rPr>
            <w:rStyle w:val="tag"/>
            <w:color w:val="000088"/>
            <w:sz w:val="23"/>
            <w:szCs w:val="23"/>
          </w:rPr>
          <w:t>&lt;</w:t>
        </w:r>
        <w:proofErr w:type="gramStart"/>
        <w:r>
          <w:rPr>
            <w:rStyle w:val="tag"/>
            <w:color w:val="000088"/>
            <w:sz w:val="23"/>
            <w:szCs w:val="23"/>
          </w:rPr>
          <w:t>head</w:t>
        </w:r>
        <w:proofErr w:type="gramEnd"/>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12" w:author="Unknown"/>
          <w:rStyle w:val="pln"/>
          <w:color w:val="000000"/>
          <w:sz w:val="23"/>
          <w:szCs w:val="23"/>
        </w:rPr>
      </w:pPr>
      <w:ins w:id="613" w:author="Unknown">
        <w:r>
          <w:rPr>
            <w:rStyle w:val="pln"/>
            <w:color w:val="000000"/>
            <w:sz w:val="23"/>
            <w:szCs w:val="23"/>
          </w:rPr>
          <w:t xml:space="preserve">    {% load static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14" w:author="Unknown"/>
          <w:rStyle w:val="pln"/>
          <w:color w:val="000000"/>
          <w:sz w:val="23"/>
          <w:szCs w:val="23"/>
        </w:rPr>
      </w:pPr>
      <w:ins w:id="615"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Prism CSS --&gt;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16" w:author="Unknown"/>
          <w:rStyle w:val="pln"/>
          <w:color w:val="000000"/>
          <w:sz w:val="23"/>
          <w:szCs w:val="23"/>
        </w:rPr>
      </w:pPr>
      <w:ins w:id="617" w:author="Unknown">
        <w:r>
          <w:rPr>
            <w:rStyle w:val="pln"/>
            <w:color w:val="000000"/>
            <w:sz w:val="23"/>
            <w:szCs w:val="23"/>
          </w:rPr>
          <w:t xml:space="preserve">    </w:t>
        </w:r>
        <w:r>
          <w:rPr>
            <w:rStyle w:val="tag"/>
            <w:color w:val="000088"/>
            <w:sz w:val="23"/>
            <w:szCs w:val="23"/>
          </w:rPr>
          <w:t>&lt;link</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 static "</w:t>
        </w:r>
        <w:r>
          <w:rPr>
            <w:rStyle w:val="atn"/>
            <w:color w:val="660066"/>
            <w:sz w:val="23"/>
            <w:szCs w:val="23"/>
          </w:rPr>
          <w:t>tinymce</w:t>
        </w:r>
        <w:r>
          <w:rPr>
            <w:rStyle w:val="pun"/>
            <w:color w:val="666600"/>
            <w:sz w:val="23"/>
            <w:szCs w:val="23"/>
          </w:rPr>
          <w:t>/</w:t>
        </w:r>
        <w:r>
          <w:rPr>
            <w:rStyle w:val="atn"/>
            <w:color w:val="660066"/>
            <w:sz w:val="23"/>
            <w:szCs w:val="23"/>
          </w:rPr>
          <w:t>css</w:t>
        </w:r>
        <w:r>
          <w:rPr>
            <w:rStyle w:val="pun"/>
            <w:color w:val="666600"/>
            <w:sz w:val="23"/>
            <w:szCs w:val="23"/>
          </w:rPr>
          <w:t>/</w:t>
        </w:r>
        <w:r>
          <w:rPr>
            <w:rStyle w:val="atn"/>
            <w:color w:val="660066"/>
            <w:sz w:val="23"/>
            <w:szCs w:val="23"/>
          </w:rPr>
          <w:t>prism</w:t>
        </w:r>
        <w:r>
          <w:rPr>
            <w:rStyle w:val="pln"/>
            <w:color w:val="000000"/>
            <w:sz w:val="23"/>
            <w:szCs w:val="23"/>
          </w:rPr>
          <w:t>.</w:t>
        </w:r>
        <w:r>
          <w:rPr>
            <w:rStyle w:val="atn"/>
            <w:color w:val="660066"/>
            <w:sz w:val="23"/>
            <w:szCs w:val="23"/>
          </w:rPr>
          <w:t>css</w:t>
        </w:r>
        <w:r>
          <w:rPr>
            <w:rStyle w:val="atv"/>
            <w:color w:val="008800"/>
            <w:sz w:val="23"/>
            <w:szCs w:val="23"/>
          </w:rPr>
          <w:t>" %}"</w:t>
        </w:r>
        <w:r>
          <w:rPr>
            <w:rStyle w:val="pln"/>
            <w:color w:val="000000"/>
            <w:sz w:val="23"/>
            <w:szCs w:val="23"/>
          </w:rPr>
          <w:t xml:space="preserve"> </w:t>
        </w:r>
        <w:r>
          <w:rPr>
            <w:rStyle w:val="atn"/>
            <w:color w:val="660066"/>
            <w:sz w:val="23"/>
            <w:szCs w:val="23"/>
          </w:rPr>
          <w:t>rel</w:t>
        </w:r>
        <w:r>
          <w:rPr>
            <w:rStyle w:val="pun"/>
            <w:color w:val="666600"/>
            <w:sz w:val="23"/>
            <w:szCs w:val="23"/>
          </w:rPr>
          <w:t>=</w:t>
        </w:r>
        <w:r>
          <w:rPr>
            <w:rStyle w:val="atv"/>
            <w:color w:val="008800"/>
            <w:sz w:val="23"/>
            <w:szCs w:val="23"/>
          </w:rPr>
          <w:t>"stylesheet"</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18" w:author="Unknown"/>
          <w:rStyle w:val="pln"/>
          <w:color w:val="000000"/>
          <w:sz w:val="23"/>
          <w:szCs w:val="23"/>
        </w:rPr>
      </w:pPr>
      <w:ins w:id="619"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Compiled and minified CSS --&gt;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20" w:author="Unknown"/>
          <w:rStyle w:val="pln"/>
          <w:color w:val="000000"/>
          <w:sz w:val="23"/>
          <w:szCs w:val="23"/>
        </w:rPr>
      </w:pPr>
      <w:ins w:id="621" w:author="Unknown">
        <w:r>
          <w:rPr>
            <w:rStyle w:val="pln"/>
            <w:color w:val="000000"/>
            <w:sz w:val="23"/>
            <w:szCs w:val="23"/>
          </w:rPr>
          <w:t xml:space="preserve">    </w:t>
        </w:r>
        <w:r>
          <w:rPr>
            <w:rStyle w:val="tag"/>
            <w:color w:val="000088"/>
            <w:sz w:val="23"/>
            <w:szCs w:val="23"/>
          </w:rPr>
          <w:t>&lt;link</w:t>
        </w:r>
        <w:r>
          <w:rPr>
            <w:rStyle w:val="pln"/>
            <w:color w:val="000000"/>
            <w:sz w:val="23"/>
            <w:szCs w:val="23"/>
          </w:rPr>
          <w:t xml:space="preserve"> </w:t>
        </w:r>
        <w:r>
          <w:rPr>
            <w:rStyle w:val="atn"/>
            <w:color w:val="660066"/>
            <w:sz w:val="23"/>
            <w:szCs w:val="23"/>
          </w:rPr>
          <w:t>rel</w:t>
        </w:r>
        <w:r>
          <w:rPr>
            <w:rStyle w:val="pun"/>
            <w:color w:val="666600"/>
            <w:sz w:val="23"/>
            <w:szCs w:val="23"/>
          </w:rPr>
          <w:t>=</w:t>
        </w:r>
        <w:r>
          <w:rPr>
            <w:rStyle w:val="atv"/>
            <w:color w:val="008800"/>
            <w:sz w:val="23"/>
            <w:szCs w:val="23"/>
          </w:rPr>
          <w:t>"stylesheet"</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"https://cdnjs.cloudflare.com/ajax/libs/materialize/1.0.0/css/materialize.min.css"</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22" w:author="Unknown"/>
          <w:rStyle w:val="pln"/>
          <w:color w:val="000000"/>
          <w:sz w:val="23"/>
          <w:szCs w:val="23"/>
        </w:rPr>
      </w:pPr>
      <w:ins w:id="623"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Compiled and minified JavaScript for Materialize CSS --&gt;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24" w:author="Unknown"/>
          <w:rStyle w:val="pln"/>
          <w:color w:val="000000"/>
          <w:sz w:val="23"/>
          <w:szCs w:val="23"/>
        </w:rPr>
      </w:pPr>
      <w:ins w:id="625" w:author="Unknown">
        <w:r>
          <w:rPr>
            <w:rStyle w:val="tag"/>
            <w:color w:val="000088"/>
            <w:sz w:val="23"/>
            <w:szCs w:val="23"/>
          </w:rPr>
          <w:t>&lt;</w:t>
        </w:r>
        <w:proofErr w:type="gramStart"/>
        <w:r>
          <w:rPr>
            <w:rStyle w:val="tag"/>
            <w:color w:val="000088"/>
            <w:sz w:val="23"/>
            <w:szCs w:val="23"/>
          </w:rPr>
          <w:t>script</w:t>
        </w:r>
        <w:proofErr w:type="gramEnd"/>
        <w:r>
          <w:rPr>
            <w:rStyle w:val="pln"/>
            <w:color w:val="000000"/>
            <w:sz w:val="23"/>
            <w:szCs w:val="23"/>
          </w:rPr>
          <w:t xml:space="preserve"> </w:t>
        </w:r>
        <w:r>
          <w:rPr>
            <w:rStyle w:val="atn"/>
            <w:color w:val="660066"/>
            <w:sz w:val="23"/>
            <w:szCs w:val="23"/>
          </w:rPr>
          <w:t>src</w:t>
        </w:r>
        <w:r>
          <w:rPr>
            <w:rStyle w:val="pun"/>
            <w:color w:val="666600"/>
            <w:sz w:val="23"/>
            <w:szCs w:val="23"/>
          </w:rPr>
          <w:t>=</w:t>
        </w:r>
        <w:r>
          <w:rPr>
            <w:rStyle w:val="atv"/>
            <w:color w:val="008800"/>
            <w:sz w:val="23"/>
            <w:szCs w:val="23"/>
          </w:rPr>
          <w:t>"https://cdnjs.cloudflare.com/ajax/libs/materialize/1.0.0/js/materialize.min.js"</w:t>
        </w:r>
        <w:r>
          <w:rPr>
            <w:rStyle w:val="tag"/>
            <w:color w:val="000088"/>
            <w:sz w:val="23"/>
            <w:szCs w:val="23"/>
          </w:rPr>
          <w:t>&gt;&lt;/script&gt;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26" w:author="Unknown"/>
          <w:sz w:val="23"/>
          <w:szCs w:val="23"/>
        </w:rPr>
      </w:pPr>
      <w:ins w:id="627" w:author="Unknown">
        <w:r>
          <w:rPr>
            <w:rStyle w:val="tag"/>
            <w:color w:val="000088"/>
            <w:sz w:val="23"/>
            <w:szCs w:val="23"/>
          </w:rPr>
          <w:t>&lt;/head&gt;</w:t>
        </w:r>
      </w:ins>
    </w:p>
    <w:p w:rsidR="00EC2638" w:rsidRDefault="00EC2638" w:rsidP="00EC2638">
      <w:pPr>
        <w:pStyle w:val="NormalWeb"/>
        <w:rPr>
          <w:ins w:id="628" w:author="Unknown"/>
          <w:rFonts w:ascii="Roboto" w:hAnsi="Roboto"/>
          <w:sz w:val="23"/>
          <w:szCs w:val="23"/>
        </w:rPr>
      </w:pPr>
      <w:ins w:id="629" w:author="Unknown">
        <w:r>
          <w:rPr>
            <w:rFonts w:ascii="Roboto" w:hAnsi="Roboto"/>
            <w:sz w:val="23"/>
            <w:szCs w:val="23"/>
          </w:rPr>
          <w:t>Great, now refresh, and you will probably just notice that your font changed for the most part, but we've brought in quite a bit that we can use now. For example, let's check out </w:t>
        </w:r>
        <w:r>
          <w:rPr>
            <w:rFonts w:ascii="Roboto" w:hAnsi="Roboto"/>
            <w:sz w:val="23"/>
            <w:szCs w:val="23"/>
          </w:rPr>
          <w:fldChar w:fldCharType="begin"/>
        </w:r>
        <w:r>
          <w:rPr>
            <w:rFonts w:ascii="Roboto" w:hAnsi="Roboto"/>
            <w:sz w:val="23"/>
            <w:szCs w:val="23"/>
          </w:rPr>
          <w:instrText xml:space="preserve"> HYPERLINK "https://materializecss.com/cards.html" \t "blank" </w:instrText>
        </w:r>
        <w:r>
          <w:rPr>
            <w:rFonts w:ascii="Roboto" w:hAnsi="Roboto"/>
            <w:sz w:val="23"/>
            <w:szCs w:val="23"/>
          </w:rPr>
          <w:fldChar w:fldCharType="separate"/>
        </w:r>
        <w:r>
          <w:rPr>
            <w:rStyle w:val="Strong"/>
            <w:rFonts w:ascii="Roboto" w:hAnsi="Roboto"/>
            <w:b w:val="0"/>
            <w:bCs w:val="0"/>
            <w:color w:val="039BE5"/>
            <w:sz w:val="23"/>
            <w:szCs w:val="23"/>
          </w:rPr>
          <w:t>cards</w:t>
        </w:r>
        <w:r>
          <w:rPr>
            <w:rFonts w:ascii="Roboto" w:hAnsi="Roboto"/>
            <w:sz w:val="23"/>
            <w:szCs w:val="23"/>
          </w:rPr>
          <w:fldChar w:fldCharType="end"/>
        </w:r>
        <w:r>
          <w:rPr>
            <w:rFonts w:ascii="Roboto" w:hAnsi="Roboto"/>
            <w:sz w:val="23"/>
            <w:szCs w:val="23"/>
          </w:rPr>
          <w:t>. They've got the following code:</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30" w:author="Unknown"/>
          <w:rStyle w:val="pln"/>
          <w:color w:val="000000"/>
          <w:sz w:val="23"/>
          <w:szCs w:val="23"/>
        </w:rPr>
      </w:pPr>
      <w:ins w:id="631"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"row"</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32" w:author="Unknown"/>
          <w:rStyle w:val="pln"/>
          <w:color w:val="000000"/>
          <w:sz w:val="23"/>
          <w:szCs w:val="23"/>
        </w:rPr>
      </w:pPr>
      <w:ins w:id="633" w:author="Unknown">
        <w:r>
          <w:rPr>
            <w:rStyle w:val="pln"/>
            <w:color w:val="000000"/>
            <w:sz w:val="23"/>
            <w:szCs w:val="23"/>
          </w:rPr>
          <w:lastRenderedPageBreak/>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m6"</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34" w:author="Unknown"/>
          <w:rStyle w:val="pln"/>
          <w:color w:val="000000"/>
          <w:sz w:val="23"/>
          <w:szCs w:val="23"/>
        </w:rPr>
      </w:pPr>
      <w:ins w:id="635"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 blue-grey darken-1"</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36" w:author="Unknown"/>
          <w:rStyle w:val="pln"/>
          <w:color w:val="000000"/>
          <w:sz w:val="23"/>
          <w:szCs w:val="23"/>
        </w:rPr>
      </w:pPr>
      <w:ins w:id="637"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"card-content white-text"</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38" w:author="Unknown"/>
          <w:rStyle w:val="pln"/>
          <w:color w:val="000000"/>
          <w:sz w:val="23"/>
          <w:szCs w:val="23"/>
        </w:rPr>
      </w:pPr>
      <w:ins w:id="639" w:author="Unknown">
        <w:r>
          <w:rPr>
            <w:rStyle w:val="pln"/>
            <w:color w:val="000000"/>
            <w:sz w:val="23"/>
            <w:szCs w:val="23"/>
          </w:rPr>
          <w:t xml:space="preserve">          </w:t>
        </w:r>
        <w:r>
          <w:rPr>
            <w:rStyle w:val="tag"/>
            <w:color w:val="000088"/>
            <w:sz w:val="23"/>
            <w:szCs w:val="23"/>
          </w:rPr>
          <w:t>&lt;span</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"card-title"</w:t>
        </w:r>
        <w:r>
          <w:rPr>
            <w:rStyle w:val="tag"/>
            <w:color w:val="000088"/>
            <w:sz w:val="23"/>
            <w:szCs w:val="23"/>
          </w:rPr>
          <w:t>&gt;</w:t>
        </w:r>
        <w:r>
          <w:rPr>
            <w:rStyle w:val="pln"/>
            <w:color w:val="000000"/>
            <w:sz w:val="23"/>
            <w:szCs w:val="23"/>
          </w:rPr>
          <w:t>Card Title</w:t>
        </w:r>
        <w:r>
          <w:rPr>
            <w:rStyle w:val="tag"/>
            <w:color w:val="000088"/>
            <w:sz w:val="23"/>
            <w:szCs w:val="23"/>
          </w:rPr>
          <w:t>&lt;/span&gt;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40" w:author="Unknown"/>
          <w:rStyle w:val="pln"/>
          <w:color w:val="000000"/>
          <w:sz w:val="23"/>
          <w:szCs w:val="23"/>
        </w:rPr>
      </w:pPr>
      <w:ins w:id="641" w:author="Unknown">
        <w:r>
          <w:rPr>
            <w:rStyle w:val="pln"/>
            <w:color w:val="000000"/>
            <w:sz w:val="23"/>
            <w:szCs w:val="23"/>
          </w:rPr>
          <w:t xml:space="preserve">          </w:t>
        </w:r>
        <w:r>
          <w:rPr>
            <w:rStyle w:val="tag"/>
            <w:color w:val="000088"/>
            <w:sz w:val="23"/>
            <w:szCs w:val="23"/>
          </w:rPr>
          <w:t>&lt;p&gt;</w:t>
        </w:r>
        <w:r>
          <w:rPr>
            <w:rStyle w:val="pln"/>
            <w:color w:val="000000"/>
            <w:sz w:val="23"/>
            <w:szCs w:val="23"/>
          </w:rPr>
          <w:t>I am a very simple card. I am good at containing small bits of information.</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42" w:author="Unknown"/>
          <w:rStyle w:val="pln"/>
          <w:color w:val="000000"/>
          <w:sz w:val="23"/>
          <w:szCs w:val="23"/>
        </w:rPr>
      </w:pPr>
      <w:ins w:id="643" w:author="Unknown">
        <w:r>
          <w:rPr>
            <w:rStyle w:val="pln"/>
            <w:color w:val="000000"/>
            <w:sz w:val="23"/>
            <w:szCs w:val="23"/>
          </w:rPr>
          <w:t xml:space="preserve">          I am convenient because I require little markup to use effectively</w:t>
        </w:r>
        <w:proofErr w:type="gramStart"/>
        <w:r>
          <w:rPr>
            <w:rStyle w:val="pln"/>
            <w:color w:val="000000"/>
            <w:sz w:val="23"/>
            <w:szCs w:val="23"/>
          </w:rPr>
          <w:t>.</w:t>
        </w:r>
        <w:r>
          <w:rPr>
            <w:rStyle w:val="tag"/>
            <w:color w:val="000088"/>
            <w:sz w:val="23"/>
            <w:szCs w:val="23"/>
          </w:rPr>
          <w:t>&lt;</w:t>
        </w:r>
        <w:proofErr w:type="gramEnd"/>
        <w:r>
          <w:rPr>
            <w:rStyle w:val="tag"/>
            <w:color w:val="000088"/>
            <w:sz w:val="23"/>
            <w:szCs w:val="23"/>
          </w:rPr>
          <w:t>/p&gt;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44" w:author="Unknown"/>
          <w:rStyle w:val="pln"/>
          <w:color w:val="000000"/>
          <w:sz w:val="23"/>
          <w:szCs w:val="23"/>
        </w:rPr>
      </w:pPr>
      <w:ins w:id="645"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46" w:author="Unknown"/>
          <w:rStyle w:val="pln"/>
          <w:color w:val="000000"/>
          <w:sz w:val="23"/>
          <w:szCs w:val="23"/>
        </w:rPr>
      </w:pPr>
      <w:ins w:id="647"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"card-action"</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48" w:author="Unknown"/>
          <w:rStyle w:val="pln"/>
          <w:color w:val="000000"/>
          <w:sz w:val="23"/>
          <w:szCs w:val="23"/>
        </w:rPr>
      </w:pPr>
      <w:ins w:id="649" w:author="Unknown">
        <w:r>
          <w:rPr>
            <w:rStyle w:val="pln"/>
            <w:color w:val="000000"/>
            <w:sz w:val="23"/>
            <w:szCs w:val="23"/>
          </w:rPr>
          <w:t xml:space="preserve">          </w:t>
        </w:r>
        <w:r>
          <w:rPr>
            <w:rStyle w:val="tag"/>
            <w:color w:val="000088"/>
            <w:sz w:val="23"/>
            <w:szCs w:val="23"/>
          </w:rPr>
          <w: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r>
          <w:rPr>
            <w:rStyle w:val="tag"/>
            <w:color w:val="000088"/>
            <w:sz w:val="23"/>
            <w:szCs w:val="23"/>
          </w:rPr>
          <w:t>&gt;</w:t>
        </w:r>
        <w:proofErr w:type="gramStart"/>
        <w:r>
          <w:rPr>
            <w:rStyle w:val="pln"/>
            <w:color w:val="000000"/>
            <w:sz w:val="23"/>
            <w:szCs w:val="23"/>
          </w:rPr>
          <w:t>This</w:t>
        </w:r>
        <w:proofErr w:type="gramEnd"/>
        <w:r>
          <w:rPr>
            <w:rStyle w:val="pln"/>
            <w:color w:val="000000"/>
            <w:sz w:val="23"/>
            <w:szCs w:val="23"/>
          </w:rPr>
          <w:t xml:space="preserve"> is a link</w:t>
        </w:r>
        <w:r>
          <w:rPr>
            <w:rStyle w:val="tag"/>
            <w:color w:val="000088"/>
            <w:sz w:val="23"/>
            <w:szCs w:val="23"/>
          </w:rPr>
          <w:t>&lt;/a&gt;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50" w:author="Unknown"/>
          <w:rStyle w:val="pln"/>
          <w:color w:val="000000"/>
          <w:sz w:val="23"/>
          <w:szCs w:val="23"/>
        </w:rPr>
      </w:pPr>
      <w:ins w:id="651" w:author="Unknown">
        <w:r>
          <w:rPr>
            <w:rStyle w:val="pln"/>
            <w:color w:val="000000"/>
            <w:sz w:val="23"/>
            <w:szCs w:val="23"/>
          </w:rPr>
          <w:t xml:space="preserve">          </w:t>
        </w:r>
        <w:r>
          <w:rPr>
            <w:rStyle w:val="tag"/>
            <w:color w:val="000088"/>
            <w:sz w:val="23"/>
            <w:szCs w:val="23"/>
          </w:rPr>
          <w: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r>
          <w:rPr>
            <w:rStyle w:val="tag"/>
            <w:color w:val="000088"/>
            <w:sz w:val="23"/>
            <w:szCs w:val="23"/>
          </w:rPr>
          <w:t>&gt;</w:t>
        </w:r>
        <w:proofErr w:type="gramStart"/>
        <w:r>
          <w:rPr>
            <w:rStyle w:val="pln"/>
            <w:color w:val="000000"/>
            <w:sz w:val="23"/>
            <w:szCs w:val="23"/>
          </w:rPr>
          <w:t>This</w:t>
        </w:r>
        <w:proofErr w:type="gramEnd"/>
        <w:r>
          <w:rPr>
            <w:rStyle w:val="pln"/>
            <w:color w:val="000000"/>
            <w:sz w:val="23"/>
            <w:szCs w:val="23"/>
          </w:rPr>
          <w:t xml:space="preserve"> is a link</w:t>
        </w:r>
        <w:r>
          <w:rPr>
            <w:rStyle w:val="tag"/>
            <w:color w:val="000088"/>
            <w:sz w:val="23"/>
            <w:szCs w:val="23"/>
          </w:rPr>
          <w:t>&lt;/a&gt;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52" w:author="Unknown"/>
          <w:rStyle w:val="pln"/>
          <w:color w:val="000000"/>
          <w:sz w:val="23"/>
          <w:szCs w:val="23"/>
        </w:rPr>
      </w:pPr>
      <w:ins w:id="653"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54" w:author="Unknown"/>
          <w:rStyle w:val="pln"/>
          <w:color w:val="000000"/>
          <w:sz w:val="23"/>
          <w:szCs w:val="23"/>
        </w:rPr>
      </w:pPr>
      <w:ins w:id="655"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56" w:author="Unknown"/>
          <w:rStyle w:val="pln"/>
          <w:color w:val="000000"/>
          <w:sz w:val="23"/>
          <w:szCs w:val="23"/>
        </w:rPr>
      </w:pPr>
      <w:ins w:id="657"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58" w:author="Unknown"/>
          <w:sz w:val="23"/>
          <w:szCs w:val="23"/>
        </w:rPr>
      </w:pPr>
      <w:ins w:id="659" w:author="Unknown">
        <w:r>
          <w:rPr>
            <w:rStyle w:val="pln"/>
            <w:color w:val="000000"/>
            <w:sz w:val="23"/>
            <w:szCs w:val="23"/>
          </w:rPr>
          <w:t xml:space="preserve">  </w:t>
        </w:r>
        <w:r>
          <w:rPr>
            <w:rStyle w:val="tag"/>
            <w:color w:val="000088"/>
            <w:sz w:val="23"/>
            <w:szCs w:val="23"/>
          </w:rPr>
          <w:t>&lt;/div&gt;</w:t>
        </w:r>
      </w:ins>
    </w:p>
    <w:p w:rsidR="00EC2638" w:rsidRDefault="00EC2638" w:rsidP="00EC2638">
      <w:pPr>
        <w:pStyle w:val="NormalWeb"/>
        <w:rPr>
          <w:ins w:id="660" w:author="Unknown"/>
          <w:rFonts w:ascii="Roboto" w:hAnsi="Roboto"/>
          <w:sz w:val="23"/>
          <w:szCs w:val="23"/>
        </w:rPr>
      </w:pPr>
      <w:ins w:id="661" w:author="Unknown">
        <w:r>
          <w:rPr>
            <w:rFonts w:ascii="Roboto" w:hAnsi="Roboto"/>
            <w:sz w:val="23"/>
            <w:szCs w:val="23"/>
          </w:rPr>
          <w:t>That makes these things called cards, so now let's try to incorporate this. Inside the </w:t>
        </w:r>
        <w:r>
          <w:rPr>
            <w:rStyle w:val="HTMLCode"/>
            <w:sz w:val="23"/>
            <w:szCs w:val="23"/>
          </w:rPr>
          <w:t>row</w:t>
        </w:r>
        <w:r>
          <w:rPr>
            <w:rFonts w:ascii="Roboto" w:hAnsi="Roboto"/>
            <w:sz w:val="23"/>
            <w:szCs w:val="23"/>
          </w:rPr>
          <w:t xml:space="preserve"> tags, let's setup </w:t>
        </w:r>
        <w:proofErr w:type="gramStart"/>
        <w:r>
          <w:rPr>
            <w:rFonts w:ascii="Roboto" w:hAnsi="Roboto"/>
            <w:sz w:val="23"/>
            <w:szCs w:val="23"/>
          </w:rPr>
          <w:t>our for</w:t>
        </w:r>
        <w:proofErr w:type="gramEnd"/>
        <w:r>
          <w:rPr>
            <w:rFonts w:ascii="Roboto" w:hAnsi="Roboto"/>
            <w:sz w:val="23"/>
            <w:szCs w:val="23"/>
          </w:rPr>
          <w:t xml:space="preserve"> loop:</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62" w:author="Unknown"/>
          <w:rStyle w:val="pln"/>
          <w:color w:val="000000"/>
          <w:sz w:val="23"/>
          <w:szCs w:val="23"/>
        </w:rPr>
      </w:pPr>
      <w:ins w:id="663"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"row"</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64" w:author="Unknown"/>
          <w:rStyle w:val="pln"/>
          <w:color w:val="000000"/>
          <w:sz w:val="23"/>
          <w:szCs w:val="23"/>
        </w:rPr>
      </w:pPr>
      <w:ins w:id="665" w:author="Unknown">
        <w:r>
          <w:rPr>
            <w:rStyle w:val="pln"/>
            <w:color w:val="000000"/>
            <w:sz w:val="23"/>
            <w:szCs w:val="23"/>
          </w:rPr>
          <w:t xml:space="preserve">    {% for tut in tutorials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66" w:author="Unknown"/>
          <w:rStyle w:val="pln"/>
          <w:color w:val="000000"/>
          <w:sz w:val="23"/>
          <w:szCs w:val="23"/>
        </w:rPr>
      </w:pPr>
      <w:ins w:id="667"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m6"</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68" w:author="Unknown"/>
          <w:rStyle w:val="pln"/>
          <w:color w:val="000000"/>
          <w:sz w:val="23"/>
          <w:szCs w:val="23"/>
        </w:rPr>
      </w:pPr>
      <w:ins w:id="669"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 blue-grey darken-1"</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70" w:author="Unknown"/>
          <w:rStyle w:val="pln"/>
          <w:color w:val="000000"/>
          <w:sz w:val="23"/>
          <w:szCs w:val="23"/>
        </w:rPr>
      </w:pPr>
      <w:ins w:id="671"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"card-content white-text"</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72" w:author="Unknown"/>
          <w:rStyle w:val="pln"/>
          <w:color w:val="000000"/>
          <w:sz w:val="23"/>
          <w:szCs w:val="23"/>
        </w:rPr>
      </w:pPr>
      <w:ins w:id="673" w:author="Unknown">
        <w:r>
          <w:rPr>
            <w:rStyle w:val="pln"/>
            <w:color w:val="000000"/>
            <w:sz w:val="23"/>
            <w:szCs w:val="23"/>
          </w:rPr>
          <w:t xml:space="preserve">              </w:t>
        </w:r>
        <w:r>
          <w:rPr>
            <w:rStyle w:val="tag"/>
            <w:color w:val="000088"/>
            <w:sz w:val="23"/>
            <w:szCs w:val="23"/>
          </w:rPr>
          <w:t>&lt;span</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"card-title"</w:t>
        </w:r>
        <w:r>
          <w:rPr>
            <w:rStyle w:val="tag"/>
            <w:color w:val="000088"/>
            <w:sz w:val="23"/>
            <w:szCs w:val="23"/>
          </w:rPr>
          <w:t>&gt;</w:t>
        </w:r>
        <w:r>
          <w:rPr>
            <w:rStyle w:val="pln"/>
            <w:color w:val="000000"/>
            <w:sz w:val="23"/>
            <w:szCs w:val="23"/>
          </w:rPr>
          <w:t>Card Title</w:t>
        </w:r>
        <w:r>
          <w:rPr>
            <w:rStyle w:val="tag"/>
            <w:color w:val="000088"/>
            <w:sz w:val="23"/>
            <w:szCs w:val="23"/>
          </w:rPr>
          <w:t>&lt;/span&gt;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74" w:author="Unknown"/>
          <w:rStyle w:val="pln"/>
          <w:color w:val="000000"/>
          <w:sz w:val="23"/>
          <w:szCs w:val="23"/>
        </w:rPr>
      </w:pPr>
      <w:ins w:id="675" w:author="Unknown">
        <w:r>
          <w:rPr>
            <w:rStyle w:val="pln"/>
            <w:color w:val="000000"/>
            <w:sz w:val="23"/>
            <w:szCs w:val="23"/>
          </w:rPr>
          <w:t xml:space="preserve">              </w:t>
        </w:r>
        <w:r>
          <w:rPr>
            <w:rStyle w:val="tag"/>
            <w:color w:val="000088"/>
            <w:sz w:val="23"/>
            <w:szCs w:val="23"/>
          </w:rPr>
          <w:t>&lt;p&gt;</w:t>
        </w:r>
        <w:r>
          <w:rPr>
            <w:rStyle w:val="pln"/>
            <w:color w:val="000000"/>
            <w:sz w:val="23"/>
            <w:szCs w:val="23"/>
          </w:rPr>
          <w:t>I am a very simple card. I am good at containing small bits of information.</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76" w:author="Unknown"/>
          <w:rStyle w:val="pln"/>
          <w:color w:val="000000"/>
          <w:sz w:val="23"/>
          <w:szCs w:val="23"/>
        </w:rPr>
      </w:pPr>
      <w:ins w:id="677" w:author="Unknown">
        <w:r>
          <w:rPr>
            <w:rStyle w:val="pln"/>
            <w:color w:val="000000"/>
            <w:sz w:val="23"/>
            <w:szCs w:val="23"/>
          </w:rPr>
          <w:t xml:space="preserve">              I am convenient because I require little markup to use effectively</w:t>
        </w:r>
        <w:proofErr w:type="gramStart"/>
        <w:r>
          <w:rPr>
            <w:rStyle w:val="pln"/>
            <w:color w:val="000000"/>
            <w:sz w:val="23"/>
            <w:szCs w:val="23"/>
          </w:rPr>
          <w:t>.</w:t>
        </w:r>
        <w:r>
          <w:rPr>
            <w:rStyle w:val="tag"/>
            <w:color w:val="000088"/>
            <w:sz w:val="23"/>
            <w:szCs w:val="23"/>
          </w:rPr>
          <w:t>&lt;</w:t>
        </w:r>
        <w:proofErr w:type="gramEnd"/>
        <w:r>
          <w:rPr>
            <w:rStyle w:val="tag"/>
            <w:color w:val="000088"/>
            <w:sz w:val="23"/>
            <w:szCs w:val="23"/>
          </w:rPr>
          <w:t>/p&gt;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78" w:author="Unknown"/>
          <w:rStyle w:val="pln"/>
          <w:color w:val="000000"/>
          <w:sz w:val="23"/>
          <w:szCs w:val="23"/>
        </w:rPr>
      </w:pPr>
      <w:ins w:id="679"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80" w:author="Unknown"/>
          <w:rStyle w:val="pln"/>
          <w:color w:val="000000"/>
          <w:sz w:val="23"/>
          <w:szCs w:val="23"/>
        </w:rPr>
      </w:pPr>
      <w:ins w:id="681"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"card-action"</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82" w:author="Unknown"/>
          <w:rStyle w:val="pln"/>
          <w:color w:val="000000"/>
          <w:sz w:val="23"/>
          <w:szCs w:val="23"/>
        </w:rPr>
      </w:pPr>
      <w:ins w:id="683" w:author="Unknown">
        <w:r>
          <w:rPr>
            <w:rStyle w:val="pln"/>
            <w:color w:val="000000"/>
            <w:sz w:val="23"/>
            <w:szCs w:val="23"/>
          </w:rPr>
          <w:t xml:space="preserve">              </w:t>
        </w:r>
        <w:r>
          <w:rPr>
            <w:rStyle w:val="tag"/>
            <w:color w:val="000088"/>
            <w:sz w:val="23"/>
            <w:szCs w:val="23"/>
          </w:rPr>
          <w: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r>
          <w:rPr>
            <w:rStyle w:val="tag"/>
            <w:color w:val="000088"/>
            <w:sz w:val="23"/>
            <w:szCs w:val="23"/>
          </w:rPr>
          <w:t>&gt;</w:t>
        </w:r>
        <w:proofErr w:type="gramStart"/>
        <w:r>
          <w:rPr>
            <w:rStyle w:val="pln"/>
            <w:color w:val="000000"/>
            <w:sz w:val="23"/>
            <w:szCs w:val="23"/>
          </w:rPr>
          <w:t>This</w:t>
        </w:r>
        <w:proofErr w:type="gramEnd"/>
        <w:r>
          <w:rPr>
            <w:rStyle w:val="pln"/>
            <w:color w:val="000000"/>
            <w:sz w:val="23"/>
            <w:szCs w:val="23"/>
          </w:rPr>
          <w:t xml:space="preserve"> is a link</w:t>
        </w:r>
        <w:r>
          <w:rPr>
            <w:rStyle w:val="tag"/>
            <w:color w:val="000088"/>
            <w:sz w:val="23"/>
            <w:szCs w:val="23"/>
          </w:rPr>
          <w:t>&lt;/a&gt;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84" w:author="Unknown"/>
          <w:rStyle w:val="pln"/>
          <w:color w:val="000000"/>
          <w:sz w:val="23"/>
          <w:szCs w:val="23"/>
        </w:rPr>
      </w:pPr>
      <w:ins w:id="685" w:author="Unknown">
        <w:r>
          <w:rPr>
            <w:rStyle w:val="pln"/>
            <w:color w:val="000000"/>
            <w:sz w:val="23"/>
            <w:szCs w:val="23"/>
          </w:rPr>
          <w:t xml:space="preserve">              </w:t>
        </w:r>
        <w:r>
          <w:rPr>
            <w:rStyle w:val="tag"/>
            <w:color w:val="000088"/>
            <w:sz w:val="23"/>
            <w:szCs w:val="23"/>
          </w:rPr>
          <w: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r>
          <w:rPr>
            <w:rStyle w:val="tag"/>
            <w:color w:val="000088"/>
            <w:sz w:val="23"/>
            <w:szCs w:val="23"/>
          </w:rPr>
          <w:t>&gt;</w:t>
        </w:r>
        <w:proofErr w:type="gramStart"/>
        <w:r>
          <w:rPr>
            <w:rStyle w:val="pln"/>
            <w:color w:val="000000"/>
            <w:sz w:val="23"/>
            <w:szCs w:val="23"/>
          </w:rPr>
          <w:t>This</w:t>
        </w:r>
        <w:proofErr w:type="gramEnd"/>
        <w:r>
          <w:rPr>
            <w:rStyle w:val="pln"/>
            <w:color w:val="000000"/>
            <w:sz w:val="23"/>
            <w:szCs w:val="23"/>
          </w:rPr>
          <w:t xml:space="preserve"> is a link</w:t>
        </w:r>
        <w:r>
          <w:rPr>
            <w:rStyle w:val="tag"/>
            <w:color w:val="000088"/>
            <w:sz w:val="23"/>
            <w:szCs w:val="23"/>
          </w:rPr>
          <w:t>&lt;/a&gt;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86" w:author="Unknown"/>
          <w:rStyle w:val="pln"/>
          <w:color w:val="000000"/>
          <w:sz w:val="23"/>
          <w:szCs w:val="23"/>
        </w:rPr>
      </w:pPr>
      <w:ins w:id="687"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88" w:author="Unknown"/>
          <w:rStyle w:val="pln"/>
          <w:color w:val="000000"/>
          <w:sz w:val="23"/>
          <w:szCs w:val="23"/>
        </w:rPr>
      </w:pPr>
      <w:ins w:id="689"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90" w:author="Unknown"/>
          <w:rStyle w:val="pln"/>
          <w:color w:val="000000"/>
          <w:sz w:val="23"/>
          <w:szCs w:val="23"/>
        </w:rPr>
      </w:pPr>
      <w:ins w:id="691"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92" w:author="Unknown"/>
          <w:rStyle w:val="pln"/>
          <w:color w:val="000000"/>
          <w:sz w:val="23"/>
          <w:szCs w:val="23"/>
        </w:rPr>
      </w:pPr>
      <w:ins w:id="693" w:author="Unknown">
        <w:r>
          <w:rPr>
            <w:rStyle w:val="pln"/>
            <w:color w:val="000000"/>
            <w:sz w:val="23"/>
            <w:szCs w:val="23"/>
          </w:rPr>
          <w:t xml:space="preserve">    {% endfor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94" w:author="Unknown"/>
          <w:sz w:val="23"/>
          <w:szCs w:val="23"/>
        </w:rPr>
      </w:pPr>
      <w:ins w:id="695" w:author="Unknown">
        <w:r>
          <w:rPr>
            <w:rStyle w:val="pln"/>
            <w:color w:val="000000"/>
            <w:sz w:val="23"/>
            <w:szCs w:val="23"/>
          </w:rPr>
          <w:t xml:space="preserve">  </w:t>
        </w:r>
        <w:r>
          <w:rPr>
            <w:rStyle w:val="tag"/>
            <w:color w:val="000088"/>
            <w:sz w:val="23"/>
            <w:szCs w:val="23"/>
          </w:rPr>
          <w:t>&lt;/div&gt;</w:t>
        </w:r>
      </w:ins>
    </w:p>
    <w:p w:rsidR="00EC2638" w:rsidRDefault="00EC2638" w:rsidP="00EC2638">
      <w:pPr>
        <w:pStyle w:val="NormalWeb"/>
        <w:rPr>
          <w:ins w:id="696" w:author="Unknown"/>
          <w:rFonts w:ascii="Roboto" w:hAnsi="Roboto"/>
          <w:sz w:val="23"/>
          <w:szCs w:val="23"/>
        </w:rPr>
      </w:pPr>
      <w:ins w:id="697" w:author="Unknown">
        <w:r>
          <w:rPr>
            <w:rFonts w:ascii="Roboto" w:hAnsi="Roboto"/>
            <w:sz w:val="23"/>
            <w:szCs w:val="23"/>
          </w:rPr>
          <w:t xml:space="preserve">Next, let's replace the card title with our tutorial title, </w:t>
        </w:r>
        <w:proofErr w:type="gramStart"/>
        <w:r>
          <w:rPr>
            <w:rFonts w:ascii="Roboto" w:hAnsi="Roboto"/>
            <w:sz w:val="23"/>
            <w:szCs w:val="23"/>
          </w:rPr>
          <w:t>then</w:t>
        </w:r>
        <w:proofErr w:type="gramEnd"/>
        <w:r>
          <w:rPr>
            <w:rFonts w:ascii="Roboto" w:hAnsi="Roboto"/>
            <w:sz w:val="23"/>
            <w:szCs w:val="23"/>
          </w:rPr>
          <w:t xml:space="preserve"> move published date and the content in. For now, I will just remove the card action bits. So now we've got: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698" w:author="Unknown"/>
          <w:rStyle w:val="pln"/>
          <w:color w:val="000000"/>
          <w:sz w:val="23"/>
          <w:szCs w:val="23"/>
        </w:rPr>
      </w:pPr>
      <w:ins w:id="699"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"row"</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00" w:author="Unknown"/>
          <w:rStyle w:val="pln"/>
          <w:color w:val="000000"/>
          <w:sz w:val="23"/>
          <w:szCs w:val="23"/>
        </w:rPr>
      </w:pPr>
      <w:ins w:id="701" w:author="Unknown">
        <w:r>
          <w:rPr>
            <w:rStyle w:val="pln"/>
            <w:color w:val="000000"/>
            <w:sz w:val="23"/>
            <w:szCs w:val="23"/>
          </w:rPr>
          <w:t xml:space="preserve">    {% for tut in tutorials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02" w:author="Unknown"/>
          <w:rStyle w:val="pln"/>
          <w:color w:val="000000"/>
          <w:sz w:val="23"/>
          <w:szCs w:val="23"/>
        </w:rPr>
      </w:pPr>
      <w:ins w:id="703"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m6"</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04" w:author="Unknown"/>
          <w:rStyle w:val="pln"/>
          <w:color w:val="000000"/>
          <w:sz w:val="23"/>
          <w:szCs w:val="23"/>
        </w:rPr>
      </w:pPr>
      <w:ins w:id="705"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 blue-grey darken-1"</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06" w:author="Unknown"/>
          <w:rStyle w:val="pln"/>
          <w:color w:val="000000"/>
          <w:sz w:val="23"/>
          <w:szCs w:val="23"/>
        </w:rPr>
      </w:pPr>
      <w:ins w:id="707"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"card-content white-text"</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08" w:author="Unknown"/>
          <w:rStyle w:val="pln"/>
          <w:color w:val="000000"/>
          <w:sz w:val="23"/>
          <w:szCs w:val="23"/>
        </w:rPr>
      </w:pPr>
      <w:ins w:id="709" w:author="Unknown">
        <w:r>
          <w:rPr>
            <w:rStyle w:val="pln"/>
            <w:color w:val="000000"/>
            <w:sz w:val="23"/>
            <w:szCs w:val="23"/>
          </w:rPr>
          <w:t xml:space="preserve">              </w:t>
        </w:r>
        <w:r>
          <w:rPr>
            <w:rStyle w:val="tag"/>
            <w:color w:val="000088"/>
            <w:sz w:val="23"/>
            <w:szCs w:val="23"/>
          </w:rPr>
          <w:t>&lt;span</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"card-title"</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{tut.tutorial_title}}</w:t>
        </w:r>
        <w:r>
          <w:rPr>
            <w:rStyle w:val="tag"/>
            <w:color w:val="000088"/>
            <w:sz w:val="23"/>
            <w:szCs w:val="23"/>
          </w:rPr>
          <w:t>&lt;/span&gt;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10" w:author="Unknown"/>
          <w:rStyle w:val="pln"/>
          <w:color w:val="000000"/>
          <w:sz w:val="23"/>
          <w:szCs w:val="23"/>
        </w:rPr>
      </w:pPr>
      <w:ins w:id="711" w:author="Unknown">
        <w:r>
          <w:rPr>
            <w:rStyle w:val="pln"/>
            <w:color w:val="000000"/>
            <w:sz w:val="23"/>
            <w:szCs w:val="23"/>
          </w:rPr>
          <w:t xml:space="preserve">              </w:t>
        </w:r>
        <w:r>
          <w:rPr>
            <w:rStyle w:val="tag"/>
            <w:color w:val="000088"/>
            <w:sz w:val="23"/>
            <w:szCs w:val="23"/>
          </w:rPr>
          <w:t>&lt;p</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{tut.tutorial_published}}</w:t>
        </w:r>
        <w:r>
          <w:rPr>
            <w:rStyle w:val="tag"/>
            <w:color w:val="000088"/>
            <w:sz w:val="23"/>
            <w:szCs w:val="23"/>
          </w:rPr>
          <w:t>&lt;/p&gt;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12" w:author="Unknown"/>
          <w:rStyle w:val="pln"/>
          <w:color w:val="000000"/>
          <w:sz w:val="23"/>
          <w:szCs w:val="23"/>
        </w:rPr>
      </w:pPr>
      <w:ins w:id="713" w:author="Unknown">
        <w:r>
          <w:rPr>
            <w:rStyle w:val="pln"/>
            <w:color w:val="000000"/>
            <w:sz w:val="23"/>
            <w:szCs w:val="23"/>
          </w:rPr>
          <w:lastRenderedPageBreak/>
          <w:t xml:space="preserve">              </w:t>
        </w:r>
        <w:r>
          <w:rPr>
            <w:rStyle w:val="tag"/>
            <w:color w:val="000088"/>
            <w:sz w:val="23"/>
            <w:szCs w:val="23"/>
          </w:rPr>
          <w:t>&lt;p</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{tut.tutorial_content|safe}}</w:t>
        </w:r>
        <w:r>
          <w:rPr>
            <w:rStyle w:val="tag"/>
            <w:color w:val="000088"/>
            <w:sz w:val="23"/>
            <w:szCs w:val="23"/>
          </w:rPr>
          <w:t>&lt;/p&gt;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14" w:author="Unknown"/>
          <w:rStyle w:val="pln"/>
          <w:color w:val="000000"/>
          <w:sz w:val="23"/>
          <w:szCs w:val="23"/>
        </w:rPr>
      </w:pPr>
      <w:ins w:id="715"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16" w:author="Unknown"/>
          <w:rStyle w:val="pln"/>
          <w:color w:val="000000"/>
          <w:sz w:val="23"/>
          <w:szCs w:val="23"/>
        </w:rPr>
      </w:pPr>
      <w:ins w:id="717"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18" w:author="Unknown"/>
          <w:rStyle w:val="pln"/>
          <w:color w:val="000000"/>
          <w:sz w:val="23"/>
          <w:szCs w:val="23"/>
        </w:rPr>
      </w:pPr>
      <w:ins w:id="719"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20" w:author="Unknown"/>
          <w:rStyle w:val="pln"/>
          <w:color w:val="000000"/>
          <w:sz w:val="23"/>
          <w:szCs w:val="23"/>
        </w:rPr>
      </w:pPr>
      <w:ins w:id="721" w:author="Unknown">
        <w:r>
          <w:rPr>
            <w:rStyle w:val="pln"/>
            <w:color w:val="000000"/>
            <w:sz w:val="23"/>
            <w:szCs w:val="23"/>
          </w:rPr>
          <w:t xml:space="preserve">    {% endfor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22" w:author="Unknown"/>
          <w:sz w:val="23"/>
          <w:szCs w:val="23"/>
        </w:rPr>
      </w:pPr>
      <w:ins w:id="723" w:author="Unknown">
        <w:r>
          <w:rPr>
            <w:rStyle w:val="pln"/>
            <w:color w:val="000000"/>
            <w:sz w:val="23"/>
            <w:szCs w:val="23"/>
          </w:rPr>
          <w:t xml:space="preserve">  </w:t>
        </w:r>
        <w:r>
          <w:rPr>
            <w:rStyle w:val="tag"/>
            <w:color w:val="000088"/>
            <w:sz w:val="23"/>
            <w:szCs w:val="23"/>
          </w:rPr>
          <w:t>&lt;/div&gt;</w:t>
        </w:r>
      </w:ins>
    </w:p>
    <w:p w:rsidR="00EC2638" w:rsidRDefault="00EC2638" w:rsidP="00EC2638">
      <w:pPr>
        <w:pStyle w:val="NormalWeb"/>
        <w:rPr>
          <w:ins w:id="724" w:author="Unknown"/>
          <w:rFonts w:ascii="Roboto" w:hAnsi="Roboto"/>
          <w:sz w:val="23"/>
          <w:szCs w:val="23"/>
        </w:rPr>
      </w:pPr>
      <w:ins w:id="725" w:author="Unknown">
        <w:r>
          <w:rPr>
            <w:rFonts w:ascii="Roboto" w:hAnsi="Roboto"/>
            <w:sz w:val="23"/>
            <w:szCs w:val="23"/>
          </w:rPr>
          <w:t>Refresh our homepage, and now we've got:</w:t>
        </w:r>
      </w:ins>
    </w:p>
    <w:p w:rsidR="00EC2638" w:rsidRDefault="00EC2638" w:rsidP="00EC2638">
      <w:pPr>
        <w:rPr>
          <w:ins w:id="726" w:author="Unknown"/>
          <w:rFonts w:ascii="Times New Roman" w:hAnsi="Times New Roman"/>
          <w:sz w:val="24"/>
          <w:szCs w:val="24"/>
        </w:rPr>
      </w:pPr>
      <w:r>
        <w:rPr>
          <w:noProof/>
          <w:lang w:eastAsia="en-IN"/>
        </w:rPr>
        <w:drawing>
          <wp:inline distT="0" distB="0" distL="0" distR="0">
            <wp:extent cx="5326380" cy="4411980"/>
            <wp:effectExtent l="0" t="0" r="7620" b="7620"/>
            <wp:docPr id="17" name="Picture 17"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tutoria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380" cy="4411980"/>
                    </a:xfrm>
                    <a:prstGeom prst="rect">
                      <a:avLst/>
                    </a:prstGeom>
                    <a:noFill/>
                    <a:ln>
                      <a:noFill/>
                    </a:ln>
                  </pic:spPr>
                </pic:pic>
              </a:graphicData>
            </a:graphic>
          </wp:inline>
        </w:drawing>
      </w:r>
    </w:p>
    <w:p w:rsidR="00EC2638" w:rsidRDefault="00EC2638" w:rsidP="00EC2638">
      <w:pPr>
        <w:pStyle w:val="NormalWeb"/>
        <w:rPr>
          <w:ins w:id="727" w:author="Unknown"/>
          <w:rFonts w:ascii="Roboto" w:hAnsi="Roboto"/>
          <w:sz w:val="23"/>
          <w:szCs w:val="23"/>
        </w:rPr>
      </w:pPr>
      <w:ins w:id="728" w:author="Unknown">
        <w:r>
          <w:rPr>
            <w:rFonts w:ascii="Roboto" w:hAnsi="Roboto"/>
            <w:sz w:val="23"/>
            <w:szCs w:val="23"/>
          </w:rPr>
          <w:t>This is just a quick example of applying their CSS. It really is pretty simple to implement their elements. If you're unfamiliar with HTML/CSS there are tons of guides for it out there. I don't intend to really teach it here. Try resizing your window to be very thin, like on mobile. You should see that one of the cards pops down. This is one of the benefits of using the rows/columns structure. The </w:t>
        </w:r>
        <w:r>
          <w:rPr>
            <w:rStyle w:val="HTMLCode"/>
            <w:sz w:val="23"/>
            <w:szCs w:val="23"/>
          </w:rPr>
          <w:t>class="col s12 m6"</w:t>
        </w:r>
        <w:r>
          <w:rPr>
            <w:rFonts w:ascii="Roboto" w:hAnsi="Roboto"/>
            <w:sz w:val="23"/>
            <w:szCs w:val="23"/>
          </w:rPr>
          <w:t xml:space="preserve"> means on a small screen, this object takes up all 12 columns (12 is the max). On a medium screen, 6 columns per card, so we could fit 2 cards, and this will adjust dynamically. There's also </w:t>
        </w:r>
        <w:proofErr w:type="gramStart"/>
        <w:r>
          <w:rPr>
            <w:rFonts w:ascii="Roboto" w:hAnsi="Roboto"/>
            <w:sz w:val="23"/>
            <w:szCs w:val="23"/>
          </w:rPr>
          <w:t>a</w:t>
        </w:r>
        <w:proofErr w:type="gramEnd"/>
        <w:r>
          <w:rPr>
            <w:rFonts w:ascii="Roboto" w:hAnsi="Roboto"/>
            <w:sz w:val="23"/>
            <w:szCs w:val="23"/>
          </w:rPr>
          <w:t xml:space="preserve"> l option for large. So large is like full screen on a desktop, medium is tablets, and small is phone.</w:t>
        </w:r>
      </w:ins>
    </w:p>
    <w:p w:rsidR="00EC2638" w:rsidRDefault="00EC2638" w:rsidP="00EC2638">
      <w:pPr>
        <w:pStyle w:val="NormalWeb"/>
        <w:rPr>
          <w:ins w:id="729" w:author="Unknown"/>
          <w:rFonts w:ascii="Roboto" w:hAnsi="Roboto"/>
          <w:sz w:val="23"/>
          <w:szCs w:val="23"/>
        </w:rPr>
      </w:pPr>
      <w:ins w:id="730" w:author="Unknown">
        <w:r>
          <w:rPr>
            <w:rFonts w:ascii="Roboto" w:hAnsi="Roboto"/>
            <w:sz w:val="23"/>
            <w:szCs w:val="23"/>
          </w:rPr>
          <w:t>We can also add </w:t>
        </w:r>
        <w:r>
          <w:rPr>
            <w:rStyle w:val="HTMLCode"/>
            <w:sz w:val="23"/>
            <w:szCs w:val="23"/>
          </w:rPr>
          <w:t>hoverable</w:t>
        </w:r>
        <w:r>
          <w:rPr>
            <w:rFonts w:ascii="Roboto" w:hAnsi="Roboto"/>
            <w:sz w:val="23"/>
            <w:szCs w:val="23"/>
          </w:rPr>
          <w:t> to our cards, for example:</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31" w:author="Unknown"/>
          <w:sz w:val="23"/>
          <w:szCs w:val="23"/>
        </w:rPr>
      </w:pPr>
      <w:ins w:id="732" w:author="Unknown">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 blue-grey darken-1 hoverable"</w:t>
        </w:r>
        <w:r>
          <w:rPr>
            <w:rStyle w:val="tag"/>
            <w:color w:val="000088"/>
            <w:sz w:val="23"/>
            <w:szCs w:val="23"/>
          </w:rPr>
          <w:t>&gt;</w:t>
        </w:r>
      </w:ins>
    </w:p>
    <w:p w:rsidR="00EC2638" w:rsidRDefault="00EC2638" w:rsidP="00EC2638">
      <w:pPr>
        <w:pStyle w:val="NormalWeb"/>
        <w:rPr>
          <w:ins w:id="733" w:author="Unknown"/>
          <w:rFonts w:ascii="Roboto" w:hAnsi="Roboto"/>
          <w:sz w:val="23"/>
          <w:szCs w:val="23"/>
        </w:rPr>
      </w:pPr>
      <w:ins w:id="734" w:author="Unknown">
        <w:r>
          <w:rPr>
            <w:rFonts w:ascii="Roboto" w:hAnsi="Roboto"/>
            <w:sz w:val="23"/>
            <w:szCs w:val="23"/>
          </w:rPr>
          <w:t xml:space="preserve">Try that, then hover over one of the </w:t>
        </w:r>
        <w:proofErr w:type="gramStart"/>
        <w:r>
          <w:rPr>
            <w:rFonts w:ascii="Roboto" w:hAnsi="Roboto"/>
            <w:sz w:val="23"/>
            <w:szCs w:val="23"/>
          </w:rPr>
          <w:t>cards,</w:t>
        </w:r>
        <w:proofErr w:type="gramEnd"/>
        <w:r>
          <w:rPr>
            <w:rFonts w:ascii="Roboto" w:hAnsi="Roboto"/>
            <w:sz w:val="23"/>
            <w:szCs w:val="23"/>
          </w:rPr>
          <w:t xml:space="preserve"> you should see it animate in such a way that it looks like it's lifting up. Next, </w:t>
        </w:r>
        <w:proofErr w:type="gramStart"/>
        <w:r>
          <w:rPr>
            <w:rFonts w:ascii="Roboto" w:hAnsi="Roboto"/>
            <w:sz w:val="23"/>
            <w:szCs w:val="23"/>
          </w:rPr>
          <w:t>lets</w:t>
        </w:r>
        <w:proofErr w:type="gramEnd"/>
        <w:r>
          <w:rPr>
            <w:rFonts w:ascii="Roboto" w:hAnsi="Roboto"/>
            <w:sz w:val="23"/>
            <w:szCs w:val="23"/>
          </w:rPr>
          <w:t xml:space="preserve"> make the published size slightly smaller:</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35" w:author="Unknown"/>
          <w:sz w:val="23"/>
          <w:szCs w:val="23"/>
        </w:rPr>
      </w:pPr>
      <w:ins w:id="736" w:author="Unknown">
        <w:r>
          <w:rPr>
            <w:rStyle w:val="tag"/>
            <w:color w:val="000088"/>
            <w:sz w:val="23"/>
            <w:szCs w:val="23"/>
          </w:rPr>
          <w:lastRenderedPageBreak/>
          <w:t>&lt;p</w:t>
        </w:r>
        <w:r>
          <w:rPr>
            <w:rStyle w:val="pln"/>
            <w:color w:val="000000"/>
            <w:sz w:val="23"/>
            <w:szCs w:val="23"/>
          </w:rPr>
          <w:t xml:space="preserve"> </w:t>
        </w:r>
        <w:r>
          <w:rPr>
            <w:rStyle w:val="atn"/>
            <w:color w:val="660066"/>
            <w:sz w:val="23"/>
            <w:szCs w:val="23"/>
          </w:rPr>
          <w:t>style</w:t>
        </w:r>
        <w:r>
          <w:rPr>
            <w:rStyle w:val="pun"/>
            <w:color w:val="666600"/>
            <w:sz w:val="23"/>
            <w:szCs w:val="23"/>
          </w:rPr>
          <w:t>=</w:t>
        </w:r>
        <w:r>
          <w:rPr>
            <w:rStyle w:val="atv"/>
            <w:color w:val="008800"/>
            <w:sz w:val="23"/>
            <w:szCs w:val="23"/>
          </w:rPr>
          <w:t>"</w:t>
        </w:r>
        <w:r>
          <w:rPr>
            <w:rStyle w:val="pln"/>
            <w:color w:val="000000"/>
            <w:sz w:val="23"/>
            <w:szCs w:val="23"/>
          </w:rPr>
          <w:t>font</w:t>
        </w:r>
        <w:r>
          <w:rPr>
            <w:rStyle w:val="pun"/>
            <w:color w:val="666600"/>
            <w:sz w:val="23"/>
            <w:szCs w:val="23"/>
          </w:rPr>
          <w:t>-</w:t>
        </w:r>
        <w:r>
          <w:rPr>
            <w:rStyle w:val="pln"/>
            <w:color w:val="000000"/>
            <w:sz w:val="23"/>
            <w:szCs w:val="23"/>
          </w:rPr>
          <w:t>size</w:t>
        </w:r>
        <w:proofErr w:type="gramStart"/>
        <w:r>
          <w:rPr>
            <w:rStyle w:val="pun"/>
            <w:color w:val="666600"/>
            <w:sz w:val="23"/>
            <w:szCs w:val="23"/>
          </w:rPr>
          <w:t>:</w:t>
        </w:r>
        <w:r>
          <w:rPr>
            <w:rStyle w:val="lit"/>
            <w:color w:val="006666"/>
            <w:sz w:val="23"/>
            <w:szCs w:val="23"/>
          </w:rPr>
          <w:t>70</w:t>
        </w:r>
        <w:proofErr w:type="gramEnd"/>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Published {{tut.tutorial_published}}</w:t>
        </w:r>
        <w:r>
          <w:rPr>
            <w:rStyle w:val="tag"/>
            <w:color w:val="000088"/>
            <w:sz w:val="23"/>
            <w:szCs w:val="23"/>
          </w:rPr>
          <w:t>&lt;/p&gt;</w:t>
        </w:r>
      </w:ins>
    </w:p>
    <w:p w:rsidR="00EC2638" w:rsidRDefault="00EC2638" w:rsidP="00EC2638">
      <w:pPr>
        <w:pStyle w:val="NormalWeb"/>
        <w:rPr>
          <w:ins w:id="737" w:author="Unknown"/>
          <w:rFonts w:ascii="Roboto" w:hAnsi="Roboto"/>
          <w:sz w:val="23"/>
          <w:szCs w:val="23"/>
        </w:rPr>
      </w:pPr>
      <w:ins w:id="738" w:author="Unknown">
        <w:r>
          <w:rPr>
            <w:rFonts w:ascii="Roboto" w:hAnsi="Roboto"/>
            <w:sz w:val="23"/>
            <w:szCs w:val="23"/>
          </w:rPr>
          <w:t>Okay, that's enough styling for one day I'd say, good work everyone!</w:t>
        </w:r>
      </w:ins>
    </w:p>
    <w:p w:rsidR="00EC2638" w:rsidRDefault="00EC2638" w:rsidP="00EC2638">
      <w:pPr>
        <w:pStyle w:val="NormalWeb"/>
        <w:rPr>
          <w:ins w:id="739" w:author="Unknown"/>
          <w:rFonts w:ascii="Roboto" w:hAnsi="Roboto"/>
          <w:sz w:val="23"/>
          <w:szCs w:val="23"/>
        </w:rPr>
      </w:pPr>
      <w:ins w:id="740" w:author="Unknown">
        <w:r>
          <w:rPr>
            <w:rFonts w:ascii="Roboto" w:hAnsi="Roboto"/>
            <w:sz w:val="23"/>
            <w:szCs w:val="23"/>
          </w:rPr>
          <w:t>Next, we'd probably like to do something like add a navigation bar, maybe some sort of footer. The issue is</w:t>
        </w:r>
        <w:proofErr w:type="gramStart"/>
        <w:r>
          <w:rPr>
            <w:rFonts w:ascii="Roboto" w:hAnsi="Roboto"/>
            <w:sz w:val="23"/>
            <w:szCs w:val="23"/>
          </w:rPr>
          <w:t>,</w:t>
        </w:r>
        <w:proofErr w:type="gramEnd"/>
        <w:r>
          <w:rPr>
            <w:rFonts w:ascii="Roboto" w:hAnsi="Roboto"/>
            <w:sz w:val="23"/>
            <w:szCs w:val="23"/>
          </w:rPr>
          <w:t xml:space="preserve"> we'd like to have this on every page, not just the home page. But we have thousands of tutorials, each of which will get their own page. Imagine adding this to every page you create. Contact page, home page, tutorials page, about page...etc. Then, what if you changed something in the nav bar? Yikes! So, instead, with Django, we can use </w:t>
        </w:r>
        <w:r>
          <w:rPr>
            <w:rStyle w:val="HTMLCode"/>
            <w:sz w:val="23"/>
            <w:szCs w:val="23"/>
          </w:rPr>
          <w:t>extends</w:t>
        </w:r>
        <w:r>
          <w:rPr>
            <w:rFonts w:ascii="Roboto" w:hAnsi="Roboto"/>
            <w:sz w:val="23"/>
            <w:szCs w:val="23"/>
          </w:rPr>
          <w:t> and </w:t>
        </w:r>
        <w:r>
          <w:rPr>
            <w:rStyle w:val="HTMLCode"/>
            <w:sz w:val="23"/>
            <w:szCs w:val="23"/>
          </w:rPr>
          <w:t>includes</w:t>
        </w:r>
        <w:r>
          <w:rPr>
            <w:rFonts w:ascii="Roboto" w:hAnsi="Roboto"/>
            <w:sz w:val="23"/>
            <w:szCs w:val="23"/>
          </w:rPr>
          <w:t xml:space="preserve">. Let's start with </w:t>
        </w:r>
        <w:proofErr w:type="gramStart"/>
        <w:r>
          <w:rPr>
            <w:rFonts w:ascii="Roboto" w:hAnsi="Roboto"/>
            <w:sz w:val="23"/>
            <w:szCs w:val="23"/>
          </w:rPr>
          <w:t>an </w:t>
        </w:r>
        <w:r>
          <w:rPr>
            <w:rStyle w:val="HTMLCode"/>
            <w:sz w:val="23"/>
            <w:szCs w:val="23"/>
          </w:rPr>
          <w:t>extends</w:t>
        </w:r>
        <w:proofErr w:type="gramEnd"/>
        <w:r>
          <w:rPr>
            <w:rFonts w:ascii="Roboto" w:hAnsi="Roboto"/>
            <w:sz w:val="23"/>
            <w:szCs w:val="23"/>
          </w:rPr>
          <w:t> example. The way it works is we create a main type of page, then pages that will maybe modify some portion of that main page (like the body), will "extend" that main type of page. So what we'll do is just copy </w:t>
        </w:r>
        <w:r>
          <w:rPr>
            <w:rStyle w:val="HTMLCode"/>
            <w:sz w:val="23"/>
            <w:szCs w:val="23"/>
          </w:rPr>
          <w:t>home.html</w:t>
        </w:r>
        <w:r>
          <w:rPr>
            <w:rFonts w:ascii="Roboto" w:hAnsi="Roboto"/>
            <w:sz w:val="23"/>
            <w:szCs w:val="23"/>
          </w:rPr>
          <w:t xml:space="preserve">, and </w:t>
        </w:r>
        <w:proofErr w:type="gramStart"/>
        <w:r>
          <w:rPr>
            <w:rFonts w:ascii="Roboto" w:hAnsi="Roboto"/>
            <w:sz w:val="23"/>
            <w:szCs w:val="23"/>
          </w:rPr>
          <w:t>call</w:t>
        </w:r>
        <w:proofErr w:type="gramEnd"/>
        <w:r>
          <w:rPr>
            <w:rFonts w:ascii="Roboto" w:hAnsi="Roboto"/>
            <w:sz w:val="23"/>
            <w:szCs w:val="23"/>
          </w:rPr>
          <w:t xml:space="preserve"> the copy </w:t>
        </w:r>
        <w:r>
          <w:rPr>
            <w:rStyle w:val="HTMLCode"/>
            <w:sz w:val="23"/>
            <w:szCs w:val="23"/>
          </w:rPr>
          <w:t>header.html</w:t>
        </w:r>
        <w:r>
          <w:rPr>
            <w:rFonts w:ascii="Roboto" w:hAnsi="Roboto"/>
            <w:sz w:val="23"/>
            <w:szCs w:val="23"/>
          </w:rPr>
          <w:t>. In the </w:t>
        </w:r>
        <w:r>
          <w:rPr>
            <w:rStyle w:val="HTMLCode"/>
            <w:sz w:val="23"/>
            <w:szCs w:val="23"/>
          </w:rPr>
          <w:t>header.html</w:t>
        </w:r>
        <w:r>
          <w:rPr>
            <w:rFonts w:ascii="Roboto" w:hAnsi="Roboto"/>
            <w:sz w:val="23"/>
            <w:szCs w:val="23"/>
          </w:rPr>
          <w:t>, replace everything in the </w:t>
        </w:r>
        <w:r>
          <w:rPr>
            <w:rStyle w:val="HTMLCode"/>
            <w:sz w:val="23"/>
            <w:szCs w:val="23"/>
          </w:rPr>
          <w:t>body</w:t>
        </w:r>
        <w:r>
          <w:rPr>
            <w:rFonts w:ascii="Roboto" w:hAnsi="Roboto"/>
            <w:sz w:val="23"/>
            <w:szCs w:val="23"/>
          </w:rPr>
          <w:t> tags with:</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41" w:author="Unknown"/>
          <w:rStyle w:val="pln"/>
          <w:color w:val="000000"/>
          <w:sz w:val="23"/>
          <w:szCs w:val="23"/>
        </w:rPr>
      </w:pPr>
      <w:ins w:id="742" w:author="Unknown">
        <w:r>
          <w:rPr>
            <w:rStyle w:val="pln"/>
            <w:color w:val="000000"/>
            <w:sz w:val="23"/>
            <w:szCs w:val="23"/>
          </w:rPr>
          <w:t xml:space="preserve">  {% block content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43" w:author="Unknown"/>
          <w:sz w:val="23"/>
          <w:szCs w:val="23"/>
        </w:rPr>
      </w:pPr>
      <w:ins w:id="744" w:author="Unknown">
        <w:r>
          <w:rPr>
            <w:rStyle w:val="pln"/>
            <w:color w:val="000000"/>
            <w:sz w:val="23"/>
            <w:szCs w:val="23"/>
          </w:rPr>
          <w:t xml:space="preserve">  {% endblock %}</w:t>
        </w:r>
      </w:ins>
    </w:p>
    <w:p w:rsidR="00EC2638" w:rsidRDefault="00EC2638" w:rsidP="00EC2638">
      <w:pPr>
        <w:pStyle w:val="NormalWeb"/>
        <w:rPr>
          <w:ins w:id="745" w:author="Unknown"/>
          <w:rFonts w:ascii="Roboto" w:hAnsi="Roboto"/>
          <w:sz w:val="23"/>
          <w:szCs w:val="23"/>
        </w:rPr>
      </w:pPr>
      <w:ins w:id="746" w:author="Unknown">
        <w:r>
          <w:rPr>
            <w:rFonts w:ascii="Roboto" w:hAnsi="Roboto"/>
            <w:sz w:val="23"/>
            <w:szCs w:val="23"/>
          </w:rPr>
          <w:t>So now your </w:t>
        </w:r>
        <w:r>
          <w:rPr>
            <w:rStyle w:val="HTMLCode"/>
            <w:sz w:val="23"/>
            <w:szCs w:val="23"/>
          </w:rPr>
          <w:t>mysite/main/templates/main/header.html</w:t>
        </w:r>
        <w:r>
          <w:rPr>
            <w:rFonts w:ascii="Roboto" w:hAnsi="Roboto"/>
            <w:sz w:val="23"/>
            <w:szCs w:val="23"/>
          </w:rPr>
          <w:t> file looks like:</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47" w:author="Unknown"/>
          <w:rStyle w:val="pln"/>
          <w:color w:val="000000"/>
          <w:sz w:val="23"/>
          <w:szCs w:val="23"/>
        </w:rPr>
      </w:pPr>
      <w:ins w:id="748" w:author="Unknown">
        <w:r>
          <w:rPr>
            <w:rStyle w:val="tag"/>
            <w:color w:val="000088"/>
            <w:sz w:val="23"/>
            <w:szCs w:val="23"/>
          </w:rPr>
          <w:t>&lt;</w:t>
        </w:r>
        <w:proofErr w:type="gramStart"/>
        <w:r>
          <w:rPr>
            <w:rStyle w:val="tag"/>
            <w:color w:val="000088"/>
            <w:sz w:val="23"/>
            <w:szCs w:val="23"/>
          </w:rPr>
          <w:t>head</w:t>
        </w:r>
        <w:proofErr w:type="gramEnd"/>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49" w:author="Unknown"/>
          <w:rStyle w:val="pln"/>
          <w:color w:val="000000"/>
          <w:sz w:val="23"/>
          <w:szCs w:val="23"/>
        </w:rPr>
      </w:pPr>
      <w:ins w:id="750" w:author="Unknown">
        <w:r>
          <w:rPr>
            <w:rStyle w:val="pln"/>
            <w:color w:val="000000"/>
            <w:sz w:val="23"/>
            <w:szCs w:val="23"/>
          </w:rPr>
          <w:t xml:space="preserve">    {% load static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51" w:author="Unknown"/>
          <w:rStyle w:val="pln"/>
          <w:color w:val="000000"/>
          <w:sz w:val="23"/>
          <w:szCs w:val="23"/>
        </w:rPr>
      </w:pPr>
      <w:ins w:id="752"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Prism CSS --&gt;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53" w:author="Unknown"/>
          <w:rStyle w:val="pln"/>
          <w:color w:val="000000"/>
          <w:sz w:val="23"/>
          <w:szCs w:val="23"/>
        </w:rPr>
      </w:pPr>
      <w:ins w:id="754" w:author="Unknown">
        <w:r>
          <w:rPr>
            <w:rStyle w:val="pln"/>
            <w:color w:val="000000"/>
            <w:sz w:val="23"/>
            <w:szCs w:val="23"/>
          </w:rPr>
          <w:t xml:space="preserve">    </w:t>
        </w:r>
        <w:r>
          <w:rPr>
            <w:rStyle w:val="tag"/>
            <w:color w:val="000088"/>
            <w:sz w:val="23"/>
            <w:szCs w:val="23"/>
          </w:rPr>
          <w:t>&lt;link</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 static "</w:t>
        </w:r>
        <w:r>
          <w:rPr>
            <w:rStyle w:val="atn"/>
            <w:color w:val="660066"/>
            <w:sz w:val="23"/>
            <w:szCs w:val="23"/>
          </w:rPr>
          <w:t>tinymce</w:t>
        </w:r>
        <w:r>
          <w:rPr>
            <w:rStyle w:val="pun"/>
            <w:color w:val="666600"/>
            <w:sz w:val="23"/>
            <w:szCs w:val="23"/>
          </w:rPr>
          <w:t>/</w:t>
        </w:r>
        <w:r>
          <w:rPr>
            <w:rStyle w:val="atn"/>
            <w:color w:val="660066"/>
            <w:sz w:val="23"/>
            <w:szCs w:val="23"/>
          </w:rPr>
          <w:t>css</w:t>
        </w:r>
        <w:r>
          <w:rPr>
            <w:rStyle w:val="pun"/>
            <w:color w:val="666600"/>
            <w:sz w:val="23"/>
            <w:szCs w:val="23"/>
          </w:rPr>
          <w:t>/</w:t>
        </w:r>
        <w:r>
          <w:rPr>
            <w:rStyle w:val="atn"/>
            <w:color w:val="660066"/>
            <w:sz w:val="23"/>
            <w:szCs w:val="23"/>
          </w:rPr>
          <w:t>prism</w:t>
        </w:r>
        <w:r>
          <w:rPr>
            <w:rStyle w:val="pln"/>
            <w:color w:val="000000"/>
            <w:sz w:val="23"/>
            <w:szCs w:val="23"/>
          </w:rPr>
          <w:t>.</w:t>
        </w:r>
        <w:r>
          <w:rPr>
            <w:rStyle w:val="atn"/>
            <w:color w:val="660066"/>
            <w:sz w:val="23"/>
            <w:szCs w:val="23"/>
          </w:rPr>
          <w:t>css</w:t>
        </w:r>
        <w:r>
          <w:rPr>
            <w:rStyle w:val="atv"/>
            <w:color w:val="008800"/>
            <w:sz w:val="23"/>
            <w:szCs w:val="23"/>
          </w:rPr>
          <w:t>" %}"</w:t>
        </w:r>
        <w:r>
          <w:rPr>
            <w:rStyle w:val="pln"/>
            <w:color w:val="000000"/>
            <w:sz w:val="23"/>
            <w:szCs w:val="23"/>
          </w:rPr>
          <w:t xml:space="preserve"> </w:t>
        </w:r>
        <w:r>
          <w:rPr>
            <w:rStyle w:val="atn"/>
            <w:color w:val="660066"/>
            <w:sz w:val="23"/>
            <w:szCs w:val="23"/>
          </w:rPr>
          <w:t>rel</w:t>
        </w:r>
        <w:r>
          <w:rPr>
            <w:rStyle w:val="pun"/>
            <w:color w:val="666600"/>
            <w:sz w:val="23"/>
            <w:szCs w:val="23"/>
          </w:rPr>
          <w:t>=</w:t>
        </w:r>
        <w:r>
          <w:rPr>
            <w:rStyle w:val="atv"/>
            <w:color w:val="008800"/>
            <w:sz w:val="23"/>
            <w:szCs w:val="23"/>
          </w:rPr>
          <w:t>"stylesheet"</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55" w:author="Unknown"/>
          <w:rStyle w:val="pln"/>
          <w:color w:val="000000"/>
          <w:sz w:val="23"/>
          <w:szCs w:val="23"/>
        </w:rPr>
      </w:pPr>
      <w:ins w:id="756"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Compiled and minified CSS --&gt;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57" w:author="Unknown"/>
          <w:rStyle w:val="pln"/>
          <w:color w:val="000000"/>
          <w:sz w:val="23"/>
          <w:szCs w:val="23"/>
        </w:rPr>
      </w:pPr>
      <w:ins w:id="758" w:author="Unknown">
        <w:r>
          <w:rPr>
            <w:rStyle w:val="pln"/>
            <w:color w:val="000000"/>
            <w:sz w:val="23"/>
            <w:szCs w:val="23"/>
          </w:rPr>
          <w:t xml:space="preserve">    </w:t>
        </w:r>
        <w:r>
          <w:rPr>
            <w:rStyle w:val="tag"/>
            <w:color w:val="000088"/>
            <w:sz w:val="23"/>
            <w:szCs w:val="23"/>
          </w:rPr>
          <w:t>&lt;link</w:t>
        </w:r>
        <w:r>
          <w:rPr>
            <w:rStyle w:val="pln"/>
            <w:color w:val="000000"/>
            <w:sz w:val="23"/>
            <w:szCs w:val="23"/>
          </w:rPr>
          <w:t xml:space="preserve"> </w:t>
        </w:r>
        <w:r>
          <w:rPr>
            <w:rStyle w:val="atn"/>
            <w:color w:val="660066"/>
            <w:sz w:val="23"/>
            <w:szCs w:val="23"/>
          </w:rPr>
          <w:t>rel</w:t>
        </w:r>
        <w:r>
          <w:rPr>
            <w:rStyle w:val="pun"/>
            <w:color w:val="666600"/>
            <w:sz w:val="23"/>
            <w:szCs w:val="23"/>
          </w:rPr>
          <w:t>=</w:t>
        </w:r>
        <w:r>
          <w:rPr>
            <w:rStyle w:val="atv"/>
            <w:color w:val="008800"/>
            <w:sz w:val="23"/>
            <w:szCs w:val="23"/>
          </w:rPr>
          <w:t>"stylesheet"</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"https://cdnjs.cloudflare.com/ajax/libs/materialize/1.0.0/css/materialize.min.css"</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59" w:author="Unknown"/>
          <w:rStyle w:val="pln"/>
          <w:color w:val="000000"/>
          <w:sz w:val="23"/>
          <w:szCs w:val="23"/>
        </w:rPr>
      </w:pPr>
      <w:ins w:id="760"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Compiled and minified JavaScript --&gt;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61" w:author="Unknown"/>
          <w:rStyle w:val="pln"/>
          <w:color w:val="000000"/>
          <w:sz w:val="23"/>
          <w:szCs w:val="23"/>
        </w:rPr>
      </w:pPr>
      <w:ins w:id="762"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w:t>
        </w:r>
        <w:proofErr w:type="gramEnd"/>
        <w:r>
          <w:rPr>
            <w:rStyle w:val="pln"/>
            <w:color w:val="000000"/>
            <w:sz w:val="23"/>
            <w:szCs w:val="23"/>
          </w:rPr>
          <w:t xml:space="preserve"> </w:t>
        </w:r>
        <w:r>
          <w:rPr>
            <w:rStyle w:val="atn"/>
            <w:color w:val="660066"/>
            <w:sz w:val="23"/>
            <w:szCs w:val="23"/>
          </w:rPr>
          <w:t>src</w:t>
        </w:r>
        <w:r>
          <w:rPr>
            <w:rStyle w:val="pun"/>
            <w:color w:val="666600"/>
            <w:sz w:val="23"/>
            <w:szCs w:val="23"/>
          </w:rPr>
          <w:t>=</w:t>
        </w:r>
        <w:r>
          <w:rPr>
            <w:rStyle w:val="atv"/>
            <w:color w:val="008800"/>
            <w:sz w:val="23"/>
            <w:szCs w:val="23"/>
          </w:rPr>
          <w:t>"https://cdnjs.cloudflare.com/ajax/libs/materialize/1.0.0/js/materialize.min.js"</w:t>
        </w:r>
        <w:r>
          <w:rPr>
            <w:rStyle w:val="tag"/>
            <w:color w:val="000088"/>
            <w:sz w:val="23"/>
            <w:szCs w:val="23"/>
          </w:rPr>
          <w:t>&gt;&lt;/script&gt;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63" w:author="Unknown"/>
          <w:rStyle w:val="pln"/>
          <w:color w:val="000000"/>
          <w:sz w:val="23"/>
          <w:szCs w:val="23"/>
        </w:rPr>
      </w:pPr>
      <w:ins w:id="764" w:author="Unknown">
        <w:r>
          <w:rPr>
            <w:rStyle w:val="tag"/>
            <w:color w:val="000088"/>
            <w:sz w:val="23"/>
            <w:szCs w:val="23"/>
          </w:rPr>
          <w:t>&lt;/head&gt;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65" w:author="Unknown"/>
          <w:rStyle w:val="pln"/>
          <w:color w:val="000000"/>
          <w:sz w:val="23"/>
          <w:szCs w:val="23"/>
        </w:rPr>
      </w:pPr>
      <w:ins w:id="766" w:author="Unknown">
        <w:r>
          <w:rPr>
            <w:rStyle w:val="tag"/>
            <w:color w:val="000088"/>
            <w:sz w:val="23"/>
            <w:szCs w:val="23"/>
          </w:rPr>
          <w:t>&lt;</w:t>
        </w:r>
        <w:proofErr w:type="gramStart"/>
        <w:r>
          <w:rPr>
            <w:rStyle w:val="tag"/>
            <w:color w:val="000088"/>
            <w:sz w:val="23"/>
            <w:szCs w:val="23"/>
          </w:rPr>
          <w:t>body</w:t>
        </w:r>
        <w:proofErr w:type="gramEnd"/>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67" w:author="Unknown"/>
          <w:rStyle w:val="pln"/>
          <w:color w:val="000000"/>
          <w:sz w:val="23"/>
          <w:szCs w:val="23"/>
        </w:rPr>
      </w:pPr>
      <w:ins w:id="768" w:author="Unknown">
        <w:r>
          <w:rPr>
            <w:rStyle w:val="pln"/>
            <w:color w:val="000000"/>
            <w:sz w:val="23"/>
            <w:szCs w:val="23"/>
          </w:rPr>
          <w:t xml:space="preserve">  {% block content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69" w:author="Unknown"/>
          <w:rStyle w:val="pln"/>
          <w:color w:val="000000"/>
          <w:sz w:val="23"/>
          <w:szCs w:val="23"/>
        </w:rPr>
      </w:pPr>
      <w:ins w:id="770" w:author="Unknown">
        <w:r>
          <w:rPr>
            <w:rStyle w:val="pln"/>
            <w:color w:val="000000"/>
            <w:sz w:val="23"/>
            <w:szCs w:val="23"/>
          </w:rPr>
          <w:t xml:space="preserve">  {% endblock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71" w:author="Unknown"/>
          <w:rStyle w:val="pln"/>
          <w:color w:val="000000"/>
          <w:sz w:val="23"/>
          <w:szCs w:val="23"/>
        </w:rPr>
      </w:pPr>
      <w:ins w:id="772" w:author="Unknown">
        <w:r>
          <w:rPr>
            <w:rStyle w:val="tag"/>
            <w:color w:val="000088"/>
            <w:sz w:val="23"/>
            <w:szCs w:val="23"/>
          </w:rPr>
          <w:t>&lt;/body&gt;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73"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74" w:author="Unknown"/>
          <w:rStyle w:val="pln"/>
          <w:color w:val="000000"/>
          <w:sz w:val="23"/>
          <w:szCs w:val="23"/>
        </w:rPr>
      </w:pPr>
      <w:proofErr w:type="gramStart"/>
      <w:ins w:id="775" w:author="Unknown">
        <w:r>
          <w:rPr>
            <w:rStyle w:val="com"/>
            <w:color w:val="880000"/>
            <w:sz w:val="23"/>
            <w:szCs w:val="23"/>
          </w:rPr>
          <w:t>&lt;!--</w:t>
        </w:r>
        <w:proofErr w:type="gramEnd"/>
        <w:r>
          <w:rPr>
            <w:rStyle w:val="com"/>
            <w:color w:val="880000"/>
            <w:sz w:val="23"/>
            <w:szCs w:val="23"/>
          </w:rPr>
          <w:t xml:space="preserve"> Prism JS --&gt;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76" w:author="Unknown"/>
          <w:sz w:val="23"/>
          <w:szCs w:val="23"/>
        </w:rPr>
      </w:pPr>
      <w:ins w:id="777" w:author="Unknown">
        <w:r>
          <w:rPr>
            <w:rStyle w:val="tag"/>
            <w:color w:val="000088"/>
            <w:sz w:val="23"/>
            <w:szCs w:val="23"/>
          </w:rPr>
          <w:t>&lt;script</w:t>
        </w:r>
        <w:r>
          <w:rPr>
            <w:rStyle w:val="pln"/>
            <w:color w:val="000000"/>
            <w:sz w:val="23"/>
            <w:szCs w:val="23"/>
          </w:rPr>
          <w:t xml:space="preserve"> </w:t>
        </w:r>
        <w:r>
          <w:rPr>
            <w:rStyle w:val="atn"/>
            <w:color w:val="660066"/>
            <w:sz w:val="23"/>
            <w:szCs w:val="23"/>
          </w:rPr>
          <w:t>src</w:t>
        </w:r>
        <w:r>
          <w:rPr>
            <w:rStyle w:val="pun"/>
            <w:color w:val="666600"/>
            <w:sz w:val="23"/>
            <w:szCs w:val="23"/>
          </w:rPr>
          <w:t>=</w:t>
        </w:r>
        <w:r>
          <w:rPr>
            <w:rStyle w:val="atv"/>
            <w:color w:val="008800"/>
            <w:sz w:val="23"/>
            <w:szCs w:val="23"/>
          </w:rPr>
          <w:t>"{% static "</w:t>
        </w:r>
        <w:r>
          <w:rPr>
            <w:rStyle w:val="atn"/>
            <w:color w:val="660066"/>
            <w:sz w:val="23"/>
            <w:szCs w:val="23"/>
          </w:rPr>
          <w:t>tinymce</w:t>
        </w:r>
        <w:r>
          <w:rPr>
            <w:rStyle w:val="pun"/>
            <w:color w:val="666600"/>
            <w:sz w:val="23"/>
            <w:szCs w:val="23"/>
          </w:rPr>
          <w:t>/</w:t>
        </w:r>
        <w:r>
          <w:rPr>
            <w:rStyle w:val="atn"/>
            <w:color w:val="660066"/>
            <w:sz w:val="23"/>
            <w:szCs w:val="23"/>
          </w:rPr>
          <w:t>js</w:t>
        </w:r>
        <w:r>
          <w:rPr>
            <w:rStyle w:val="pun"/>
            <w:color w:val="666600"/>
            <w:sz w:val="23"/>
            <w:szCs w:val="23"/>
          </w:rPr>
          <w:t>/</w:t>
        </w:r>
        <w:r>
          <w:rPr>
            <w:rStyle w:val="atn"/>
            <w:color w:val="660066"/>
            <w:sz w:val="23"/>
            <w:szCs w:val="23"/>
          </w:rPr>
          <w:t>prism</w:t>
        </w:r>
        <w:r>
          <w:rPr>
            <w:rStyle w:val="pln"/>
            <w:color w:val="000000"/>
            <w:sz w:val="23"/>
            <w:szCs w:val="23"/>
          </w:rPr>
          <w:t>.</w:t>
        </w:r>
        <w:r>
          <w:rPr>
            <w:rStyle w:val="atn"/>
            <w:color w:val="660066"/>
            <w:sz w:val="23"/>
            <w:szCs w:val="23"/>
          </w:rPr>
          <w:t>js</w:t>
        </w:r>
        <w:r>
          <w:rPr>
            <w:rStyle w:val="atv"/>
            <w:color w:val="008800"/>
            <w:sz w:val="23"/>
            <w:szCs w:val="23"/>
          </w:rPr>
          <w:t>" %}"</w:t>
        </w:r>
        <w:r>
          <w:rPr>
            <w:rStyle w:val="tag"/>
            <w:color w:val="000088"/>
            <w:sz w:val="23"/>
            <w:szCs w:val="23"/>
          </w:rPr>
          <w:t>&gt;</w:t>
        </w:r>
        <w:proofErr w:type="gramStart"/>
        <w:r>
          <w:rPr>
            <w:rStyle w:val="tag"/>
            <w:color w:val="000088"/>
            <w:sz w:val="23"/>
            <w:szCs w:val="23"/>
          </w:rPr>
          <w:t>&lt;/</w:t>
        </w:r>
        <w:proofErr w:type="gramEnd"/>
        <w:r>
          <w:rPr>
            <w:rStyle w:val="tag"/>
            <w:color w:val="000088"/>
            <w:sz w:val="23"/>
            <w:szCs w:val="23"/>
          </w:rPr>
          <w:t>script&gt;</w:t>
        </w:r>
      </w:ins>
    </w:p>
    <w:p w:rsidR="00EC2638" w:rsidRDefault="00EC2638" w:rsidP="00EC2638">
      <w:pPr>
        <w:pStyle w:val="NormalWeb"/>
        <w:rPr>
          <w:ins w:id="778" w:author="Unknown"/>
          <w:rFonts w:ascii="Roboto" w:hAnsi="Roboto"/>
          <w:sz w:val="23"/>
          <w:szCs w:val="23"/>
        </w:rPr>
      </w:pPr>
      <w:ins w:id="779" w:author="Unknown">
        <w:r>
          <w:rPr>
            <w:rFonts w:ascii="Roboto" w:hAnsi="Roboto"/>
            <w:sz w:val="23"/>
            <w:szCs w:val="23"/>
          </w:rPr>
          <w:t>Now we can modify </w:t>
        </w:r>
        <w:r>
          <w:rPr>
            <w:rStyle w:val="HTMLCode"/>
            <w:sz w:val="23"/>
            <w:szCs w:val="23"/>
          </w:rPr>
          <w:t>mysite/main/templates/main/home.html</w:t>
        </w:r>
        <w:r>
          <w:rPr>
            <w:rFonts w:ascii="Roboto" w:hAnsi="Roboto"/>
            <w:sz w:val="23"/>
            <w:szCs w:val="23"/>
          </w:rPr>
          <w:t> to be:</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80" w:author="Unknown"/>
          <w:rStyle w:val="pln"/>
          <w:color w:val="000000"/>
          <w:sz w:val="23"/>
          <w:szCs w:val="23"/>
        </w:rPr>
      </w:pPr>
      <w:ins w:id="781" w:author="Unknown">
        <w:r>
          <w:rPr>
            <w:rStyle w:val="pln"/>
            <w:color w:val="000000"/>
            <w:sz w:val="23"/>
            <w:szCs w:val="23"/>
          </w:rPr>
          <w:t>{% extends 'main/header.html'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82"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83" w:author="Unknown"/>
          <w:rStyle w:val="pln"/>
          <w:color w:val="000000"/>
          <w:sz w:val="23"/>
          <w:szCs w:val="23"/>
        </w:rPr>
      </w:pPr>
      <w:ins w:id="784" w:author="Unknown">
        <w:r>
          <w:rPr>
            <w:rStyle w:val="pln"/>
            <w:color w:val="000000"/>
            <w:sz w:val="23"/>
            <w:szCs w:val="23"/>
          </w:rPr>
          <w:t>{% block content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85" w:author="Unknown"/>
          <w:rStyle w:val="pln"/>
          <w:color w:val="000000"/>
          <w:sz w:val="23"/>
          <w:szCs w:val="23"/>
        </w:rPr>
      </w:pPr>
      <w:ins w:id="786"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"row"</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87" w:author="Unknown"/>
          <w:rStyle w:val="pln"/>
          <w:color w:val="000000"/>
          <w:sz w:val="23"/>
          <w:szCs w:val="23"/>
        </w:rPr>
      </w:pPr>
      <w:ins w:id="788" w:author="Unknown">
        <w:r>
          <w:rPr>
            <w:rStyle w:val="pln"/>
            <w:color w:val="000000"/>
            <w:sz w:val="23"/>
            <w:szCs w:val="23"/>
          </w:rPr>
          <w:t xml:space="preserve">    {% for tut in tutorials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89" w:author="Unknown"/>
          <w:rStyle w:val="pln"/>
          <w:color w:val="000000"/>
          <w:sz w:val="23"/>
          <w:szCs w:val="23"/>
        </w:rPr>
      </w:pPr>
      <w:ins w:id="790"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m6"</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91" w:author="Unknown"/>
          <w:rStyle w:val="pln"/>
          <w:color w:val="000000"/>
          <w:sz w:val="23"/>
          <w:szCs w:val="23"/>
        </w:rPr>
      </w:pPr>
      <w:ins w:id="792"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 blue-grey darken-1 hoverable"</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93" w:author="Unknown"/>
          <w:rStyle w:val="pln"/>
          <w:color w:val="000000"/>
          <w:sz w:val="23"/>
          <w:szCs w:val="23"/>
        </w:rPr>
      </w:pPr>
      <w:ins w:id="794" w:author="Unknown">
        <w:r>
          <w:rPr>
            <w:rStyle w:val="pln"/>
            <w:color w:val="000000"/>
            <w:sz w:val="23"/>
            <w:szCs w:val="23"/>
          </w:rPr>
          <w:lastRenderedPageBreak/>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"card-content white-text"</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95" w:author="Unknown"/>
          <w:rStyle w:val="pln"/>
          <w:color w:val="000000"/>
          <w:sz w:val="23"/>
          <w:szCs w:val="23"/>
        </w:rPr>
      </w:pPr>
      <w:ins w:id="796" w:author="Unknown">
        <w:r>
          <w:rPr>
            <w:rStyle w:val="pln"/>
            <w:color w:val="000000"/>
            <w:sz w:val="23"/>
            <w:szCs w:val="23"/>
          </w:rPr>
          <w:t xml:space="preserve">              </w:t>
        </w:r>
        <w:r>
          <w:rPr>
            <w:rStyle w:val="tag"/>
            <w:color w:val="000088"/>
            <w:sz w:val="23"/>
            <w:szCs w:val="23"/>
          </w:rPr>
          <w:t>&lt;span</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"card-title"</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{tut.tutorial_title}}</w:t>
        </w:r>
        <w:r>
          <w:rPr>
            <w:rStyle w:val="tag"/>
            <w:color w:val="000088"/>
            <w:sz w:val="23"/>
            <w:szCs w:val="23"/>
          </w:rPr>
          <w:t>&lt;/span&gt;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97" w:author="Unknown"/>
          <w:rStyle w:val="pln"/>
          <w:color w:val="000000"/>
          <w:sz w:val="23"/>
          <w:szCs w:val="23"/>
        </w:rPr>
      </w:pPr>
      <w:ins w:id="798" w:author="Unknown">
        <w:r>
          <w:rPr>
            <w:rStyle w:val="pln"/>
            <w:color w:val="000000"/>
            <w:sz w:val="23"/>
            <w:szCs w:val="23"/>
          </w:rPr>
          <w:t xml:space="preserve">              </w:t>
        </w:r>
        <w:r>
          <w:rPr>
            <w:rStyle w:val="tag"/>
            <w:color w:val="000088"/>
            <w:sz w:val="23"/>
            <w:szCs w:val="23"/>
          </w:rPr>
          <w:t>&lt;p</w:t>
        </w:r>
        <w:r>
          <w:rPr>
            <w:rStyle w:val="pln"/>
            <w:color w:val="000000"/>
            <w:sz w:val="23"/>
            <w:szCs w:val="23"/>
          </w:rPr>
          <w:t xml:space="preserve"> </w:t>
        </w:r>
        <w:r>
          <w:rPr>
            <w:rStyle w:val="atn"/>
            <w:color w:val="660066"/>
            <w:sz w:val="23"/>
            <w:szCs w:val="23"/>
          </w:rPr>
          <w:t>style</w:t>
        </w:r>
        <w:r>
          <w:rPr>
            <w:rStyle w:val="pun"/>
            <w:color w:val="666600"/>
            <w:sz w:val="23"/>
            <w:szCs w:val="23"/>
          </w:rPr>
          <w:t>=</w:t>
        </w:r>
        <w:r>
          <w:rPr>
            <w:rStyle w:val="atv"/>
            <w:color w:val="008800"/>
            <w:sz w:val="23"/>
            <w:szCs w:val="23"/>
          </w:rPr>
          <w:t>"</w:t>
        </w:r>
        <w:r>
          <w:rPr>
            <w:rStyle w:val="pln"/>
            <w:color w:val="000000"/>
            <w:sz w:val="23"/>
            <w:szCs w:val="23"/>
          </w:rPr>
          <w:t>font</w:t>
        </w:r>
        <w:r>
          <w:rPr>
            <w:rStyle w:val="pun"/>
            <w:color w:val="666600"/>
            <w:sz w:val="23"/>
            <w:szCs w:val="23"/>
          </w:rPr>
          <w:t>-</w:t>
        </w:r>
        <w:r>
          <w:rPr>
            <w:rStyle w:val="pln"/>
            <w:color w:val="000000"/>
            <w:sz w:val="23"/>
            <w:szCs w:val="23"/>
          </w:rPr>
          <w:t>size</w:t>
        </w:r>
        <w:proofErr w:type="gramStart"/>
        <w:r>
          <w:rPr>
            <w:rStyle w:val="pun"/>
            <w:color w:val="666600"/>
            <w:sz w:val="23"/>
            <w:szCs w:val="23"/>
          </w:rPr>
          <w:t>:</w:t>
        </w:r>
        <w:r>
          <w:rPr>
            <w:rStyle w:val="lit"/>
            <w:color w:val="006666"/>
            <w:sz w:val="23"/>
            <w:szCs w:val="23"/>
          </w:rPr>
          <w:t>70</w:t>
        </w:r>
        <w:proofErr w:type="gramEnd"/>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Published {{tut.tutorial_published}}</w:t>
        </w:r>
        <w:r>
          <w:rPr>
            <w:rStyle w:val="tag"/>
            <w:color w:val="000088"/>
            <w:sz w:val="23"/>
            <w:szCs w:val="23"/>
          </w:rPr>
          <w:t>&lt;/p&gt;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799" w:author="Unknown"/>
          <w:rStyle w:val="pln"/>
          <w:color w:val="000000"/>
          <w:sz w:val="23"/>
          <w:szCs w:val="23"/>
        </w:rPr>
      </w:pPr>
      <w:ins w:id="800" w:author="Unknown">
        <w:r>
          <w:rPr>
            <w:rStyle w:val="pln"/>
            <w:color w:val="000000"/>
            <w:sz w:val="23"/>
            <w:szCs w:val="23"/>
          </w:rPr>
          <w:t xml:space="preserve">              </w:t>
        </w:r>
        <w:r>
          <w:rPr>
            <w:rStyle w:val="tag"/>
            <w:color w:val="000088"/>
            <w:sz w:val="23"/>
            <w:szCs w:val="23"/>
          </w:rPr>
          <w:t>&lt;p</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{tut.tutorial_content|safe}}</w:t>
        </w:r>
        <w:r>
          <w:rPr>
            <w:rStyle w:val="tag"/>
            <w:color w:val="000088"/>
            <w:sz w:val="23"/>
            <w:szCs w:val="23"/>
          </w:rPr>
          <w:t>&lt;/p&gt;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01" w:author="Unknown"/>
          <w:rStyle w:val="pln"/>
          <w:color w:val="000000"/>
          <w:sz w:val="23"/>
          <w:szCs w:val="23"/>
        </w:rPr>
      </w:pPr>
      <w:ins w:id="802"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03" w:author="Unknown"/>
          <w:rStyle w:val="pln"/>
          <w:color w:val="000000"/>
          <w:sz w:val="23"/>
          <w:szCs w:val="23"/>
        </w:rPr>
      </w:pPr>
      <w:ins w:id="804"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05" w:author="Unknown"/>
          <w:rStyle w:val="pln"/>
          <w:color w:val="000000"/>
          <w:sz w:val="23"/>
          <w:szCs w:val="23"/>
        </w:rPr>
      </w:pPr>
      <w:ins w:id="806"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07" w:author="Unknown"/>
          <w:rStyle w:val="pln"/>
          <w:color w:val="000000"/>
          <w:sz w:val="23"/>
          <w:szCs w:val="23"/>
        </w:rPr>
      </w:pPr>
      <w:ins w:id="808" w:author="Unknown">
        <w:r>
          <w:rPr>
            <w:rStyle w:val="pln"/>
            <w:color w:val="000000"/>
            <w:sz w:val="23"/>
            <w:szCs w:val="23"/>
          </w:rPr>
          <w:t xml:space="preserve">    {% endfor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09" w:author="Unknown"/>
          <w:sz w:val="23"/>
          <w:szCs w:val="23"/>
        </w:rPr>
      </w:pPr>
      <w:ins w:id="810" w:author="Unknown">
        <w:r>
          <w:rPr>
            <w:rStyle w:val="pln"/>
            <w:color w:val="000000"/>
            <w:sz w:val="23"/>
            <w:szCs w:val="23"/>
          </w:rPr>
          <w:t>{% endblock %}</w:t>
        </w:r>
      </w:ins>
    </w:p>
    <w:p w:rsidR="00EC2638" w:rsidRDefault="00EC2638" w:rsidP="00EC2638">
      <w:pPr>
        <w:pStyle w:val="NormalWeb"/>
        <w:rPr>
          <w:ins w:id="811" w:author="Unknown"/>
          <w:rFonts w:ascii="Roboto" w:hAnsi="Roboto"/>
          <w:sz w:val="23"/>
          <w:szCs w:val="23"/>
        </w:rPr>
      </w:pPr>
      <w:ins w:id="812" w:author="Unknown">
        <w:r>
          <w:rPr>
            <w:rFonts w:ascii="Roboto" w:hAnsi="Roboto"/>
            <w:sz w:val="23"/>
            <w:szCs w:val="23"/>
          </w:rPr>
          <w:t>So the </w:t>
        </w:r>
        <w:r>
          <w:rPr>
            <w:rStyle w:val="HTMLCode"/>
            <w:sz w:val="23"/>
            <w:szCs w:val="23"/>
          </w:rPr>
          <w:t>extends</w:t>
        </w:r>
        <w:r>
          <w:rPr>
            <w:rFonts w:ascii="Roboto" w:hAnsi="Roboto"/>
            <w:sz w:val="23"/>
            <w:szCs w:val="23"/>
          </w:rPr>
          <w:t> bit lets django templating know that this code is going to go where ever the block tags are on the template we're extending.</w:t>
        </w:r>
      </w:ins>
    </w:p>
    <w:p w:rsidR="00EC2638" w:rsidRDefault="00EC2638" w:rsidP="00EC2638">
      <w:pPr>
        <w:pStyle w:val="NormalWeb"/>
        <w:rPr>
          <w:ins w:id="813" w:author="Unknown"/>
          <w:rFonts w:ascii="Roboto" w:hAnsi="Roboto"/>
          <w:sz w:val="23"/>
          <w:szCs w:val="23"/>
        </w:rPr>
      </w:pPr>
      <w:ins w:id="814" w:author="Unknown">
        <w:r>
          <w:rPr>
            <w:rFonts w:ascii="Roboto" w:hAnsi="Roboto"/>
            <w:sz w:val="23"/>
            <w:szCs w:val="23"/>
          </w:rPr>
          <w:t xml:space="preserve">"Where's the nav bar you promised?!" Okay okay, settle down, no need to riot. Let's add that next. </w:t>
        </w:r>
        <w:proofErr w:type="gramStart"/>
        <w:r>
          <w:rPr>
            <w:rFonts w:ascii="Roboto" w:hAnsi="Roboto"/>
            <w:sz w:val="23"/>
            <w:szCs w:val="23"/>
          </w:rPr>
          <w:t>Here's the docs</w:t>
        </w:r>
        <w:proofErr w:type="gramEnd"/>
        <w:r>
          <w:rPr>
            <w:rFonts w:ascii="Roboto" w:hAnsi="Roboto"/>
            <w:sz w:val="23"/>
            <w:szCs w:val="23"/>
          </w:rPr>
          <w:t xml:space="preserve"> for the navbar: </w:t>
        </w:r>
        <w:r>
          <w:rPr>
            <w:rFonts w:ascii="Roboto" w:hAnsi="Roboto"/>
            <w:sz w:val="23"/>
            <w:szCs w:val="23"/>
          </w:rPr>
          <w:fldChar w:fldCharType="begin"/>
        </w:r>
        <w:r>
          <w:rPr>
            <w:rFonts w:ascii="Roboto" w:hAnsi="Roboto"/>
            <w:sz w:val="23"/>
            <w:szCs w:val="23"/>
          </w:rPr>
          <w:instrText xml:space="preserve"> HYPERLINK "https://materializecss.com/navbar.html" \t "blank" </w:instrText>
        </w:r>
        <w:r>
          <w:rPr>
            <w:rFonts w:ascii="Roboto" w:hAnsi="Roboto"/>
            <w:sz w:val="23"/>
            <w:szCs w:val="23"/>
          </w:rPr>
          <w:fldChar w:fldCharType="separate"/>
        </w:r>
        <w:r>
          <w:rPr>
            <w:rStyle w:val="Strong"/>
            <w:rFonts w:ascii="Roboto" w:hAnsi="Roboto"/>
            <w:b w:val="0"/>
            <w:bCs w:val="0"/>
            <w:color w:val="039BE5"/>
            <w:sz w:val="23"/>
            <w:szCs w:val="23"/>
          </w:rPr>
          <w:t>Materialize CSS Navbar</w:t>
        </w:r>
        <w:r>
          <w:rPr>
            <w:rFonts w:ascii="Roboto" w:hAnsi="Roboto"/>
            <w:sz w:val="23"/>
            <w:szCs w:val="23"/>
          </w:rPr>
          <w:fldChar w:fldCharType="end"/>
        </w:r>
      </w:ins>
    </w:p>
    <w:p w:rsidR="00EC2638" w:rsidRDefault="00EC2638" w:rsidP="00EC2638">
      <w:pPr>
        <w:pStyle w:val="NormalWeb"/>
        <w:rPr>
          <w:ins w:id="815" w:author="Unknown"/>
          <w:rFonts w:ascii="Roboto" w:hAnsi="Roboto"/>
          <w:sz w:val="23"/>
          <w:szCs w:val="23"/>
        </w:rPr>
      </w:pPr>
      <w:ins w:id="816" w:author="Unknown">
        <w:r>
          <w:rPr>
            <w:rFonts w:ascii="Roboto" w:hAnsi="Roboto"/>
            <w:sz w:val="23"/>
            <w:szCs w:val="23"/>
          </w:rPr>
          <w:t>Here's the code for a navbar:</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17" w:author="Unknown"/>
          <w:rStyle w:val="pln"/>
          <w:color w:val="000000"/>
          <w:sz w:val="23"/>
          <w:szCs w:val="23"/>
        </w:rPr>
      </w:pPr>
      <w:ins w:id="818"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nav</w:t>
        </w:r>
        <w:proofErr w:type="gramEnd"/>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19" w:author="Unknown"/>
          <w:rStyle w:val="pln"/>
          <w:color w:val="000000"/>
          <w:sz w:val="23"/>
          <w:szCs w:val="23"/>
        </w:rPr>
      </w:pPr>
      <w:ins w:id="820" w:author="Unknown">
        <w:r>
          <w:rPr>
            <w:rStyle w:val="pln"/>
            <w:color w:val="000000"/>
            <w:sz w:val="23"/>
            <w:szCs w:val="23"/>
          </w:rPr>
          <w:t xml:space="preserve">    </w:t>
        </w:r>
        <w:r>
          <w:rPr>
            <w:rStyle w:val="pun"/>
            <w:color w:val="666600"/>
            <w:sz w:val="23"/>
            <w:szCs w:val="23"/>
          </w:rPr>
          <w:t>&lt;</w:t>
        </w:r>
        <w:r>
          <w:rPr>
            <w:rStyle w:val="pln"/>
            <w:color w:val="000000"/>
            <w:sz w:val="23"/>
            <w:szCs w:val="23"/>
          </w:rPr>
          <w:t xml:space="preserve">div </w:t>
        </w:r>
        <w:r>
          <w:rPr>
            <w:rStyle w:val="kwd"/>
            <w:color w:val="000088"/>
            <w:sz w:val="23"/>
            <w:szCs w:val="23"/>
          </w:rPr>
          <w:t>class</w:t>
        </w:r>
        <w:r>
          <w:rPr>
            <w:rStyle w:val="pun"/>
            <w:color w:val="666600"/>
            <w:sz w:val="23"/>
            <w:szCs w:val="23"/>
          </w:rPr>
          <w:t>=</w:t>
        </w:r>
        <w:r>
          <w:rPr>
            <w:rStyle w:val="str"/>
            <w:color w:val="008800"/>
            <w:sz w:val="23"/>
            <w:szCs w:val="23"/>
          </w:rPr>
          <w:t>"nav-wrapper"</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21" w:author="Unknown"/>
          <w:rStyle w:val="pln"/>
          <w:color w:val="000000"/>
          <w:sz w:val="23"/>
          <w:szCs w:val="23"/>
        </w:rPr>
      </w:pPr>
      <w:ins w:id="822" w:author="Unknown">
        <w:r>
          <w:rPr>
            <w:rStyle w:val="pln"/>
            <w:color w:val="000000"/>
            <w:sz w:val="23"/>
            <w:szCs w:val="23"/>
          </w:rPr>
          <w:t xml:space="preserve">      </w:t>
        </w:r>
        <w:r>
          <w:rPr>
            <w:rStyle w:val="pun"/>
            <w:color w:val="666600"/>
            <w:sz w:val="23"/>
            <w:szCs w:val="23"/>
          </w:rPr>
          <w:t>&lt;</w:t>
        </w:r>
        <w:r>
          <w:rPr>
            <w:rStyle w:val="pln"/>
            <w:color w:val="000000"/>
            <w:sz w:val="23"/>
            <w:szCs w:val="23"/>
          </w:rPr>
          <w:t>a href</w:t>
        </w:r>
        <w:r>
          <w:rPr>
            <w:rStyle w:val="pun"/>
            <w:color w:val="666600"/>
            <w:sz w:val="23"/>
            <w:szCs w:val="23"/>
          </w:rPr>
          <w:t>=</w:t>
        </w:r>
        <w:r>
          <w:rPr>
            <w:rStyle w:val="str"/>
            <w:color w:val="008800"/>
            <w:sz w:val="23"/>
            <w:szCs w:val="23"/>
          </w:rPr>
          <w:t>"#"</w:t>
        </w:r>
        <w:r>
          <w:rPr>
            <w:rStyle w:val="pln"/>
            <w:color w:val="000000"/>
            <w:sz w:val="23"/>
            <w:szCs w:val="23"/>
          </w:rPr>
          <w:t xml:space="preserve"> </w:t>
        </w:r>
        <w:r>
          <w:rPr>
            <w:rStyle w:val="kwd"/>
            <w:color w:val="000088"/>
            <w:sz w:val="23"/>
            <w:szCs w:val="23"/>
          </w:rPr>
          <w:t>class</w:t>
        </w:r>
        <w:r>
          <w:rPr>
            <w:rStyle w:val="pun"/>
            <w:color w:val="666600"/>
            <w:sz w:val="23"/>
            <w:szCs w:val="23"/>
          </w:rPr>
          <w:t>=</w:t>
        </w:r>
        <w:r>
          <w:rPr>
            <w:rStyle w:val="str"/>
            <w:color w:val="008800"/>
            <w:sz w:val="23"/>
            <w:szCs w:val="23"/>
          </w:rPr>
          <w:t>"brand-logo"</w:t>
        </w:r>
        <w:r>
          <w:rPr>
            <w:rStyle w:val="pun"/>
            <w:color w:val="666600"/>
            <w:sz w:val="23"/>
            <w:szCs w:val="23"/>
          </w:rPr>
          <w:t>&gt;</w:t>
        </w:r>
        <w:r>
          <w:rPr>
            <w:rStyle w:val="typ"/>
            <w:color w:val="660066"/>
            <w:sz w:val="23"/>
            <w:szCs w:val="23"/>
          </w:rPr>
          <w:t>Logo</w:t>
        </w:r>
        <w:r>
          <w:rPr>
            <w:rStyle w:val="pun"/>
            <w:color w:val="666600"/>
            <w:sz w:val="23"/>
            <w:szCs w:val="23"/>
          </w:rPr>
          <w:t>&lt;/</w:t>
        </w:r>
        <w:r>
          <w:rPr>
            <w:rStyle w:val="pln"/>
            <w:color w:val="000000"/>
            <w:sz w:val="23"/>
            <w:szCs w:val="23"/>
          </w:rPr>
          <w:t>a</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23" w:author="Unknown"/>
          <w:rStyle w:val="pln"/>
          <w:color w:val="000000"/>
          <w:sz w:val="23"/>
          <w:szCs w:val="23"/>
        </w:rPr>
      </w:pPr>
      <w:ins w:id="824" w:author="Unknown">
        <w:r>
          <w:rPr>
            <w:rStyle w:val="pln"/>
            <w:color w:val="000000"/>
            <w:sz w:val="23"/>
            <w:szCs w:val="23"/>
          </w:rPr>
          <w:t xml:space="preserve">      </w:t>
        </w:r>
        <w:r>
          <w:rPr>
            <w:rStyle w:val="pun"/>
            <w:color w:val="666600"/>
            <w:sz w:val="23"/>
            <w:szCs w:val="23"/>
          </w:rPr>
          <w:t>&lt;</w:t>
        </w:r>
        <w:r>
          <w:rPr>
            <w:rStyle w:val="pln"/>
            <w:color w:val="000000"/>
            <w:sz w:val="23"/>
            <w:szCs w:val="23"/>
          </w:rPr>
          <w:t>ul id</w:t>
        </w:r>
        <w:r>
          <w:rPr>
            <w:rStyle w:val="pun"/>
            <w:color w:val="666600"/>
            <w:sz w:val="23"/>
            <w:szCs w:val="23"/>
          </w:rPr>
          <w:t>=</w:t>
        </w:r>
        <w:r>
          <w:rPr>
            <w:rStyle w:val="str"/>
            <w:color w:val="008800"/>
            <w:sz w:val="23"/>
            <w:szCs w:val="23"/>
          </w:rPr>
          <w:t>"nav-mobile"</w:t>
        </w:r>
        <w:r>
          <w:rPr>
            <w:rStyle w:val="pln"/>
            <w:color w:val="000000"/>
            <w:sz w:val="23"/>
            <w:szCs w:val="23"/>
          </w:rPr>
          <w:t xml:space="preserve"> </w:t>
        </w:r>
        <w:r>
          <w:rPr>
            <w:rStyle w:val="kwd"/>
            <w:color w:val="000088"/>
            <w:sz w:val="23"/>
            <w:szCs w:val="23"/>
          </w:rPr>
          <w:t>class</w:t>
        </w:r>
        <w:r>
          <w:rPr>
            <w:rStyle w:val="pun"/>
            <w:color w:val="666600"/>
            <w:sz w:val="23"/>
            <w:szCs w:val="23"/>
          </w:rPr>
          <w:t>=</w:t>
        </w:r>
        <w:r>
          <w:rPr>
            <w:rStyle w:val="str"/>
            <w:color w:val="008800"/>
            <w:sz w:val="23"/>
            <w:szCs w:val="23"/>
          </w:rPr>
          <w:t>"right hide-on-med-and-down"</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25" w:author="Unknown"/>
          <w:rStyle w:val="pln"/>
          <w:color w:val="000000"/>
          <w:sz w:val="23"/>
          <w:szCs w:val="23"/>
        </w:rPr>
      </w:pPr>
      <w:ins w:id="826"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"sass.html"</w:t>
        </w:r>
        <w:r>
          <w:rPr>
            <w:rStyle w:val="pun"/>
            <w:color w:val="666600"/>
            <w:sz w:val="23"/>
            <w:szCs w:val="23"/>
          </w:rPr>
          <w:t>&gt;</w:t>
        </w:r>
        <w:r>
          <w:rPr>
            <w:rStyle w:val="typ"/>
            <w:color w:val="660066"/>
            <w:sz w:val="23"/>
            <w:szCs w:val="23"/>
          </w:rPr>
          <w:t>Sass</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27" w:author="Unknown"/>
          <w:rStyle w:val="pln"/>
          <w:color w:val="000000"/>
          <w:sz w:val="23"/>
          <w:szCs w:val="23"/>
        </w:rPr>
      </w:pPr>
      <w:ins w:id="828"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"badges.html"</w:t>
        </w:r>
        <w:r>
          <w:rPr>
            <w:rStyle w:val="pun"/>
            <w:color w:val="666600"/>
            <w:sz w:val="23"/>
            <w:szCs w:val="23"/>
          </w:rPr>
          <w:t>&gt;</w:t>
        </w:r>
        <w:r>
          <w:rPr>
            <w:rStyle w:val="typ"/>
            <w:color w:val="660066"/>
            <w:sz w:val="23"/>
            <w:szCs w:val="23"/>
          </w:rPr>
          <w:t>Components</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29" w:author="Unknown"/>
          <w:rStyle w:val="pln"/>
          <w:color w:val="000000"/>
          <w:sz w:val="23"/>
          <w:szCs w:val="23"/>
        </w:rPr>
      </w:pPr>
      <w:ins w:id="830"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"collapsible.html"</w:t>
        </w:r>
        <w:r>
          <w:rPr>
            <w:rStyle w:val="pun"/>
            <w:color w:val="666600"/>
            <w:sz w:val="23"/>
            <w:szCs w:val="23"/>
          </w:rPr>
          <w:t>&gt;</w:t>
        </w:r>
        <w:r>
          <w:rPr>
            <w:rStyle w:val="typ"/>
            <w:color w:val="660066"/>
            <w:sz w:val="23"/>
            <w:szCs w:val="23"/>
          </w:rPr>
          <w:t>JavaScript</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31" w:author="Unknown"/>
          <w:rStyle w:val="pln"/>
          <w:color w:val="000000"/>
          <w:sz w:val="23"/>
          <w:szCs w:val="23"/>
        </w:rPr>
      </w:pPr>
      <w:ins w:id="832" w:author="Unknown">
        <w:r>
          <w:rPr>
            <w:rStyle w:val="pln"/>
            <w:color w:val="000000"/>
            <w:sz w:val="23"/>
            <w:szCs w:val="23"/>
          </w:rPr>
          <w:t xml:space="preserve">      </w:t>
        </w:r>
        <w:r>
          <w:rPr>
            <w:rStyle w:val="pun"/>
            <w:color w:val="666600"/>
            <w:sz w:val="23"/>
            <w:szCs w:val="23"/>
          </w:rPr>
          <w:t>&lt;/</w:t>
        </w:r>
        <w:r>
          <w:rPr>
            <w:rStyle w:val="pln"/>
            <w:color w:val="000000"/>
            <w:sz w:val="23"/>
            <w:szCs w:val="23"/>
          </w:rPr>
          <w:t>ul</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33" w:author="Unknown"/>
          <w:rStyle w:val="pln"/>
          <w:color w:val="000000"/>
          <w:sz w:val="23"/>
          <w:szCs w:val="23"/>
        </w:rPr>
      </w:pPr>
      <w:ins w:id="834" w:author="Unknown">
        <w:r>
          <w:rPr>
            <w:rStyle w:val="pln"/>
            <w:color w:val="000000"/>
            <w:sz w:val="23"/>
            <w:szCs w:val="23"/>
          </w:rPr>
          <w:t xml:space="preserve">    </w:t>
        </w:r>
        <w:r>
          <w:rPr>
            <w:rStyle w:val="pun"/>
            <w:color w:val="666600"/>
            <w:sz w:val="23"/>
            <w:szCs w:val="23"/>
          </w:rPr>
          <w:t>&lt;/</w:t>
        </w:r>
        <w:r>
          <w:rPr>
            <w:rStyle w:val="pln"/>
            <w:color w:val="000000"/>
            <w:sz w:val="23"/>
            <w:szCs w:val="23"/>
          </w:rPr>
          <w:t>div</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35" w:author="Unknown"/>
          <w:sz w:val="23"/>
          <w:szCs w:val="23"/>
        </w:rPr>
      </w:pPr>
      <w:ins w:id="836" w:author="Unknown">
        <w:r>
          <w:rPr>
            <w:rStyle w:val="pln"/>
            <w:color w:val="000000"/>
            <w:sz w:val="23"/>
            <w:szCs w:val="23"/>
          </w:rPr>
          <w:t xml:space="preserve">  </w:t>
        </w:r>
        <w:r>
          <w:rPr>
            <w:rStyle w:val="pun"/>
            <w:color w:val="666600"/>
            <w:sz w:val="23"/>
            <w:szCs w:val="23"/>
          </w:rPr>
          <w:t>&lt;/</w:t>
        </w:r>
        <w:r>
          <w:rPr>
            <w:rStyle w:val="pln"/>
            <w:color w:val="000000"/>
            <w:sz w:val="23"/>
            <w:szCs w:val="23"/>
          </w:rPr>
          <w:t>nav</w:t>
        </w:r>
        <w:r>
          <w:rPr>
            <w:rStyle w:val="pun"/>
            <w:color w:val="666600"/>
            <w:sz w:val="23"/>
            <w:szCs w:val="23"/>
          </w:rPr>
          <w:t>&gt;</w:t>
        </w:r>
      </w:ins>
    </w:p>
    <w:p w:rsidR="00EC2638" w:rsidRDefault="00EC2638" w:rsidP="00EC2638">
      <w:pPr>
        <w:pStyle w:val="NormalWeb"/>
        <w:rPr>
          <w:ins w:id="837" w:author="Unknown"/>
          <w:rFonts w:ascii="Roboto" w:hAnsi="Roboto"/>
          <w:sz w:val="23"/>
          <w:szCs w:val="23"/>
        </w:rPr>
      </w:pPr>
      <w:ins w:id="838" w:author="Unknown">
        <w:r>
          <w:rPr>
            <w:rFonts w:ascii="Roboto" w:hAnsi="Roboto"/>
            <w:sz w:val="23"/>
            <w:szCs w:val="23"/>
          </w:rPr>
          <w:t>Okay, easy enough, so we'll add this to our </w:t>
        </w:r>
        <w:r>
          <w:rPr>
            <w:rStyle w:val="HTMLCode"/>
            <w:sz w:val="23"/>
            <w:szCs w:val="23"/>
          </w:rPr>
          <w:t>header.html</w:t>
        </w:r>
        <w:r>
          <w:rPr>
            <w:rFonts w:ascii="Roboto" w:hAnsi="Roboto"/>
            <w:sz w:val="23"/>
            <w:szCs w:val="23"/>
          </w:rPr>
          <w:t> file, inside the body tags:</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39" w:author="Unknown"/>
          <w:rStyle w:val="pln"/>
          <w:color w:val="000000"/>
          <w:sz w:val="23"/>
          <w:szCs w:val="23"/>
        </w:rPr>
      </w:pPr>
      <w:ins w:id="840" w:author="Unknown">
        <w:r>
          <w:rPr>
            <w:rStyle w:val="pun"/>
            <w:color w:val="666600"/>
            <w:sz w:val="23"/>
            <w:szCs w:val="23"/>
          </w:rPr>
          <w:t>&lt;</w:t>
        </w:r>
        <w:proofErr w:type="gramStart"/>
        <w:r>
          <w:rPr>
            <w:rStyle w:val="pln"/>
            <w:color w:val="000000"/>
            <w:sz w:val="23"/>
            <w:szCs w:val="23"/>
          </w:rPr>
          <w:t>head</w:t>
        </w:r>
        <w:proofErr w:type="gramEnd"/>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41" w:author="Unknown"/>
          <w:rStyle w:val="pln"/>
          <w:color w:val="000000"/>
          <w:sz w:val="23"/>
          <w:szCs w:val="23"/>
        </w:rPr>
      </w:pPr>
      <w:ins w:id="842"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load static </w:t>
        </w:r>
        <w:r>
          <w:rPr>
            <w:rStyle w:val="pun"/>
            <w:color w:val="666600"/>
            <w:sz w:val="23"/>
            <w:szCs w:val="23"/>
          </w:rPr>
          <w: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43" w:author="Unknown"/>
          <w:rStyle w:val="pln"/>
          <w:color w:val="000000"/>
          <w:sz w:val="23"/>
          <w:szCs w:val="23"/>
        </w:rPr>
      </w:pPr>
      <w:ins w:id="844"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Prism</w:t>
        </w:r>
        <w:r>
          <w:rPr>
            <w:rStyle w:val="pln"/>
            <w:color w:val="000000"/>
            <w:sz w:val="23"/>
            <w:szCs w:val="23"/>
          </w:rPr>
          <w:t xml:space="preserve"> CSS </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45" w:author="Unknown"/>
          <w:rStyle w:val="pln"/>
          <w:color w:val="000000"/>
          <w:sz w:val="23"/>
          <w:szCs w:val="23"/>
        </w:rPr>
      </w:pPr>
      <w:ins w:id="846" w:author="Unknown">
        <w:r>
          <w:rPr>
            <w:rStyle w:val="pln"/>
            <w:color w:val="000000"/>
            <w:sz w:val="23"/>
            <w:szCs w:val="23"/>
          </w:rPr>
          <w:t xml:space="preserve">    </w:t>
        </w:r>
        <w:r>
          <w:rPr>
            <w:rStyle w:val="pun"/>
            <w:color w:val="666600"/>
            <w:sz w:val="23"/>
            <w:szCs w:val="23"/>
          </w:rPr>
          <w:t>&lt;</w:t>
        </w:r>
        <w:r>
          <w:rPr>
            <w:rStyle w:val="pln"/>
            <w:color w:val="000000"/>
            <w:sz w:val="23"/>
            <w:szCs w:val="23"/>
          </w:rPr>
          <w:t>link href</w:t>
        </w:r>
        <w:r>
          <w:rPr>
            <w:rStyle w:val="pun"/>
            <w:color w:val="666600"/>
            <w:sz w:val="23"/>
            <w:szCs w:val="23"/>
          </w:rPr>
          <w:t>=</w:t>
        </w:r>
        <w:r>
          <w:rPr>
            <w:rStyle w:val="str"/>
            <w:color w:val="008800"/>
            <w:sz w:val="23"/>
            <w:szCs w:val="23"/>
          </w:rPr>
          <w:t>"{% static "</w:t>
        </w:r>
        <w:r>
          <w:rPr>
            <w:rStyle w:val="pln"/>
            <w:color w:val="000000"/>
            <w:sz w:val="23"/>
            <w:szCs w:val="23"/>
          </w:rPr>
          <w:t>tinymce</w:t>
        </w:r>
        <w:r>
          <w:rPr>
            <w:rStyle w:val="pun"/>
            <w:color w:val="666600"/>
            <w:sz w:val="23"/>
            <w:szCs w:val="23"/>
          </w:rPr>
          <w:t>/</w:t>
        </w:r>
        <w:r>
          <w:rPr>
            <w:rStyle w:val="pln"/>
            <w:color w:val="000000"/>
            <w:sz w:val="23"/>
            <w:szCs w:val="23"/>
          </w:rPr>
          <w:t>css</w:t>
        </w:r>
        <w:r>
          <w:rPr>
            <w:rStyle w:val="pun"/>
            <w:color w:val="666600"/>
            <w:sz w:val="23"/>
            <w:szCs w:val="23"/>
          </w:rPr>
          <w:t>/</w:t>
        </w:r>
        <w:r>
          <w:rPr>
            <w:rStyle w:val="pln"/>
            <w:color w:val="000000"/>
            <w:sz w:val="23"/>
            <w:szCs w:val="23"/>
          </w:rPr>
          <w:t>prism</w:t>
        </w:r>
        <w:r>
          <w:rPr>
            <w:rStyle w:val="pun"/>
            <w:color w:val="666600"/>
            <w:sz w:val="23"/>
            <w:szCs w:val="23"/>
          </w:rPr>
          <w:t>.</w:t>
        </w:r>
        <w:r>
          <w:rPr>
            <w:rStyle w:val="pln"/>
            <w:color w:val="000000"/>
            <w:sz w:val="23"/>
            <w:szCs w:val="23"/>
          </w:rPr>
          <w:t>css</w:t>
        </w:r>
        <w:r>
          <w:rPr>
            <w:rStyle w:val="str"/>
            <w:color w:val="008800"/>
            <w:sz w:val="23"/>
            <w:szCs w:val="23"/>
          </w:rPr>
          <w:t>" %}"</w:t>
        </w:r>
        <w:r>
          <w:rPr>
            <w:rStyle w:val="pln"/>
            <w:color w:val="000000"/>
            <w:sz w:val="23"/>
            <w:szCs w:val="23"/>
          </w:rPr>
          <w:t xml:space="preserve"> rel</w:t>
        </w:r>
        <w:r>
          <w:rPr>
            <w:rStyle w:val="pun"/>
            <w:color w:val="666600"/>
            <w:sz w:val="23"/>
            <w:szCs w:val="23"/>
          </w:rPr>
          <w:t>=</w:t>
        </w:r>
        <w:r>
          <w:rPr>
            <w:rStyle w:val="str"/>
            <w:color w:val="008800"/>
            <w:sz w:val="23"/>
            <w:szCs w:val="23"/>
          </w:rPr>
          <w:t>"stylesheet"</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47" w:author="Unknown"/>
          <w:rStyle w:val="pln"/>
          <w:color w:val="000000"/>
          <w:sz w:val="23"/>
          <w:szCs w:val="23"/>
        </w:rPr>
      </w:pPr>
      <w:ins w:id="848"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Compiled</w:t>
        </w:r>
        <w:r>
          <w:rPr>
            <w:rStyle w:val="pln"/>
            <w:color w:val="000000"/>
            <w:sz w:val="23"/>
            <w:szCs w:val="23"/>
          </w:rPr>
          <w:t xml:space="preserve"> </w:t>
        </w:r>
        <w:r>
          <w:rPr>
            <w:rStyle w:val="kwd"/>
            <w:color w:val="000088"/>
            <w:sz w:val="23"/>
            <w:szCs w:val="23"/>
          </w:rPr>
          <w:t>and</w:t>
        </w:r>
        <w:r>
          <w:rPr>
            <w:rStyle w:val="pln"/>
            <w:color w:val="000000"/>
            <w:sz w:val="23"/>
            <w:szCs w:val="23"/>
          </w:rPr>
          <w:t xml:space="preserve"> minified CSS </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49" w:author="Unknown"/>
          <w:rStyle w:val="pln"/>
          <w:color w:val="000000"/>
          <w:sz w:val="23"/>
          <w:szCs w:val="23"/>
        </w:rPr>
      </w:pPr>
      <w:ins w:id="850" w:author="Unknown">
        <w:r>
          <w:rPr>
            <w:rStyle w:val="pln"/>
            <w:color w:val="000000"/>
            <w:sz w:val="23"/>
            <w:szCs w:val="23"/>
          </w:rPr>
          <w:t xml:space="preserve">    </w:t>
        </w:r>
        <w:r>
          <w:rPr>
            <w:rStyle w:val="pun"/>
            <w:color w:val="666600"/>
            <w:sz w:val="23"/>
            <w:szCs w:val="23"/>
          </w:rPr>
          <w:t>&lt;</w:t>
        </w:r>
        <w:r>
          <w:rPr>
            <w:rStyle w:val="pln"/>
            <w:color w:val="000000"/>
            <w:sz w:val="23"/>
            <w:szCs w:val="23"/>
          </w:rPr>
          <w:t>link rel</w:t>
        </w:r>
        <w:r>
          <w:rPr>
            <w:rStyle w:val="pun"/>
            <w:color w:val="666600"/>
            <w:sz w:val="23"/>
            <w:szCs w:val="23"/>
          </w:rPr>
          <w:t>=</w:t>
        </w:r>
        <w:r>
          <w:rPr>
            <w:rStyle w:val="str"/>
            <w:color w:val="008800"/>
            <w:sz w:val="23"/>
            <w:szCs w:val="23"/>
          </w:rPr>
          <w:t>"stylesheet"</w:t>
        </w:r>
        <w:r>
          <w:rPr>
            <w:rStyle w:val="pln"/>
            <w:color w:val="000000"/>
            <w:sz w:val="23"/>
            <w:szCs w:val="23"/>
          </w:rPr>
          <w:t xml:space="preserve"> href</w:t>
        </w:r>
        <w:r>
          <w:rPr>
            <w:rStyle w:val="pun"/>
            <w:color w:val="666600"/>
            <w:sz w:val="23"/>
            <w:szCs w:val="23"/>
          </w:rPr>
          <w:t>=</w:t>
        </w:r>
        <w:r>
          <w:rPr>
            <w:rStyle w:val="str"/>
            <w:color w:val="008800"/>
            <w:sz w:val="23"/>
            <w:szCs w:val="23"/>
          </w:rPr>
          <w:t>"https://cdnjs.cloudflare.com/ajax/libs/materialize/1.0.0/css/materialize.min.css"</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51" w:author="Unknown"/>
          <w:rStyle w:val="pln"/>
          <w:color w:val="000000"/>
          <w:sz w:val="23"/>
          <w:szCs w:val="23"/>
        </w:rPr>
      </w:pPr>
      <w:ins w:id="852"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Compiled</w:t>
        </w:r>
        <w:r>
          <w:rPr>
            <w:rStyle w:val="pln"/>
            <w:color w:val="000000"/>
            <w:sz w:val="23"/>
            <w:szCs w:val="23"/>
          </w:rPr>
          <w:t xml:space="preserve"> </w:t>
        </w:r>
        <w:r>
          <w:rPr>
            <w:rStyle w:val="kwd"/>
            <w:color w:val="000088"/>
            <w:sz w:val="23"/>
            <w:szCs w:val="23"/>
          </w:rPr>
          <w:t>and</w:t>
        </w:r>
        <w:r>
          <w:rPr>
            <w:rStyle w:val="pln"/>
            <w:color w:val="000000"/>
            <w:sz w:val="23"/>
            <w:szCs w:val="23"/>
          </w:rPr>
          <w:t xml:space="preserve"> minified </w:t>
        </w:r>
        <w:r>
          <w:rPr>
            <w:rStyle w:val="typ"/>
            <w:color w:val="660066"/>
            <w:sz w:val="23"/>
            <w:szCs w:val="23"/>
          </w:rPr>
          <w:t>JavaScript</w:t>
        </w:r>
        <w:r>
          <w:rPr>
            <w:rStyle w:val="pln"/>
            <w:color w:val="000000"/>
            <w:sz w:val="23"/>
            <w:szCs w:val="23"/>
          </w:rPr>
          <w:t xml:space="preserve"> </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53" w:author="Unknown"/>
          <w:rStyle w:val="pln"/>
          <w:color w:val="000000"/>
          <w:sz w:val="23"/>
          <w:szCs w:val="23"/>
        </w:rPr>
      </w:pPr>
      <w:ins w:id="854"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script</w:t>
        </w:r>
        <w:proofErr w:type="gramEnd"/>
        <w:r>
          <w:rPr>
            <w:rStyle w:val="pln"/>
            <w:color w:val="000000"/>
            <w:sz w:val="23"/>
            <w:szCs w:val="23"/>
          </w:rPr>
          <w:t xml:space="preserve"> src</w:t>
        </w:r>
        <w:r>
          <w:rPr>
            <w:rStyle w:val="pun"/>
            <w:color w:val="666600"/>
            <w:sz w:val="23"/>
            <w:szCs w:val="23"/>
          </w:rPr>
          <w:t>=</w:t>
        </w:r>
        <w:r>
          <w:rPr>
            <w:rStyle w:val="str"/>
            <w:color w:val="008800"/>
            <w:sz w:val="23"/>
            <w:szCs w:val="23"/>
          </w:rPr>
          <w:t>"https://cdnjs.cloudflare.com/ajax/libs/materialize/1.0.0/js/materialize.min.js"</w:t>
        </w:r>
        <w:r>
          <w:rPr>
            <w:rStyle w:val="pun"/>
            <w:color w:val="666600"/>
            <w:sz w:val="23"/>
            <w:szCs w:val="23"/>
          </w:rPr>
          <w:t>&gt;&lt;/</w:t>
        </w:r>
        <w:r>
          <w:rPr>
            <w:rStyle w:val="pln"/>
            <w:color w:val="000000"/>
            <w:sz w:val="23"/>
            <w:szCs w:val="23"/>
          </w:rPr>
          <w:t>script</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55" w:author="Unknown"/>
          <w:rStyle w:val="pln"/>
          <w:color w:val="000000"/>
          <w:sz w:val="23"/>
          <w:szCs w:val="23"/>
        </w:rPr>
      </w:pPr>
      <w:ins w:id="856" w:author="Unknown">
        <w:r>
          <w:rPr>
            <w:rStyle w:val="pun"/>
            <w:color w:val="666600"/>
            <w:sz w:val="23"/>
            <w:szCs w:val="23"/>
          </w:rPr>
          <w:t>&lt;/</w:t>
        </w:r>
        <w:r>
          <w:rPr>
            <w:rStyle w:val="pln"/>
            <w:color w:val="000000"/>
            <w:sz w:val="23"/>
            <w:szCs w:val="23"/>
          </w:rPr>
          <w:t>head</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57"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58"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59" w:author="Unknown"/>
          <w:rStyle w:val="pln"/>
          <w:color w:val="000000"/>
          <w:sz w:val="23"/>
          <w:szCs w:val="23"/>
        </w:rPr>
      </w:pPr>
      <w:ins w:id="860" w:author="Unknown">
        <w:r>
          <w:rPr>
            <w:rStyle w:val="pun"/>
            <w:color w:val="666600"/>
            <w:sz w:val="23"/>
            <w:szCs w:val="23"/>
          </w:rPr>
          <w:t>&lt;</w:t>
        </w:r>
        <w:proofErr w:type="gramStart"/>
        <w:r>
          <w:rPr>
            <w:rStyle w:val="pln"/>
            <w:color w:val="000000"/>
            <w:sz w:val="23"/>
            <w:szCs w:val="23"/>
          </w:rPr>
          <w:t>body</w:t>
        </w:r>
        <w:proofErr w:type="gramEnd"/>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61" w:author="Unknown"/>
          <w:rStyle w:val="pln"/>
          <w:color w:val="000000"/>
          <w:sz w:val="23"/>
          <w:szCs w:val="23"/>
        </w:rPr>
      </w:pPr>
      <w:ins w:id="862"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nav</w:t>
        </w:r>
        <w:proofErr w:type="gramEnd"/>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63" w:author="Unknown"/>
          <w:rStyle w:val="pln"/>
          <w:color w:val="000000"/>
          <w:sz w:val="23"/>
          <w:szCs w:val="23"/>
        </w:rPr>
      </w:pPr>
      <w:ins w:id="864" w:author="Unknown">
        <w:r>
          <w:rPr>
            <w:rStyle w:val="pln"/>
            <w:color w:val="000000"/>
            <w:sz w:val="23"/>
            <w:szCs w:val="23"/>
          </w:rPr>
          <w:lastRenderedPageBreak/>
          <w:t xml:space="preserve">    </w:t>
        </w:r>
        <w:r>
          <w:rPr>
            <w:rStyle w:val="pun"/>
            <w:color w:val="666600"/>
            <w:sz w:val="23"/>
            <w:szCs w:val="23"/>
          </w:rPr>
          <w:t>&lt;</w:t>
        </w:r>
        <w:r>
          <w:rPr>
            <w:rStyle w:val="pln"/>
            <w:color w:val="000000"/>
            <w:sz w:val="23"/>
            <w:szCs w:val="23"/>
          </w:rPr>
          <w:t xml:space="preserve">div </w:t>
        </w:r>
        <w:r>
          <w:rPr>
            <w:rStyle w:val="kwd"/>
            <w:color w:val="000088"/>
            <w:sz w:val="23"/>
            <w:szCs w:val="23"/>
          </w:rPr>
          <w:t>class</w:t>
        </w:r>
        <w:r>
          <w:rPr>
            <w:rStyle w:val="pun"/>
            <w:color w:val="666600"/>
            <w:sz w:val="23"/>
            <w:szCs w:val="23"/>
          </w:rPr>
          <w:t>=</w:t>
        </w:r>
        <w:r>
          <w:rPr>
            <w:rStyle w:val="str"/>
            <w:color w:val="008800"/>
            <w:sz w:val="23"/>
            <w:szCs w:val="23"/>
          </w:rPr>
          <w:t>"nav-wrapper"</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65" w:author="Unknown"/>
          <w:rStyle w:val="pln"/>
          <w:color w:val="000000"/>
          <w:sz w:val="23"/>
          <w:szCs w:val="23"/>
        </w:rPr>
      </w:pPr>
      <w:ins w:id="866" w:author="Unknown">
        <w:r>
          <w:rPr>
            <w:rStyle w:val="pln"/>
            <w:color w:val="000000"/>
            <w:sz w:val="23"/>
            <w:szCs w:val="23"/>
          </w:rPr>
          <w:t xml:space="preserve">      </w:t>
        </w:r>
        <w:r>
          <w:rPr>
            <w:rStyle w:val="pun"/>
            <w:color w:val="666600"/>
            <w:sz w:val="23"/>
            <w:szCs w:val="23"/>
          </w:rPr>
          <w:t>&lt;</w:t>
        </w:r>
        <w:r>
          <w:rPr>
            <w:rStyle w:val="pln"/>
            <w:color w:val="000000"/>
            <w:sz w:val="23"/>
            <w:szCs w:val="23"/>
          </w:rPr>
          <w:t>a href</w:t>
        </w:r>
        <w:r>
          <w:rPr>
            <w:rStyle w:val="pun"/>
            <w:color w:val="666600"/>
            <w:sz w:val="23"/>
            <w:szCs w:val="23"/>
          </w:rPr>
          <w:t>=</w:t>
        </w:r>
        <w:r>
          <w:rPr>
            <w:rStyle w:val="str"/>
            <w:color w:val="008800"/>
            <w:sz w:val="23"/>
            <w:szCs w:val="23"/>
          </w:rPr>
          <w:t>"#"</w:t>
        </w:r>
        <w:r>
          <w:rPr>
            <w:rStyle w:val="pln"/>
            <w:color w:val="000000"/>
            <w:sz w:val="23"/>
            <w:szCs w:val="23"/>
          </w:rPr>
          <w:t xml:space="preserve"> </w:t>
        </w:r>
        <w:r>
          <w:rPr>
            <w:rStyle w:val="kwd"/>
            <w:color w:val="000088"/>
            <w:sz w:val="23"/>
            <w:szCs w:val="23"/>
          </w:rPr>
          <w:t>class</w:t>
        </w:r>
        <w:r>
          <w:rPr>
            <w:rStyle w:val="pun"/>
            <w:color w:val="666600"/>
            <w:sz w:val="23"/>
            <w:szCs w:val="23"/>
          </w:rPr>
          <w:t>=</w:t>
        </w:r>
        <w:r>
          <w:rPr>
            <w:rStyle w:val="str"/>
            <w:color w:val="008800"/>
            <w:sz w:val="23"/>
            <w:szCs w:val="23"/>
          </w:rPr>
          <w:t>"brand-logo"</w:t>
        </w:r>
        <w:r>
          <w:rPr>
            <w:rStyle w:val="pun"/>
            <w:color w:val="666600"/>
            <w:sz w:val="23"/>
            <w:szCs w:val="23"/>
          </w:rPr>
          <w:t>&gt;</w:t>
        </w:r>
        <w:r>
          <w:rPr>
            <w:rStyle w:val="typ"/>
            <w:color w:val="660066"/>
            <w:sz w:val="23"/>
            <w:szCs w:val="23"/>
          </w:rPr>
          <w:t>Logo</w:t>
        </w:r>
        <w:r>
          <w:rPr>
            <w:rStyle w:val="pun"/>
            <w:color w:val="666600"/>
            <w:sz w:val="23"/>
            <w:szCs w:val="23"/>
          </w:rPr>
          <w:t>&lt;/</w:t>
        </w:r>
        <w:r>
          <w:rPr>
            <w:rStyle w:val="pln"/>
            <w:color w:val="000000"/>
            <w:sz w:val="23"/>
            <w:szCs w:val="23"/>
          </w:rPr>
          <w:t>a</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67" w:author="Unknown"/>
          <w:rStyle w:val="pln"/>
          <w:color w:val="000000"/>
          <w:sz w:val="23"/>
          <w:szCs w:val="23"/>
        </w:rPr>
      </w:pPr>
      <w:ins w:id="868" w:author="Unknown">
        <w:r>
          <w:rPr>
            <w:rStyle w:val="pln"/>
            <w:color w:val="000000"/>
            <w:sz w:val="23"/>
            <w:szCs w:val="23"/>
          </w:rPr>
          <w:t xml:space="preserve">      </w:t>
        </w:r>
        <w:r>
          <w:rPr>
            <w:rStyle w:val="pun"/>
            <w:color w:val="666600"/>
            <w:sz w:val="23"/>
            <w:szCs w:val="23"/>
          </w:rPr>
          <w:t>&lt;</w:t>
        </w:r>
        <w:r>
          <w:rPr>
            <w:rStyle w:val="pln"/>
            <w:color w:val="000000"/>
            <w:sz w:val="23"/>
            <w:szCs w:val="23"/>
          </w:rPr>
          <w:t>ul id</w:t>
        </w:r>
        <w:r>
          <w:rPr>
            <w:rStyle w:val="pun"/>
            <w:color w:val="666600"/>
            <w:sz w:val="23"/>
            <w:szCs w:val="23"/>
          </w:rPr>
          <w:t>=</w:t>
        </w:r>
        <w:r>
          <w:rPr>
            <w:rStyle w:val="str"/>
            <w:color w:val="008800"/>
            <w:sz w:val="23"/>
            <w:szCs w:val="23"/>
          </w:rPr>
          <w:t>"nav-mobile"</w:t>
        </w:r>
        <w:r>
          <w:rPr>
            <w:rStyle w:val="pln"/>
            <w:color w:val="000000"/>
            <w:sz w:val="23"/>
            <w:szCs w:val="23"/>
          </w:rPr>
          <w:t xml:space="preserve"> </w:t>
        </w:r>
        <w:r>
          <w:rPr>
            <w:rStyle w:val="kwd"/>
            <w:color w:val="000088"/>
            <w:sz w:val="23"/>
            <w:szCs w:val="23"/>
          </w:rPr>
          <w:t>class</w:t>
        </w:r>
        <w:r>
          <w:rPr>
            <w:rStyle w:val="pun"/>
            <w:color w:val="666600"/>
            <w:sz w:val="23"/>
            <w:szCs w:val="23"/>
          </w:rPr>
          <w:t>=</w:t>
        </w:r>
        <w:r>
          <w:rPr>
            <w:rStyle w:val="str"/>
            <w:color w:val="008800"/>
            <w:sz w:val="23"/>
            <w:szCs w:val="23"/>
          </w:rPr>
          <w:t>"right hide-on-med-and-down"</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69" w:author="Unknown"/>
          <w:rStyle w:val="pln"/>
          <w:color w:val="000000"/>
          <w:sz w:val="23"/>
          <w:szCs w:val="23"/>
        </w:rPr>
      </w:pPr>
      <w:ins w:id="870"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"sass.html"</w:t>
        </w:r>
        <w:r>
          <w:rPr>
            <w:rStyle w:val="pun"/>
            <w:color w:val="666600"/>
            <w:sz w:val="23"/>
            <w:szCs w:val="23"/>
          </w:rPr>
          <w:t>&gt;</w:t>
        </w:r>
        <w:r>
          <w:rPr>
            <w:rStyle w:val="typ"/>
            <w:color w:val="660066"/>
            <w:sz w:val="23"/>
            <w:szCs w:val="23"/>
          </w:rPr>
          <w:t>Sass</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71" w:author="Unknown"/>
          <w:rStyle w:val="pln"/>
          <w:color w:val="000000"/>
          <w:sz w:val="23"/>
          <w:szCs w:val="23"/>
        </w:rPr>
      </w:pPr>
      <w:ins w:id="872"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"badges.html"</w:t>
        </w:r>
        <w:r>
          <w:rPr>
            <w:rStyle w:val="pun"/>
            <w:color w:val="666600"/>
            <w:sz w:val="23"/>
            <w:szCs w:val="23"/>
          </w:rPr>
          <w:t>&gt;</w:t>
        </w:r>
        <w:r>
          <w:rPr>
            <w:rStyle w:val="typ"/>
            <w:color w:val="660066"/>
            <w:sz w:val="23"/>
            <w:szCs w:val="23"/>
          </w:rPr>
          <w:t>Components</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73" w:author="Unknown"/>
          <w:rStyle w:val="pln"/>
          <w:color w:val="000000"/>
          <w:sz w:val="23"/>
          <w:szCs w:val="23"/>
        </w:rPr>
      </w:pPr>
      <w:ins w:id="874"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"collapsible.html"</w:t>
        </w:r>
        <w:r>
          <w:rPr>
            <w:rStyle w:val="pun"/>
            <w:color w:val="666600"/>
            <w:sz w:val="23"/>
            <w:szCs w:val="23"/>
          </w:rPr>
          <w:t>&gt;</w:t>
        </w:r>
        <w:r>
          <w:rPr>
            <w:rStyle w:val="typ"/>
            <w:color w:val="660066"/>
            <w:sz w:val="23"/>
            <w:szCs w:val="23"/>
          </w:rPr>
          <w:t>JavaScript</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75" w:author="Unknown"/>
          <w:rStyle w:val="pln"/>
          <w:color w:val="000000"/>
          <w:sz w:val="23"/>
          <w:szCs w:val="23"/>
        </w:rPr>
      </w:pPr>
      <w:ins w:id="876" w:author="Unknown">
        <w:r>
          <w:rPr>
            <w:rStyle w:val="pln"/>
            <w:color w:val="000000"/>
            <w:sz w:val="23"/>
            <w:szCs w:val="23"/>
          </w:rPr>
          <w:t xml:space="preserve">      </w:t>
        </w:r>
        <w:r>
          <w:rPr>
            <w:rStyle w:val="pun"/>
            <w:color w:val="666600"/>
            <w:sz w:val="23"/>
            <w:szCs w:val="23"/>
          </w:rPr>
          <w:t>&lt;/</w:t>
        </w:r>
        <w:r>
          <w:rPr>
            <w:rStyle w:val="pln"/>
            <w:color w:val="000000"/>
            <w:sz w:val="23"/>
            <w:szCs w:val="23"/>
          </w:rPr>
          <w:t>ul</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77" w:author="Unknown"/>
          <w:rStyle w:val="pln"/>
          <w:color w:val="000000"/>
          <w:sz w:val="23"/>
          <w:szCs w:val="23"/>
        </w:rPr>
      </w:pPr>
      <w:ins w:id="878" w:author="Unknown">
        <w:r>
          <w:rPr>
            <w:rStyle w:val="pln"/>
            <w:color w:val="000000"/>
            <w:sz w:val="23"/>
            <w:szCs w:val="23"/>
          </w:rPr>
          <w:t xml:space="preserve">    </w:t>
        </w:r>
        <w:r>
          <w:rPr>
            <w:rStyle w:val="pun"/>
            <w:color w:val="666600"/>
            <w:sz w:val="23"/>
            <w:szCs w:val="23"/>
          </w:rPr>
          <w:t>&lt;/</w:t>
        </w:r>
        <w:r>
          <w:rPr>
            <w:rStyle w:val="pln"/>
            <w:color w:val="000000"/>
            <w:sz w:val="23"/>
            <w:szCs w:val="23"/>
          </w:rPr>
          <w:t>div</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79" w:author="Unknown"/>
          <w:rStyle w:val="pln"/>
          <w:color w:val="000000"/>
          <w:sz w:val="23"/>
          <w:szCs w:val="23"/>
        </w:rPr>
      </w:pPr>
      <w:ins w:id="880" w:author="Unknown">
        <w:r>
          <w:rPr>
            <w:rStyle w:val="pln"/>
            <w:color w:val="000000"/>
            <w:sz w:val="23"/>
            <w:szCs w:val="23"/>
          </w:rPr>
          <w:t xml:space="preserve">  </w:t>
        </w:r>
        <w:r>
          <w:rPr>
            <w:rStyle w:val="pun"/>
            <w:color w:val="666600"/>
            <w:sz w:val="23"/>
            <w:szCs w:val="23"/>
          </w:rPr>
          <w:t>&lt;/</w:t>
        </w:r>
        <w:r>
          <w:rPr>
            <w:rStyle w:val="pln"/>
            <w:color w:val="000000"/>
            <w:sz w:val="23"/>
            <w:szCs w:val="23"/>
          </w:rPr>
          <w:t>nav</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81" w:author="Unknown"/>
          <w:rStyle w:val="pln"/>
          <w:color w:val="000000"/>
          <w:sz w:val="23"/>
          <w:szCs w:val="23"/>
        </w:rPr>
      </w:pPr>
      <w:ins w:id="882"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block content </w:t>
        </w:r>
        <w:r>
          <w:rPr>
            <w:rStyle w:val="pun"/>
            <w:color w:val="666600"/>
            <w:sz w:val="23"/>
            <w:szCs w:val="23"/>
          </w:rPr>
          <w: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83" w:author="Unknown"/>
          <w:rStyle w:val="pln"/>
          <w:color w:val="000000"/>
          <w:sz w:val="23"/>
          <w:szCs w:val="23"/>
        </w:rPr>
      </w:pPr>
      <w:ins w:id="884"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endblock </w:t>
        </w:r>
        <w:r>
          <w:rPr>
            <w:rStyle w:val="pun"/>
            <w:color w:val="666600"/>
            <w:sz w:val="23"/>
            <w:szCs w:val="23"/>
          </w:rPr>
          <w: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85" w:author="Unknown"/>
          <w:rStyle w:val="pln"/>
          <w:color w:val="000000"/>
          <w:sz w:val="23"/>
          <w:szCs w:val="23"/>
        </w:rPr>
      </w:pPr>
      <w:ins w:id="886" w:author="Unknown">
        <w:r>
          <w:rPr>
            <w:rStyle w:val="pun"/>
            <w:color w:val="666600"/>
            <w:sz w:val="23"/>
            <w:szCs w:val="23"/>
          </w:rPr>
          <w:t>&lt;/</w:t>
        </w:r>
        <w:r>
          <w:rPr>
            <w:rStyle w:val="pln"/>
            <w:color w:val="000000"/>
            <w:sz w:val="23"/>
            <w:szCs w:val="23"/>
          </w:rPr>
          <w:t>body</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87"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88" w:author="Unknown"/>
          <w:rStyle w:val="pln"/>
          <w:color w:val="000000"/>
          <w:sz w:val="23"/>
          <w:szCs w:val="23"/>
        </w:rPr>
      </w:pPr>
      <w:proofErr w:type="gramStart"/>
      <w:ins w:id="889" w:author="Unknown">
        <w:r>
          <w:rPr>
            <w:rStyle w:val="pun"/>
            <w:color w:val="666600"/>
            <w:sz w:val="23"/>
            <w:szCs w:val="23"/>
          </w:rPr>
          <w:t>&lt;!--</w:t>
        </w:r>
        <w:proofErr w:type="gramEnd"/>
        <w:r>
          <w:rPr>
            <w:rStyle w:val="pln"/>
            <w:color w:val="000000"/>
            <w:sz w:val="23"/>
            <w:szCs w:val="23"/>
          </w:rPr>
          <w:t xml:space="preserve"> </w:t>
        </w:r>
        <w:r>
          <w:rPr>
            <w:rStyle w:val="typ"/>
            <w:color w:val="660066"/>
            <w:sz w:val="23"/>
            <w:szCs w:val="23"/>
          </w:rPr>
          <w:t>Prism</w:t>
        </w:r>
        <w:r>
          <w:rPr>
            <w:rStyle w:val="pln"/>
            <w:color w:val="000000"/>
            <w:sz w:val="23"/>
            <w:szCs w:val="23"/>
          </w:rPr>
          <w:t xml:space="preserve"> JS </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90" w:author="Unknown"/>
          <w:sz w:val="23"/>
          <w:szCs w:val="23"/>
        </w:rPr>
      </w:pPr>
      <w:ins w:id="891" w:author="Unknown">
        <w:r>
          <w:rPr>
            <w:rStyle w:val="pun"/>
            <w:color w:val="666600"/>
            <w:sz w:val="23"/>
            <w:szCs w:val="23"/>
          </w:rPr>
          <w:t>&lt;</w:t>
        </w:r>
        <w:r>
          <w:rPr>
            <w:rStyle w:val="pln"/>
            <w:color w:val="000000"/>
            <w:sz w:val="23"/>
            <w:szCs w:val="23"/>
          </w:rPr>
          <w:t>script src</w:t>
        </w:r>
        <w:r>
          <w:rPr>
            <w:rStyle w:val="pun"/>
            <w:color w:val="666600"/>
            <w:sz w:val="23"/>
            <w:szCs w:val="23"/>
          </w:rPr>
          <w:t>=</w:t>
        </w:r>
        <w:r>
          <w:rPr>
            <w:rStyle w:val="str"/>
            <w:color w:val="008800"/>
            <w:sz w:val="23"/>
            <w:szCs w:val="23"/>
          </w:rPr>
          <w:t>"{% static "</w:t>
        </w:r>
        <w:r>
          <w:rPr>
            <w:rStyle w:val="pln"/>
            <w:color w:val="000000"/>
            <w:sz w:val="23"/>
            <w:szCs w:val="23"/>
          </w:rPr>
          <w:t>tinymce</w:t>
        </w:r>
        <w:r>
          <w:rPr>
            <w:rStyle w:val="pun"/>
            <w:color w:val="666600"/>
            <w:sz w:val="23"/>
            <w:szCs w:val="23"/>
          </w:rPr>
          <w:t>/</w:t>
        </w:r>
        <w:r>
          <w:rPr>
            <w:rStyle w:val="pln"/>
            <w:color w:val="000000"/>
            <w:sz w:val="23"/>
            <w:szCs w:val="23"/>
          </w:rPr>
          <w:t>js</w:t>
        </w:r>
        <w:r>
          <w:rPr>
            <w:rStyle w:val="pun"/>
            <w:color w:val="666600"/>
            <w:sz w:val="23"/>
            <w:szCs w:val="23"/>
          </w:rPr>
          <w:t>/</w:t>
        </w:r>
        <w:r>
          <w:rPr>
            <w:rStyle w:val="pln"/>
            <w:color w:val="000000"/>
            <w:sz w:val="23"/>
            <w:szCs w:val="23"/>
          </w:rPr>
          <w:t>prism</w:t>
        </w:r>
        <w:r>
          <w:rPr>
            <w:rStyle w:val="pun"/>
            <w:color w:val="666600"/>
            <w:sz w:val="23"/>
            <w:szCs w:val="23"/>
          </w:rPr>
          <w:t>.</w:t>
        </w:r>
        <w:r>
          <w:rPr>
            <w:rStyle w:val="pln"/>
            <w:color w:val="000000"/>
            <w:sz w:val="23"/>
            <w:szCs w:val="23"/>
          </w:rPr>
          <w:t>js</w:t>
        </w:r>
        <w:r>
          <w:rPr>
            <w:rStyle w:val="str"/>
            <w:color w:val="008800"/>
            <w:sz w:val="23"/>
            <w:szCs w:val="23"/>
          </w:rPr>
          <w:t>" %}"</w:t>
        </w:r>
        <w:r>
          <w:rPr>
            <w:rStyle w:val="pun"/>
            <w:color w:val="666600"/>
            <w:sz w:val="23"/>
            <w:szCs w:val="23"/>
          </w:rPr>
          <w:t>&gt;</w:t>
        </w:r>
        <w:proofErr w:type="gramStart"/>
        <w:r>
          <w:rPr>
            <w:rStyle w:val="pun"/>
            <w:color w:val="666600"/>
            <w:sz w:val="23"/>
            <w:szCs w:val="23"/>
          </w:rPr>
          <w:t>&lt;/</w:t>
        </w:r>
        <w:proofErr w:type="gramEnd"/>
        <w:r>
          <w:rPr>
            <w:rStyle w:val="pln"/>
            <w:color w:val="000000"/>
            <w:sz w:val="23"/>
            <w:szCs w:val="23"/>
          </w:rPr>
          <w:t>script</w:t>
        </w:r>
        <w:r>
          <w:rPr>
            <w:rStyle w:val="pun"/>
            <w:color w:val="666600"/>
            <w:sz w:val="23"/>
            <w:szCs w:val="23"/>
          </w:rPr>
          <w:t>&gt;</w:t>
        </w:r>
      </w:ins>
    </w:p>
    <w:p w:rsidR="00EC2638" w:rsidRDefault="00EC2638" w:rsidP="00EC2638">
      <w:pPr>
        <w:rPr>
          <w:ins w:id="892" w:author="Unknown"/>
          <w:sz w:val="24"/>
          <w:szCs w:val="24"/>
        </w:rPr>
      </w:pPr>
      <w:r>
        <w:rPr>
          <w:noProof/>
          <w:lang w:eastAsia="en-IN"/>
        </w:rPr>
        <w:drawing>
          <wp:inline distT="0" distB="0" distL="0" distR="0">
            <wp:extent cx="6408420" cy="4807948"/>
            <wp:effectExtent l="0" t="0" r="0" b="0"/>
            <wp:docPr id="16" name="Picture 16"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tutoria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8420" cy="4807948"/>
                    </a:xfrm>
                    <a:prstGeom prst="rect">
                      <a:avLst/>
                    </a:prstGeom>
                    <a:noFill/>
                    <a:ln>
                      <a:noFill/>
                    </a:ln>
                  </pic:spPr>
                </pic:pic>
              </a:graphicData>
            </a:graphic>
          </wp:inline>
        </w:drawing>
      </w:r>
    </w:p>
    <w:p w:rsidR="00EC2638" w:rsidRDefault="00EC2638" w:rsidP="00EC2638">
      <w:pPr>
        <w:pStyle w:val="NormalWeb"/>
        <w:rPr>
          <w:ins w:id="893" w:author="Unknown"/>
          <w:rFonts w:ascii="Roboto" w:hAnsi="Roboto"/>
          <w:sz w:val="23"/>
          <w:szCs w:val="23"/>
        </w:rPr>
      </w:pPr>
      <w:ins w:id="894" w:author="Unknown">
        <w:r>
          <w:rPr>
            <w:rFonts w:ascii="Roboto" w:hAnsi="Roboto"/>
            <w:sz w:val="23"/>
            <w:szCs w:val="23"/>
          </w:rPr>
          <w:t>Let's change the URLs to be something more related to what we're doing here: </w:t>
        </w:r>
        <w:r>
          <w:rPr>
            <w:rStyle w:val="HTMLCode"/>
            <w:sz w:val="23"/>
            <w:szCs w:val="23"/>
          </w:rPr>
          <w:t>home</w:t>
        </w:r>
        <w:r>
          <w:rPr>
            <w:rFonts w:ascii="Roboto" w:hAnsi="Roboto"/>
            <w:sz w:val="23"/>
            <w:szCs w:val="23"/>
          </w:rPr>
          <w:t>, </w:t>
        </w:r>
        <w:r>
          <w:rPr>
            <w:rStyle w:val="HTMLCode"/>
            <w:sz w:val="23"/>
            <w:szCs w:val="23"/>
          </w:rPr>
          <w:t>community</w:t>
        </w:r>
        <w:r>
          <w:rPr>
            <w:rFonts w:ascii="Roboto" w:hAnsi="Roboto"/>
            <w:sz w:val="23"/>
            <w:szCs w:val="23"/>
          </w:rPr>
          <w:t>, </w:t>
        </w:r>
        <w:r>
          <w:rPr>
            <w:rStyle w:val="HTMLCode"/>
            <w:sz w:val="23"/>
            <w:szCs w:val="23"/>
          </w:rPr>
          <w:t>register</w:t>
        </w:r>
        <w:r>
          <w:rPr>
            <w:rFonts w:ascii="Roboto" w:hAnsi="Roboto"/>
            <w:sz w:val="23"/>
            <w:szCs w:val="23"/>
          </w:rPr>
          <w:t>, and </w:t>
        </w:r>
        <w:r>
          <w:rPr>
            <w:rStyle w:val="HTMLCode"/>
            <w:sz w:val="23"/>
            <w:szCs w:val="23"/>
          </w:rPr>
          <w:t>login</w:t>
        </w:r>
        <w:r>
          <w:rPr>
            <w:rFonts w:ascii="Roboto" w:hAnsi="Roboto"/>
            <w:sz w:val="23"/>
            <w:szCs w:val="23"/>
          </w:rPr>
          <w: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95" w:author="Unknown"/>
          <w:rStyle w:val="pln"/>
          <w:color w:val="000000"/>
          <w:sz w:val="23"/>
          <w:szCs w:val="23"/>
        </w:rPr>
      </w:pPr>
      <w:ins w:id="896" w:author="Unknown">
        <w:r>
          <w:rPr>
            <w:rStyle w:val="pun"/>
            <w:color w:val="666600"/>
            <w:sz w:val="23"/>
            <w:szCs w:val="23"/>
          </w:rPr>
          <w:t>&lt;</w:t>
        </w:r>
        <w:proofErr w:type="gramStart"/>
        <w:r>
          <w:rPr>
            <w:rStyle w:val="pln"/>
            <w:color w:val="000000"/>
            <w:sz w:val="23"/>
            <w:szCs w:val="23"/>
          </w:rPr>
          <w:t>head</w:t>
        </w:r>
        <w:proofErr w:type="gramEnd"/>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97" w:author="Unknown"/>
          <w:rStyle w:val="pln"/>
          <w:color w:val="000000"/>
          <w:sz w:val="23"/>
          <w:szCs w:val="23"/>
        </w:rPr>
      </w:pPr>
      <w:ins w:id="898"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load static </w:t>
        </w:r>
        <w:r>
          <w:rPr>
            <w:rStyle w:val="pun"/>
            <w:color w:val="666600"/>
            <w:sz w:val="23"/>
            <w:szCs w:val="23"/>
          </w:rPr>
          <w: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899" w:author="Unknown"/>
          <w:rStyle w:val="pln"/>
          <w:color w:val="000000"/>
          <w:sz w:val="23"/>
          <w:szCs w:val="23"/>
        </w:rPr>
      </w:pPr>
      <w:ins w:id="900"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Prism</w:t>
        </w:r>
        <w:r>
          <w:rPr>
            <w:rStyle w:val="pln"/>
            <w:color w:val="000000"/>
            <w:sz w:val="23"/>
            <w:szCs w:val="23"/>
          </w:rPr>
          <w:t xml:space="preserve"> CSS </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01" w:author="Unknown"/>
          <w:rStyle w:val="pln"/>
          <w:color w:val="000000"/>
          <w:sz w:val="23"/>
          <w:szCs w:val="23"/>
        </w:rPr>
      </w:pPr>
      <w:ins w:id="902" w:author="Unknown">
        <w:r>
          <w:rPr>
            <w:rStyle w:val="pln"/>
            <w:color w:val="000000"/>
            <w:sz w:val="23"/>
            <w:szCs w:val="23"/>
          </w:rPr>
          <w:lastRenderedPageBreak/>
          <w:t xml:space="preserve">    </w:t>
        </w:r>
        <w:r>
          <w:rPr>
            <w:rStyle w:val="pun"/>
            <w:color w:val="666600"/>
            <w:sz w:val="23"/>
            <w:szCs w:val="23"/>
          </w:rPr>
          <w:t>&lt;</w:t>
        </w:r>
        <w:r>
          <w:rPr>
            <w:rStyle w:val="pln"/>
            <w:color w:val="000000"/>
            <w:sz w:val="23"/>
            <w:szCs w:val="23"/>
          </w:rPr>
          <w:t>link href</w:t>
        </w:r>
        <w:r>
          <w:rPr>
            <w:rStyle w:val="pun"/>
            <w:color w:val="666600"/>
            <w:sz w:val="23"/>
            <w:szCs w:val="23"/>
          </w:rPr>
          <w:t>=</w:t>
        </w:r>
        <w:r>
          <w:rPr>
            <w:rStyle w:val="str"/>
            <w:color w:val="008800"/>
            <w:sz w:val="23"/>
            <w:szCs w:val="23"/>
          </w:rPr>
          <w:t>"{% static "</w:t>
        </w:r>
        <w:r>
          <w:rPr>
            <w:rStyle w:val="pln"/>
            <w:color w:val="000000"/>
            <w:sz w:val="23"/>
            <w:szCs w:val="23"/>
          </w:rPr>
          <w:t>tinymce</w:t>
        </w:r>
        <w:r>
          <w:rPr>
            <w:rStyle w:val="pun"/>
            <w:color w:val="666600"/>
            <w:sz w:val="23"/>
            <w:szCs w:val="23"/>
          </w:rPr>
          <w:t>/</w:t>
        </w:r>
        <w:r>
          <w:rPr>
            <w:rStyle w:val="pln"/>
            <w:color w:val="000000"/>
            <w:sz w:val="23"/>
            <w:szCs w:val="23"/>
          </w:rPr>
          <w:t>css</w:t>
        </w:r>
        <w:r>
          <w:rPr>
            <w:rStyle w:val="pun"/>
            <w:color w:val="666600"/>
            <w:sz w:val="23"/>
            <w:szCs w:val="23"/>
          </w:rPr>
          <w:t>/</w:t>
        </w:r>
        <w:r>
          <w:rPr>
            <w:rStyle w:val="pln"/>
            <w:color w:val="000000"/>
            <w:sz w:val="23"/>
            <w:szCs w:val="23"/>
          </w:rPr>
          <w:t>prism</w:t>
        </w:r>
        <w:r>
          <w:rPr>
            <w:rStyle w:val="pun"/>
            <w:color w:val="666600"/>
            <w:sz w:val="23"/>
            <w:szCs w:val="23"/>
          </w:rPr>
          <w:t>.</w:t>
        </w:r>
        <w:r>
          <w:rPr>
            <w:rStyle w:val="pln"/>
            <w:color w:val="000000"/>
            <w:sz w:val="23"/>
            <w:szCs w:val="23"/>
          </w:rPr>
          <w:t>css</w:t>
        </w:r>
        <w:r>
          <w:rPr>
            <w:rStyle w:val="str"/>
            <w:color w:val="008800"/>
            <w:sz w:val="23"/>
            <w:szCs w:val="23"/>
          </w:rPr>
          <w:t>" %}"</w:t>
        </w:r>
        <w:r>
          <w:rPr>
            <w:rStyle w:val="pln"/>
            <w:color w:val="000000"/>
            <w:sz w:val="23"/>
            <w:szCs w:val="23"/>
          </w:rPr>
          <w:t xml:space="preserve"> rel</w:t>
        </w:r>
        <w:r>
          <w:rPr>
            <w:rStyle w:val="pun"/>
            <w:color w:val="666600"/>
            <w:sz w:val="23"/>
            <w:szCs w:val="23"/>
          </w:rPr>
          <w:t>=</w:t>
        </w:r>
        <w:r>
          <w:rPr>
            <w:rStyle w:val="str"/>
            <w:color w:val="008800"/>
            <w:sz w:val="23"/>
            <w:szCs w:val="23"/>
          </w:rPr>
          <w:t>"stylesheet"</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03" w:author="Unknown"/>
          <w:rStyle w:val="pln"/>
          <w:color w:val="000000"/>
          <w:sz w:val="23"/>
          <w:szCs w:val="23"/>
        </w:rPr>
      </w:pPr>
      <w:ins w:id="904"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Compiled</w:t>
        </w:r>
        <w:r>
          <w:rPr>
            <w:rStyle w:val="pln"/>
            <w:color w:val="000000"/>
            <w:sz w:val="23"/>
            <w:szCs w:val="23"/>
          </w:rPr>
          <w:t xml:space="preserve"> </w:t>
        </w:r>
        <w:r>
          <w:rPr>
            <w:rStyle w:val="kwd"/>
            <w:color w:val="000088"/>
            <w:sz w:val="23"/>
            <w:szCs w:val="23"/>
          </w:rPr>
          <w:t>and</w:t>
        </w:r>
        <w:r>
          <w:rPr>
            <w:rStyle w:val="pln"/>
            <w:color w:val="000000"/>
            <w:sz w:val="23"/>
            <w:szCs w:val="23"/>
          </w:rPr>
          <w:t xml:space="preserve"> minified CSS </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05" w:author="Unknown"/>
          <w:rStyle w:val="pln"/>
          <w:color w:val="000000"/>
          <w:sz w:val="23"/>
          <w:szCs w:val="23"/>
        </w:rPr>
      </w:pPr>
      <w:ins w:id="906" w:author="Unknown">
        <w:r>
          <w:rPr>
            <w:rStyle w:val="pln"/>
            <w:color w:val="000000"/>
            <w:sz w:val="23"/>
            <w:szCs w:val="23"/>
          </w:rPr>
          <w:t xml:space="preserve">    </w:t>
        </w:r>
        <w:r>
          <w:rPr>
            <w:rStyle w:val="pun"/>
            <w:color w:val="666600"/>
            <w:sz w:val="23"/>
            <w:szCs w:val="23"/>
          </w:rPr>
          <w:t>&lt;</w:t>
        </w:r>
        <w:r>
          <w:rPr>
            <w:rStyle w:val="pln"/>
            <w:color w:val="000000"/>
            <w:sz w:val="23"/>
            <w:szCs w:val="23"/>
          </w:rPr>
          <w:t>link rel</w:t>
        </w:r>
        <w:r>
          <w:rPr>
            <w:rStyle w:val="pun"/>
            <w:color w:val="666600"/>
            <w:sz w:val="23"/>
            <w:szCs w:val="23"/>
          </w:rPr>
          <w:t>=</w:t>
        </w:r>
        <w:r>
          <w:rPr>
            <w:rStyle w:val="str"/>
            <w:color w:val="008800"/>
            <w:sz w:val="23"/>
            <w:szCs w:val="23"/>
          </w:rPr>
          <w:t>"stylesheet"</w:t>
        </w:r>
        <w:r>
          <w:rPr>
            <w:rStyle w:val="pln"/>
            <w:color w:val="000000"/>
            <w:sz w:val="23"/>
            <w:szCs w:val="23"/>
          </w:rPr>
          <w:t xml:space="preserve"> href</w:t>
        </w:r>
        <w:r>
          <w:rPr>
            <w:rStyle w:val="pun"/>
            <w:color w:val="666600"/>
            <w:sz w:val="23"/>
            <w:szCs w:val="23"/>
          </w:rPr>
          <w:t>=</w:t>
        </w:r>
        <w:r>
          <w:rPr>
            <w:rStyle w:val="str"/>
            <w:color w:val="008800"/>
            <w:sz w:val="23"/>
            <w:szCs w:val="23"/>
          </w:rPr>
          <w:t>"https://cdnjs.cloudflare.com/ajax/libs/materialize/1.0.0/css/materialize.min.css"</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07" w:author="Unknown"/>
          <w:rStyle w:val="pln"/>
          <w:color w:val="000000"/>
          <w:sz w:val="23"/>
          <w:szCs w:val="23"/>
        </w:rPr>
      </w:pPr>
      <w:ins w:id="908"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Compiled</w:t>
        </w:r>
        <w:r>
          <w:rPr>
            <w:rStyle w:val="pln"/>
            <w:color w:val="000000"/>
            <w:sz w:val="23"/>
            <w:szCs w:val="23"/>
          </w:rPr>
          <w:t xml:space="preserve"> </w:t>
        </w:r>
        <w:r>
          <w:rPr>
            <w:rStyle w:val="kwd"/>
            <w:color w:val="000088"/>
            <w:sz w:val="23"/>
            <w:szCs w:val="23"/>
          </w:rPr>
          <w:t>and</w:t>
        </w:r>
        <w:r>
          <w:rPr>
            <w:rStyle w:val="pln"/>
            <w:color w:val="000000"/>
            <w:sz w:val="23"/>
            <w:szCs w:val="23"/>
          </w:rPr>
          <w:t xml:space="preserve"> minified </w:t>
        </w:r>
        <w:r>
          <w:rPr>
            <w:rStyle w:val="typ"/>
            <w:color w:val="660066"/>
            <w:sz w:val="23"/>
            <w:szCs w:val="23"/>
          </w:rPr>
          <w:t>JavaScript</w:t>
        </w:r>
        <w:r>
          <w:rPr>
            <w:rStyle w:val="pln"/>
            <w:color w:val="000000"/>
            <w:sz w:val="23"/>
            <w:szCs w:val="23"/>
          </w:rPr>
          <w:t xml:space="preserve"> </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09" w:author="Unknown"/>
          <w:rStyle w:val="pln"/>
          <w:color w:val="000000"/>
          <w:sz w:val="23"/>
          <w:szCs w:val="23"/>
        </w:rPr>
      </w:pPr>
      <w:ins w:id="910"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script</w:t>
        </w:r>
        <w:proofErr w:type="gramEnd"/>
        <w:r>
          <w:rPr>
            <w:rStyle w:val="pln"/>
            <w:color w:val="000000"/>
            <w:sz w:val="23"/>
            <w:szCs w:val="23"/>
          </w:rPr>
          <w:t xml:space="preserve"> src</w:t>
        </w:r>
        <w:r>
          <w:rPr>
            <w:rStyle w:val="pun"/>
            <w:color w:val="666600"/>
            <w:sz w:val="23"/>
            <w:szCs w:val="23"/>
          </w:rPr>
          <w:t>=</w:t>
        </w:r>
        <w:r>
          <w:rPr>
            <w:rStyle w:val="str"/>
            <w:color w:val="008800"/>
            <w:sz w:val="23"/>
            <w:szCs w:val="23"/>
          </w:rPr>
          <w:t>"https://cdnjs.cloudflare.com/ajax/libs/materialize/1.0.0/js/materialize.min.js"</w:t>
        </w:r>
        <w:r>
          <w:rPr>
            <w:rStyle w:val="pun"/>
            <w:color w:val="666600"/>
            <w:sz w:val="23"/>
            <w:szCs w:val="23"/>
          </w:rPr>
          <w:t>&gt;&lt;/</w:t>
        </w:r>
        <w:r>
          <w:rPr>
            <w:rStyle w:val="pln"/>
            <w:color w:val="000000"/>
            <w:sz w:val="23"/>
            <w:szCs w:val="23"/>
          </w:rPr>
          <w:t>script</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11" w:author="Unknown"/>
          <w:rStyle w:val="pln"/>
          <w:color w:val="000000"/>
          <w:sz w:val="23"/>
          <w:szCs w:val="23"/>
        </w:rPr>
      </w:pPr>
      <w:ins w:id="912" w:author="Unknown">
        <w:r>
          <w:rPr>
            <w:rStyle w:val="pun"/>
            <w:color w:val="666600"/>
            <w:sz w:val="23"/>
            <w:szCs w:val="23"/>
          </w:rPr>
          <w:t>&lt;/</w:t>
        </w:r>
        <w:r>
          <w:rPr>
            <w:rStyle w:val="pln"/>
            <w:color w:val="000000"/>
            <w:sz w:val="23"/>
            <w:szCs w:val="23"/>
          </w:rPr>
          <w:t>head</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13"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14"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15" w:author="Unknown"/>
          <w:rStyle w:val="pln"/>
          <w:color w:val="000000"/>
          <w:sz w:val="23"/>
          <w:szCs w:val="23"/>
        </w:rPr>
      </w:pPr>
      <w:ins w:id="916" w:author="Unknown">
        <w:r>
          <w:rPr>
            <w:rStyle w:val="pun"/>
            <w:color w:val="666600"/>
            <w:sz w:val="23"/>
            <w:szCs w:val="23"/>
          </w:rPr>
          <w:t>&lt;</w:t>
        </w:r>
        <w:proofErr w:type="gramStart"/>
        <w:r>
          <w:rPr>
            <w:rStyle w:val="pln"/>
            <w:color w:val="000000"/>
            <w:sz w:val="23"/>
            <w:szCs w:val="23"/>
          </w:rPr>
          <w:t>body</w:t>
        </w:r>
        <w:proofErr w:type="gramEnd"/>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17" w:author="Unknown"/>
          <w:rStyle w:val="pln"/>
          <w:color w:val="000000"/>
          <w:sz w:val="23"/>
          <w:szCs w:val="23"/>
        </w:rPr>
      </w:pPr>
      <w:ins w:id="918"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nav</w:t>
        </w:r>
        <w:proofErr w:type="gramEnd"/>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19" w:author="Unknown"/>
          <w:rStyle w:val="pln"/>
          <w:color w:val="000000"/>
          <w:sz w:val="23"/>
          <w:szCs w:val="23"/>
        </w:rPr>
      </w:pPr>
      <w:ins w:id="920" w:author="Unknown">
        <w:r>
          <w:rPr>
            <w:rStyle w:val="pln"/>
            <w:color w:val="000000"/>
            <w:sz w:val="23"/>
            <w:szCs w:val="23"/>
          </w:rPr>
          <w:t xml:space="preserve">    </w:t>
        </w:r>
        <w:r>
          <w:rPr>
            <w:rStyle w:val="pun"/>
            <w:color w:val="666600"/>
            <w:sz w:val="23"/>
            <w:szCs w:val="23"/>
          </w:rPr>
          <w:t>&lt;</w:t>
        </w:r>
        <w:r>
          <w:rPr>
            <w:rStyle w:val="pln"/>
            <w:color w:val="000000"/>
            <w:sz w:val="23"/>
            <w:szCs w:val="23"/>
          </w:rPr>
          <w:t xml:space="preserve">div </w:t>
        </w:r>
        <w:r>
          <w:rPr>
            <w:rStyle w:val="kwd"/>
            <w:color w:val="000088"/>
            <w:sz w:val="23"/>
            <w:szCs w:val="23"/>
          </w:rPr>
          <w:t>class</w:t>
        </w:r>
        <w:r>
          <w:rPr>
            <w:rStyle w:val="pun"/>
            <w:color w:val="666600"/>
            <w:sz w:val="23"/>
            <w:szCs w:val="23"/>
          </w:rPr>
          <w:t>=</w:t>
        </w:r>
        <w:r>
          <w:rPr>
            <w:rStyle w:val="str"/>
            <w:color w:val="008800"/>
            <w:sz w:val="23"/>
            <w:szCs w:val="23"/>
          </w:rPr>
          <w:t>"nav-wrapper"</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21" w:author="Unknown"/>
          <w:rStyle w:val="pln"/>
          <w:color w:val="000000"/>
          <w:sz w:val="23"/>
          <w:szCs w:val="23"/>
        </w:rPr>
      </w:pPr>
      <w:ins w:id="922" w:author="Unknown">
        <w:r>
          <w:rPr>
            <w:rStyle w:val="pln"/>
            <w:color w:val="000000"/>
            <w:sz w:val="23"/>
            <w:szCs w:val="23"/>
          </w:rPr>
          <w:t xml:space="preserve">      </w:t>
        </w:r>
        <w:r>
          <w:rPr>
            <w:rStyle w:val="pun"/>
            <w:color w:val="666600"/>
            <w:sz w:val="23"/>
            <w:szCs w:val="23"/>
          </w:rPr>
          <w:t>&lt;</w:t>
        </w:r>
        <w:r>
          <w:rPr>
            <w:rStyle w:val="pln"/>
            <w:color w:val="000000"/>
            <w:sz w:val="23"/>
            <w:szCs w:val="23"/>
          </w:rPr>
          <w:t>a href</w:t>
        </w:r>
        <w:r>
          <w:rPr>
            <w:rStyle w:val="pun"/>
            <w:color w:val="666600"/>
            <w:sz w:val="23"/>
            <w:szCs w:val="23"/>
          </w:rPr>
          <w:t>=</w:t>
        </w:r>
        <w:r>
          <w:rPr>
            <w:rStyle w:val="str"/>
            <w:color w:val="008800"/>
            <w:sz w:val="23"/>
            <w:szCs w:val="23"/>
          </w:rPr>
          <w:t>"/"</w:t>
        </w:r>
        <w:r>
          <w:rPr>
            <w:rStyle w:val="pln"/>
            <w:color w:val="000000"/>
            <w:sz w:val="23"/>
            <w:szCs w:val="23"/>
          </w:rPr>
          <w:t xml:space="preserve"> </w:t>
        </w:r>
        <w:r>
          <w:rPr>
            <w:rStyle w:val="kwd"/>
            <w:color w:val="000088"/>
            <w:sz w:val="23"/>
            <w:szCs w:val="23"/>
          </w:rPr>
          <w:t>class</w:t>
        </w:r>
        <w:r>
          <w:rPr>
            <w:rStyle w:val="pun"/>
            <w:color w:val="666600"/>
            <w:sz w:val="23"/>
            <w:szCs w:val="23"/>
          </w:rPr>
          <w:t>=</w:t>
        </w:r>
        <w:r>
          <w:rPr>
            <w:rStyle w:val="str"/>
            <w:color w:val="008800"/>
            <w:sz w:val="23"/>
            <w:szCs w:val="23"/>
          </w:rPr>
          <w:t>"brand-logo"</w:t>
        </w:r>
        <w:r>
          <w:rPr>
            <w:rStyle w:val="pun"/>
            <w:color w:val="666600"/>
            <w:sz w:val="23"/>
            <w:szCs w:val="23"/>
          </w:rPr>
          <w:t>&gt;</w:t>
        </w:r>
        <w:r>
          <w:rPr>
            <w:rStyle w:val="typ"/>
            <w:color w:val="660066"/>
            <w:sz w:val="23"/>
            <w:szCs w:val="23"/>
          </w:rPr>
          <w:t>Tutorials</w:t>
        </w:r>
        <w:r>
          <w:rPr>
            <w:rStyle w:val="pun"/>
            <w:color w:val="666600"/>
            <w:sz w:val="23"/>
            <w:szCs w:val="23"/>
          </w:rPr>
          <w:t>&lt;/</w:t>
        </w:r>
        <w:r>
          <w:rPr>
            <w:rStyle w:val="pln"/>
            <w:color w:val="000000"/>
            <w:sz w:val="23"/>
            <w:szCs w:val="23"/>
          </w:rPr>
          <w:t>a</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23" w:author="Unknown"/>
          <w:rStyle w:val="pln"/>
          <w:color w:val="000000"/>
          <w:sz w:val="23"/>
          <w:szCs w:val="23"/>
        </w:rPr>
      </w:pPr>
      <w:ins w:id="924" w:author="Unknown">
        <w:r>
          <w:rPr>
            <w:rStyle w:val="pln"/>
            <w:color w:val="000000"/>
            <w:sz w:val="23"/>
            <w:szCs w:val="23"/>
          </w:rPr>
          <w:t xml:space="preserve">      </w:t>
        </w:r>
        <w:r>
          <w:rPr>
            <w:rStyle w:val="pun"/>
            <w:color w:val="666600"/>
            <w:sz w:val="23"/>
            <w:szCs w:val="23"/>
          </w:rPr>
          <w:t>&lt;</w:t>
        </w:r>
        <w:r>
          <w:rPr>
            <w:rStyle w:val="pln"/>
            <w:color w:val="000000"/>
            <w:sz w:val="23"/>
            <w:szCs w:val="23"/>
          </w:rPr>
          <w:t>ul id</w:t>
        </w:r>
        <w:r>
          <w:rPr>
            <w:rStyle w:val="pun"/>
            <w:color w:val="666600"/>
            <w:sz w:val="23"/>
            <w:szCs w:val="23"/>
          </w:rPr>
          <w:t>=</w:t>
        </w:r>
        <w:r>
          <w:rPr>
            <w:rStyle w:val="str"/>
            <w:color w:val="008800"/>
            <w:sz w:val="23"/>
            <w:szCs w:val="23"/>
          </w:rPr>
          <w:t>"nav-mobile"</w:t>
        </w:r>
        <w:r>
          <w:rPr>
            <w:rStyle w:val="pln"/>
            <w:color w:val="000000"/>
            <w:sz w:val="23"/>
            <w:szCs w:val="23"/>
          </w:rPr>
          <w:t xml:space="preserve"> </w:t>
        </w:r>
        <w:r>
          <w:rPr>
            <w:rStyle w:val="kwd"/>
            <w:color w:val="000088"/>
            <w:sz w:val="23"/>
            <w:szCs w:val="23"/>
          </w:rPr>
          <w:t>class</w:t>
        </w:r>
        <w:r>
          <w:rPr>
            <w:rStyle w:val="pun"/>
            <w:color w:val="666600"/>
            <w:sz w:val="23"/>
            <w:szCs w:val="23"/>
          </w:rPr>
          <w:t>=</w:t>
        </w:r>
        <w:r>
          <w:rPr>
            <w:rStyle w:val="str"/>
            <w:color w:val="008800"/>
            <w:sz w:val="23"/>
            <w:szCs w:val="23"/>
          </w:rPr>
          <w:t>"right hide-on-med-and-down"</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25" w:author="Unknown"/>
          <w:rStyle w:val="pln"/>
          <w:color w:val="000000"/>
          <w:sz w:val="23"/>
          <w:szCs w:val="23"/>
        </w:rPr>
      </w:pPr>
      <w:ins w:id="926"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w:t>
        </w:r>
        <w:r>
          <w:rPr>
            <w:rStyle w:val="pun"/>
            <w:color w:val="666600"/>
            <w:sz w:val="23"/>
            <w:szCs w:val="23"/>
          </w:rPr>
          <w:t>&gt;</w:t>
        </w:r>
        <w:r>
          <w:rPr>
            <w:rStyle w:val="typ"/>
            <w:color w:val="660066"/>
            <w:sz w:val="23"/>
            <w:szCs w:val="23"/>
          </w:rPr>
          <w:t>Home</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27" w:author="Unknown"/>
          <w:rStyle w:val="pln"/>
          <w:color w:val="000000"/>
          <w:sz w:val="23"/>
          <w:szCs w:val="23"/>
        </w:rPr>
      </w:pPr>
      <w:ins w:id="928"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"https://discord.gg/sentdex"</w:t>
        </w:r>
        <w:r>
          <w:rPr>
            <w:rStyle w:val="pun"/>
            <w:color w:val="666600"/>
            <w:sz w:val="23"/>
            <w:szCs w:val="23"/>
          </w:rPr>
          <w:t>&gt;</w:t>
        </w:r>
        <w:r>
          <w:rPr>
            <w:rStyle w:val="typ"/>
            <w:color w:val="660066"/>
            <w:sz w:val="23"/>
            <w:szCs w:val="23"/>
          </w:rPr>
          <w:t>Community</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29" w:author="Unknown"/>
          <w:rStyle w:val="pln"/>
          <w:color w:val="000000"/>
          <w:sz w:val="23"/>
          <w:szCs w:val="23"/>
        </w:rPr>
      </w:pPr>
      <w:ins w:id="930"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"/login"</w:t>
        </w:r>
        <w:r>
          <w:rPr>
            <w:rStyle w:val="pun"/>
            <w:color w:val="666600"/>
            <w:sz w:val="23"/>
            <w:szCs w:val="23"/>
          </w:rPr>
          <w:t>&gt;</w:t>
        </w:r>
        <w:r>
          <w:rPr>
            <w:rStyle w:val="typ"/>
            <w:color w:val="660066"/>
            <w:sz w:val="23"/>
            <w:szCs w:val="23"/>
          </w:rPr>
          <w:t>Login</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31" w:author="Unknown"/>
          <w:rStyle w:val="pln"/>
          <w:color w:val="000000"/>
          <w:sz w:val="23"/>
          <w:szCs w:val="23"/>
        </w:rPr>
      </w:pPr>
      <w:ins w:id="932"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li</w:t>
        </w:r>
        <w:proofErr w:type="gramEnd"/>
        <w:r>
          <w:rPr>
            <w:rStyle w:val="pun"/>
            <w:color w:val="666600"/>
            <w:sz w:val="23"/>
            <w:szCs w:val="23"/>
          </w:rPr>
          <w:t>&gt;&lt;</w:t>
        </w:r>
        <w:r>
          <w:rPr>
            <w:rStyle w:val="pln"/>
            <w:color w:val="000000"/>
            <w:sz w:val="23"/>
            <w:szCs w:val="23"/>
          </w:rPr>
          <w:t>a href</w:t>
        </w:r>
        <w:r>
          <w:rPr>
            <w:rStyle w:val="pun"/>
            <w:color w:val="666600"/>
            <w:sz w:val="23"/>
            <w:szCs w:val="23"/>
          </w:rPr>
          <w:t>=</w:t>
        </w:r>
        <w:r>
          <w:rPr>
            <w:rStyle w:val="str"/>
            <w:color w:val="008800"/>
            <w:sz w:val="23"/>
            <w:szCs w:val="23"/>
          </w:rPr>
          <w:t>"/register"</w:t>
        </w:r>
        <w:r>
          <w:rPr>
            <w:rStyle w:val="pun"/>
            <w:color w:val="666600"/>
            <w:sz w:val="23"/>
            <w:szCs w:val="23"/>
          </w:rPr>
          <w:t>&gt;</w:t>
        </w:r>
        <w:r>
          <w:rPr>
            <w:rStyle w:val="typ"/>
            <w:color w:val="660066"/>
            <w:sz w:val="23"/>
            <w:szCs w:val="23"/>
          </w:rPr>
          <w:t>Register</w:t>
        </w:r>
        <w:r>
          <w:rPr>
            <w:rStyle w:val="pun"/>
            <w:color w:val="666600"/>
            <w:sz w:val="23"/>
            <w:szCs w:val="23"/>
          </w:rPr>
          <w:t>&lt;/</w:t>
        </w:r>
        <w:r>
          <w:rPr>
            <w:rStyle w:val="pln"/>
            <w:color w:val="000000"/>
            <w:sz w:val="23"/>
            <w:szCs w:val="23"/>
          </w:rPr>
          <w:t>a</w:t>
        </w:r>
        <w:r>
          <w:rPr>
            <w:rStyle w:val="pun"/>
            <w:color w:val="666600"/>
            <w:sz w:val="23"/>
            <w:szCs w:val="23"/>
          </w:rPr>
          <w:t>&gt;&lt;/</w:t>
        </w:r>
        <w:r>
          <w:rPr>
            <w:rStyle w:val="pln"/>
            <w:color w:val="000000"/>
            <w:sz w:val="23"/>
            <w:szCs w:val="23"/>
          </w:rPr>
          <w:t>li</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33" w:author="Unknown"/>
          <w:rStyle w:val="pln"/>
          <w:color w:val="000000"/>
          <w:sz w:val="23"/>
          <w:szCs w:val="23"/>
        </w:rPr>
      </w:pPr>
      <w:ins w:id="934" w:author="Unknown">
        <w:r>
          <w:rPr>
            <w:rStyle w:val="pln"/>
            <w:color w:val="000000"/>
            <w:sz w:val="23"/>
            <w:szCs w:val="23"/>
          </w:rPr>
          <w:t xml:space="preserve">      </w:t>
        </w:r>
        <w:r>
          <w:rPr>
            <w:rStyle w:val="pun"/>
            <w:color w:val="666600"/>
            <w:sz w:val="23"/>
            <w:szCs w:val="23"/>
          </w:rPr>
          <w:t>&lt;/</w:t>
        </w:r>
        <w:r>
          <w:rPr>
            <w:rStyle w:val="pln"/>
            <w:color w:val="000000"/>
            <w:sz w:val="23"/>
            <w:szCs w:val="23"/>
          </w:rPr>
          <w:t>ul</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35" w:author="Unknown"/>
          <w:rStyle w:val="pln"/>
          <w:color w:val="000000"/>
          <w:sz w:val="23"/>
          <w:szCs w:val="23"/>
        </w:rPr>
      </w:pPr>
      <w:ins w:id="936" w:author="Unknown">
        <w:r>
          <w:rPr>
            <w:rStyle w:val="pln"/>
            <w:color w:val="000000"/>
            <w:sz w:val="23"/>
            <w:szCs w:val="23"/>
          </w:rPr>
          <w:t xml:space="preserve">    </w:t>
        </w:r>
        <w:r>
          <w:rPr>
            <w:rStyle w:val="pun"/>
            <w:color w:val="666600"/>
            <w:sz w:val="23"/>
            <w:szCs w:val="23"/>
          </w:rPr>
          <w:t>&lt;/</w:t>
        </w:r>
        <w:r>
          <w:rPr>
            <w:rStyle w:val="pln"/>
            <w:color w:val="000000"/>
            <w:sz w:val="23"/>
            <w:szCs w:val="23"/>
          </w:rPr>
          <w:t>div</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37" w:author="Unknown"/>
          <w:rStyle w:val="pln"/>
          <w:color w:val="000000"/>
          <w:sz w:val="23"/>
          <w:szCs w:val="23"/>
        </w:rPr>
      </w:pPr>
      <w:ins w:id="938" w:author="Unknown">
        <w:r>
          <w:rPr>
            <w:rStyle w:val="pln"/>
            <w:color w:val="000000"/>
            <w:sz w:val="23"/>
            <w:szCs w:val="23"/>
          </w:rPr>
          <w:t xml:space="preserve">  </w:t>
        </w:r>
        <w:r>
          <w:rPr>
            <w:rStyle w:val="pun"/>
            <w:color w:val="666600"/>
            <w:sz w:val="23"/>
            <w:szCs w:val="23"/>
          </w:rPr>
          <w:t>&lt;/</w:t>
        </w:r>
        <w:r>
          <w:rPr>
            <w:rStyle w:val="pln"/>
            <w:color w:val="000000"/>
            <w:sz w:val="23"/>
            <w:szCs w:val="23"/>
          </w:rPr>
          <w:t>nav</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39" w:author="Unknown"/>
          <w:rStyle w:val="pln"/>
          <w:color w:val="000000"/>
          <w:sz w:val="23"/>
          <w:szCs w:val="23"/>
        </w:rPr>
      </w:pPr>
      <w:ins w:id="940"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block content </w:t>
        </w:r>
        <w:r>
          <w:rPr>
            <w:rStyle w:val="pun"/>
            <w:color w:val="666600"/>
            <w:sz w:val="23"/>
            <w:szCs w:val="23"/>
          </w:rPr>
          <w: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41" w:author="Unknown"/>
          <w:rStyle w:val="pln"/>
          <w:color w:val="000000"/>
          <w:sz w:val="23"/>
          <w:szCs w:val="23"/>
        </w:rPr>
      </w:pPr>
      <w:ins w:id="942"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endblock </w:t>
        </w:r>
        <w:r>
          <w:rPr>
            <w:rStyle w:val="pun"/>
            <w:color w:val="666600"/>
            <w:sz w:val="23"/>
            <w:szCs w:val="23"/>
          </w:rPr>
          <w: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43" w:author="Unknown"/>
          <w:rStyle w:val="pln"/>
          <w:color w:val="000000"/>
          <w:sz w:val="23"/>
          <w:szCs w:val="23"/>
        </w:rPr>
      </w:pPr>
      <w:ins w:id="944" w:author="Unknown">
        <w:r>
          <w:rPr>
            <w:rStyle w:val="pun"/>
            <w:color w:val="666600"/>
            <w:sz w:val="23"/>
            <w:szCs w:val="23"/>
          </w:rPr>
          <w:t>&lt;/</w:t>
        </w:r>
        <w:r>
          <w:rPr>
            <w:rStyle w:val="pln"/>
            <w:color w:val="000000"/>
            <w:sz w:val="23"/>
            <w:szCs w:val="23"/>
          </w:rPr>
          <w:t>body</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45"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46" w:author="Unknown"/>
          <w:rStyle w:val="pln"/>
          <w:color w:val="000000"/>
          <w:sz w:val="23"/>
          <w:szCs w:val="23"/>
        </w:rPr>
      </w:pPr>
      <w:proofErr w:type="gramStart"/>
      <w:ins w:id="947" w:author="Unknown">
        <w:r>
          <w:rPr>
            <w:rStyle w:val="pun"/>
            <w:color w:val="666600"/>
            <w:sz w:val="23"/>
            <w:szCs w:val="23"/>
          </w:rPr>
          <w:t>&lt;!--</w:t>
        </w:r>
        <w:proofErr w:type="gramEnd"/>
        <w:r>
          <w:rPr>
            <w:rStyle w:val="pln"/>
            <w:color w:val="000000"/>
            <w:sz w:val="23"/>
            <w:szCs w:val="23"/>
          </w:rPr>
          <w:t xml:space="preserve"> </w:t>
        </w:r>
        <w:r>
          <w:rPr>
            <w:rStyle w:val="typ"/>
            <w:color w:val="660066"/>
            <w:sz w:val="23"/>
            <w:szCs w:val="23"/>
          </w:rPr>
          <w:t>Prism</w:t>
        </w:r>
        <w:r>
          <w:rPr>
            <w:rStyle w:val="pln"/>
            <w:color w:val="000000"/>
            <w:sz w:val="23"/>
            <w:szCs w:val="23"/>
          </w:rPr>
          <w:t xml:space="preserve"> JS </w:t>
        </w:r>
        <w:r>
          <w:rPr>
            <w:rStyle w:val="pun"/>
            <w:color w:val="666600"/>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48" w:author="Unknown"/>
          <w:sz w:val="23"/>
          <w:szCs w:val="23"/>
        </w:rPr>
      </w:pPr>
      <w:ins w:id="949" w:author="Unknown">
        <w:r>
          <w:rPr>
            <w:rStyle w:val="pun"/>
            <w:color w:val="666600"/>
            <w:sz w:val="23"/>
            <w:szCs w:val="23"/>
          </w:rPr>
          <w:t>&lt;</w:t>
        </w:r>
        <w:r>
          <w:rPr>
            <w:rStyle w:val="pln"/>
            <w:color w:val="000000"/>
            <w:sz w:val="23"/>
            <w:szCs w:val="23"/>
          </w:rPr>
          <w:t>script src</w:t>
        </w:r>
        <w:r>
          <w:rPr>
            <w:rStyle w:val="pun"/>
            <w:color w:val="666600"/>
            <w:sz w:val="23"/>
            <w:szCs w:val="23"/>
          </w:rPr>
          <w:t>=</w:t>
        </w:r>
        <w:r>
          <w:rPr>
            <w:rStyle w:val="str"/>
            <w:color w:val="008800"/>
            <w:sz w:val="23"/>
            <w:szCs w:val="23"/>
          </w:rPr>
          <w:t>"{% static "</w:t>
        </w:r>
        <w:r>
          <w:rPr>
            <w:rStyle w:val="pln"/>
            <w:color w:val="000000"/>
            <w:sz w:val="23"/>
            <w:szCs w:val="23"/>
          </w:rPr>
          <w:t>tinymce</w:t>
        </w:r>
        <w:r>
          <w:rPr>
            <w:rStyle w:val="pun"/>
            <w:color w:val="666600"/>
            <w:sz w:val="23"/>
            <w:szCs w:val="23"/>
          </w:rPr>
          <w:t>/</w:t>
        </w:r>
        <w:r>
          <w:rPr>
            <w:rStyle w:val="pln"/>
            <w:color w:val="000000"/>
            <w:sz w:val="23"/>
            <w:szCs w:val="23"/>
          </w:rPr>
          <w:t>js</w:t>
        </w:r>
        <w:r>
          <w:rPr>
            <w:rStyle w:val="pun"/>
            <w:color w:val="666600"/>
            <w:sz w:val="23"/>
            <w:szCs w:val="23"/>
          </w:rPr>
          <w:t>/</w:t>
        </w:r>
        <w:r>
          <w:rPr>
            <w:rStyle w:val="pln"/>
            <w:color w:val="000000"/>
            <w:sz w:val="23"/>
            <w:szCs w:val="23"/>
          </w:rPr>
          <w:t>prism</w:t>
        </w:r>
        <w:r>
          <w:rPr>
            <w:rStyle w:val="pun"/>
            <w:color w:val="666600"/>
            <w:sz w:val="23"/>
            <w:szCs w:val="23"/>
          </w:rPr>
          <w:t>.</w:t>
        </w:r>
        <w:r>
          <w:rPr>
            <w:rStyle w:val="pln"/>
            <w:color w:val="000000"/>
            <w:sz w:val="23"/>
            <w:szCs w:val="23"/>
          </w:rPr>
          <w:t>js</w:t>
        </w:r>
        <w:r>
          <w:rPr>
            <w:rStyle w:val="str"/>
            <w:color w:val="008800"/>
            <w:sz w:val="23"/>
            <w:szCs w:val="23"/>
          </w:rPr>
          <w:t>" %}"</w:t>
        </w:r>
        <w:r>
          <w:rPr>
            <w:rStyle w:val="pun"/>
            <w:color w:val="666600"/>
            <w:sz w:val="23"/>
            <w:szCs w:val="23"/>
          </w:rPr>
          <w:t>&gt;</w:t>
        </w:r>
        <w:proofErr w:type="gramStart"/>
        <w:r>
          <w:rPr>
            <w:rStyle w:val="pun"/>
            <w:color w:val="666600"/>
            <w:sz w:val="23"/>
            <w:szCs w:val="23"/>
          </w:rPr>
          <w:t>&lt;/</w:t>
        </w:r>
        <w:proofErr w:type="gramEnd"/>
        <w:r>
          <w:rPr>
            <w:rStyle w:val="pln"/>
            <w:color w:val="000000"/>
            <w:sz w:val="23"/>
            <w:szCs w:val="23"/>
          </w:rPr>
          <w:t>script</w:t>
        </w:r>
        <w:r>
          <w:rPr>
            <w:rStyle w:val="pun"/>
            <w:color w:val="666600"/>
            <w:sz w:val="23"/>
            <w:szCs w:val="23"/>
          </w:rPr>
          <w:t>&gt;</w:t>
        </w:r>
      </w:ins>
    </w:p>
    <w:p w:rsidR="00EC2638" w:rsidRDefault="00EC2638" w:rsidP="00EC2638">
      <w:pPr>
        <w:pStyle w:val="NormalWeb"/>
        <w:rPr>
          <w:ins w:id="950" w:author="Unknown"/>
          <w:rFonts w:ascii="Roboto" w:hAnsi="Roboto"/>
          <w:sz w:val="23"/>
          <w:szCs w:val="23"/>
        </w:rPr>
      </w:pPr>
      <w:ins w:id="951" w:author="Unknown">
        <w:r>
          <w:rPr>
            <w:rFonts w:ascii="Roboto" w:hAnsi="Roboto"/>
            <w:sz w:val="23"/>
            <w:szCs w:val="23"/>
          </w:rPr>
          <w:t>We obviously haven't yet built out these links yet, but we'll do it eventually!</w:t>
        </w:r>
      </w:ins>
    </w:p>
    <w:p w:rsidR="00EC2638" w:rsidRDefault="00EC2638" w:rsidP="00EC2638">
      <w:pPr>
        <w:pStyle w:val="NormalWeb"/>
        <w:rPr>
          <w:ins w:id="952" w:author="Unknown"/>
          <w:rFonts w:ascii="Roboto" w:hAnsi="Roboto"/>
          <w:sz w:val="23"/>
          <w:szCs w:val="23"/>
        </w:rPr>
      </w:pPr>
      <w:ins w:id="953" w:author="Unknown">
        <w:r>
          <w:rPr>
            <w:rFonts w:ascii="Roboto" w:hAnsi="Roboto"/>
            <w:sz w:val="23"/>
            <w:szCs w:val="23"/>
          </w:rPr>
          <w:t xml:space="preserve">So the next thing is... I don't want these </w:t>
        </w:r>
        <w:proofErr w:type="gramStart"/>
        <w:r>
          <w:rPr>
            <w:rFonts w:ascii="Roboto" w:hAnsi="Roboto"/>
            <w:sz w:val="23"/>
            <w:szCs w:val="23"/>
          </w:rPr>
          <w:t>colors,</w:t>
        </w:r>
        <w:proofErr w:type="gramEnd"/>
        <w:r>
          <w:rPr>
            <w:rFonts w:ascii="Roboto" w:hAnsi="Roboto"/>
            <w:sz w:val="23"/>
            <w:szCs w:val="23"/>
          </w:rPr>
          <w:t xml:space="preserve"> I want the colors from PythonProgramming.net. How can we go about doing this? We can go the Sass route. If you don't care, about this, you do not need to follow from here. We're only going to be changing the default colors for the rest of the tutorial here.</w:t>
        </w:r>
      </w:ins>
    </w:p>
    <w:p w:rsidR="00EC2638" w:rsidRDefault="00EC2638" w:rsidP="00EC2638">
      <w:pPr>
        <w:pStyle w:val="NormalWeb"/>
        <w:rPr>
          <w:ins w:id="954" w:author="Unknown"/>
          <w:rFonts w:ascii="Roboto" w:hAnsi="Roboto"/>
          <w:sz w:val="23"/>
          <w:szCs w:val="23"/>
        </w:rPr>
      </w:pPr>
      <w:ins w:id="955" w:author="Unknown">
        <w:r>
          <w:rPr>
            <w:rFonts w:ascii="Roboto" w:hAnsi="Roboto"/>
            <w:sz w:val="23"/>
            <w:szCs w:val="23"/>
          </w:rPr>
          <w:t>Head to the </w:t>
        </w:r>
        <w:r>
          <w:rPr>
            <w:rFonts w:ascii="Roboto" w:hAnsi="Roboto"/>
            <w:sz w:val="23"/>
            <w:szCs w:val="23"/>
          </w:rPr>
          <w:fldChar w:fldCharType="begin"/>
        </w:r>
        <w:r>
          <w:rPr>
            <w:rFonts w:ascii="Roboto" w:hAnsi="Roboto"/>
            <w:sz w:val="23"/>
            <w:szCs w:val="23"/>
          </w:rPr>
          <w:instrText xml:space="preserve"> HYPERLINK "https://materializecss.com/getting-started.html" \t "blank" </w:instrText>
        </w:r>
        <w:r>
          <w:rPr>
            <w:rFonts w:ascii="Roboto" w:hAnsi="Roboto"/>
            <w:sz w:val="23"/>
            <w:szCs w:val="23"/>
          </w:rPr>
          <w:fldChar w:fldCharType="separate"/>
        </w:r>
        <w:r>
          <w:rPr>
            <w:rStyle w:val="Strong"/>
            <w:rFonts w:ascii="Roboto" w:hAnsi="Roboto"/>
            <w:b w:val="0"/>
            <w:bCs w:val="0"/>
            <w:color w:val="039BE5"/>
            <w:sz w:val="23"/>
            <w:szCs w:val="23"/>
          </w:rPr>
          <w:t>getting started</w:t>
        </w:r>
        <w:r>
          <w:rPr>
            <w:rFonts w:ascii="Roboto" w:hAnsi="Roboto"/>
            <w:sz w:val="23"/>
            <w:szCs w:val="23"/>
          </w:rPr>
          <w:fldChar w:fldCharType="end"/>
        </w:r>
        <w:r>
          <w:rPr>
            <w:rFonts w:ascii="Roboto" w:hAnsi="Roboto"/>
            <w:sz w:val="23"/>
            <w:szCs w:val="23"/>
          </w:rPr>
          <w:t> section and then choose the </w:t>
        </w:r>
        <w:r>
          <w:rPr>
            <w:rStyle w:val="HTMLCode"/>
            <w:sz w:val="23"/>
            <w:szCs w:val="23"/>
          </w:rPr>
          <w:t>source</w:t>
        </w:r>
        <w:r>
          <w:rPr>
            <w:rFonts w:ascii="Roboto" w:hAnsi="Roboto"/>
            <w:sz w:val="23"/>
            <w:szCs w:val="23"/>
          </w:rPr>
          <w:t> download under "Sass" to get a .zip file.</w:t>
        </w:r>
      </w:ins>
    </w:p>
    <w:p w:rsidR="00EC2638" w:rsidRDefault="00EC2638" w:rsidP="00EC2638">
      <w:pPr>
        <w:pStyle w:val="NormalWeb"/>
        <w:rPr>
          <w:ins w:id="956" w:author="Unknown"/>
          <w:rFonts w:ascii="Roboto" w:hAnsi="Roboto"/>
          <w:sz w:val="23"/>
          <w:szCs w:val="23"/>
        </w:rPr>
      </w:pPr>
      <w:ins w:id="957" w:author="Unknown">
        <w:r>
          <w:rPr>
            <w:rFonts w:ascii="Roboto" w:hAnsi="Roboto"/>
            <w:sz w:val="23"/>
            <w:szCs w:val="23"/>
          </w:rPr>
          <w:t>Extract the zip file.</w:t>
        </w:r>
      </w:ins>
    </w:p>
    <w:p w:rsidR="00EC2638" w:rsidRDefault="00EC2638" w:rsidP="00EC2638">
      <w:pPr>
        <w:pStyle w:val="NormalWeb"/>
        <w:rPr>
          <w:ins w:id="958" w:author="Unknown"/>
          <w:rFonts w:ascii="Roboto" w:hAnsi="Roboto"/>
          <w:sz w:val="23"/>
          <w:szCs w:val="23"/>
        </w:rPr>
      </w:pPr>
      <w:ins w:id="959" w:author="Unknown">
        <w:r>
          <w:rPr>
            <w:rFonts w:ascii="Roboto" w:hAnsi="Roboto"/>
            <w:sz w:val="23"/>
            <w:szCs w:val="23"/>
          </w:rPr>
          <w:t>Navigate into the folder, and into the </w:t>
        </w:r>
        <w:r>
          <w:rPr>
            <w:rStyle w:val="HTMLCode"/>
            <w:sz w:val="23"/>
            <w:szCs w:val="23"/>
          </w:rPr>
          <w:t>materialize-src</w:t>
        </w:r>
        <w:r>
          <w:rPr>
            <w:rFonts w:ascii="Roboto" w:hAnsi="Roboto"/>
            <w:sz w:val="23"/>
            <w:szCs w:val="23"/>
          </w:rPr>
          <w:t> directory.</w:t>
        </w:r>
      </w:ins>
    </w:p>
    <w:p w:rsidR="00EC2638" w:rsidRDefault="00EC2638" w:rsidP="00EC2638">
      <w:pPr>
        <w:pStyle w:val="NormalWeb"/>
        <w:rPr>
          <w:ins w:id="960" w:author="Unknown"/>
          <w:rFonts w:ascii="Roboto" w:hAnsi="Roboto"/>
          <w:sz w:val="23"/>
          <w:szCs w:val="23"/>
        </w:rPr>
      </w:pPr>
      <w:ins w:id="961" w:author="Unknown">
        <w:r>
          <w:rPr>
            <w:rFonts w:ascii="Roboto" w:hAnsi="Roboto"/>
            <w:sz w:val="23"/>
            <w:szCs w:val="23"/>
          </w:rPr>
          <w:t>Then click </w:t>
        </w:r>
        <w:r>
          <w:rPr>
            <w:rStyle w:val="HTMLCode"/>
            <w:sz w:val="23"/>
            <w:szCs w:val="23"/>
          </w:rPr>
          <w:t>sass</w:t>
        </w:r>
        <w:r>
          <w:rPr>
            <w:rFonts w:ascii="Roboto" w:hAnsi="Roboto"/>
            <w:sz w:val="23"/>
            <w:szCs w:val="23"/>
          </w:rPr>
          <w:t> &gt; </w:t>
        </w:r>
        <w:r>
          <w:rPr>
            <w:rStyle w:val="HTMLCode"/>
            <w:sz w:val="23"/>
            <w:szCs w:val="23"/>
          </w:rPr>
          <w:t>components</w:t>
        </w:r>
        <w:r>
          <w:rPr>
            <w:rFonts w:ascii="Roboto" w:hAnsi="Roboto"/>
            <w:sz w:val="23"/>
            <w:szCs w:val="23"/>
          </w:rPr>
          <w:t>.</w:t>
        </w:r>
      </w:ins>
    </w:p>
    <w:p w:rsidR="00EC2638" w:rsidRDefault="00EC2638" w:rsidP="00EC2638">
      <w:pPr>
        <w:pStyle w:val="NormalWeb"/>
        <w:rPr>
          <w:ins w:id="962" w:author="Unknown"/>
          <w:rFonts w:ascii="Roboto" w:hAnsi="Roboto"/>
          <w:sz w:val="23"/>
          <w:szCs w:val="23"/>
        </w:rPr>
      </w:pPr>
      <w:ins w:id="963" w:author="Unknown">
        <w:r>
          <w:rPr>
            <w:rFonts w:ascii="Roboto" w:hAnsi="Roboto"/>
            <w:sz w:val="23"/>
            <w:szCs w:val="23"/>
          </w:rPr>
          <w:t>Now, since we're just going to fiddle with the colors, open up: </w:t>
        </w:r>
        <w:r>
          <w:rPr>
            <w:rStyle w:val="HTMLCode"/>
            <w:sz w:val="23"/>
            <w:szCs w:val="23"/>
          </w:rPr>
          <w:t>_color-variables.scss</w:t>
        </w:r>
        <w:r>
          <w:rPr>
            <w:rFonts w:ascii="Roboto" w:hAnsi="Roboto"/>
            <w:sz w:val="23"/>
            <w:szCs w:val="23"/>
          </w:rPr>
          <w:t xml:space="preserve">, using sublime text. In here, we can adjust the main colors used. This could take a lot of time, so I </w:t>
        </w:r>
        <w:r>
          <w:rPr>
            <w:rFonts w:ascii="Roboto" w:hAnsi="Roboto"/>
            <w:sz w:val="23"/>
            <w:szCs w:val="23"/>
          </w:rPr>
          <w:lastRenderedPageBreak/>
          <w:t>am just going to share the changed file, but you can feel free to change the colors and fiddle around. There are many hex color code color pickers online to help you with this.</w:t>
        </w:r>
      </w:ins>
    </w:p>
    <w:p w:rsidR="00EC2638" w:rsidRDefault="00EC2638" w:rsidP="00EC2638">
      <w:pPr>
        <w:pStyle w:val="NormalWeb"/>
        <w:rPr>
          <w:ins w:id="964" w:author="Unknown"/>
          <w:rFonts w:ascii="Roboto" w:hAnsi="Roboto"/>
          <w:sz w:val="23"/>
          <w:szCs w:val="23"/>
        </w:rPr>
      </w:pPr>
      <w:ins w:id="965" w:author="Unknown">
        <w:r>
          <w:rPr>
            <w:rFonts w:ascii="Roboto" w:hAnsi="Roboto"/>
            <w:sz w:val="23"/>
            <w:szCs w:val="23"/>
          </w:rPr>
          <w:t>Here's my version of the color variables file: </w:t>
        </w:r>
        <w:r>
          <w:rPr>
            <w:rFonts w:ascii="Roboto" w:hAnsi="Roboto"/>
            <w:sz w:val="23"/>
            <w:szCs w:val="23"/>
          </w:rPr>
          <w:fldChar w:fldCharType="begin"/>
        </w:r>
        <w:r>
          <w:rPr>
            <w:rFonts w:ascii="Roboto" w:hAnsi="Roboto"/>
            <w:sz w:val="23"/>
            <w:szCs w:val="23"/>
          </w:rPr>
          <w:instrText xml:space="preserve"> HYPERLINK "https://pythonprogramming.net/static/downloads/django-tutorials/color-variables.scss" \t "blank" </w:instrText>
        </w:r>
        <w:r>
          <w:rPr>
            <w:rFonts w:ascii="Roboto" w:hAnsi="Roboto"/>
            <w:sz w:val="23"/>
            <w:szCs w:val="23"/>
          </w:rPr>
          <w:fldChar w:fldCharType="separate"/>
        </w:r>
        <w:r>
          <w:rPr>
            <w:rStyle w:val="Strong"/>
            <w:rFonts w:ascii="Roboto" w:hAnsi="Roboto"/>
            <w:b w:val="0"/>
            <w:bCs w:val="0"/>
            <w:color w:val="039BE5"/>
            <w:sz w:val="23"/>
            <w:szCs w:val="23"/>
          </w:rPr>
          <w:t>_color-variables.scss</w:t>
        </w:r>
        <w:r>
          <w:rPr>
            <w:rFonts w:ascii="Roboto" w:hAnsi="Roboto"/>
            <w:sz w:val="23"/>
            <w:szCs w:val="23"/>
          </w:rPr>
          <w:fldChar w:fldCharType="end"/>
        </w:r>
        <w:r>
          <w:rPr>
            <w:rFonts w:ascii="Roboto" w:hAnsi="Roboto"/>
            <w:sz w:val="23"/>
            <w:szCs w:val="23"/>
          </w:rPr>
          <w:t>.</w:t>
        </w:r>
      </w:ins>
    </w:p>
    <w:p w:rsidR="00EC2638" w:rsidRDefault="00EC2638" w:rsidP="00EC2638">
      <w:pPr>
        <w:pStyle w:val="NormalWeb"/>
        <w:rPr>
          <w:ins w:id="966" w:author="Unknown"/>
          <w:rFonts w:ascii="Roboto" w:hAnsi="Roboto"/>
          <w:sz w:val="23"/>
          <w:szCs w:val="23"/>
        </w:rPr>
      </w:pPr>
      <w:ins w:id="967" w:author="Unknown">
        <w:r>
          <w:rPr>
            <w:rFonts w:ascii="Roboto" w:hAnsi="Roboto"/>
            <w:sz w:val="23"/>
            <w:szCs w:val="23"/>
          </w:rPr>
          <w:t>Once you have your variables set, you're ready to compile to CSS. To do this, you need a Sass compiler. I personally used </w:t>
        </w:r>
        <w:r>
          <w:rPr>
            <w:rFonts w:ascii="Roboto" w:hAnsi="Roboto"/>
            <w:sz w:val="23"/>
            <w:szCs w:val="23"/>
          </w:rPr>
          <w:fldChar w:fldCharType="begin"/>
        </w:r>
        <w:r>
          <w:rPr>
            <w:rFonts w:ascii="Roboto" w:hAnsi="Roboto"/>
            <w:sz w:val="23"/>
            <w:szCs w:val="23"/>
          </w:rPr>
          <w:instrText xml:space="preserve"> HYPERLINK "http://koala-app.com/" \t "blank" </w:instrText>
        </w:r>
        <w:r>
          <w:rPr>
            <w:rFonts w:ascii="Roboto" w:hAnsi="Roboto"/>
            <w:sz w:val="23"/>
            <w:szCs w:val="23"/>
          </w:rPr>
          <w:fldChar w:fldCharType="separate"/>
        </w:r>
        <w:r>
          <w:rPr>
            <w:rStyle w:val="Strong"/>
            <w:rFonts w:ascii="Roboto" w:hAnsi="Roboto"/>
            <w:b w:val="0"/>
            <w:bCs w:val="0"/>
            <w:color w:val="039BE5"/>
            <w:sz w:val="23"/>
            <w:szCs w:val="23"/>
          </w:rPr>
          <w:t>Koala</w:t>
        </w:r>
        <w:r>
          <w:rPr>
            <w:rFonts w:ascii="Roboto" w:hAnsi="Roboto"/>
            <w:sz w:val="23"/>
            <w:szCs w:val="23"/>
          </w:rPr>
          <w:fldChar w:fldCharType="end"/>
        </w:r>
        <w:r>
          <w:rPr>
            <w:rFonts w:ascii="Roboto" w:hAnsi="Roboto"/>
            <w:sz w:val="23"/>
            <w:szCs w:val="23"/>
          </w:rPr>
          <w:t>. Download that, install.</w:t>
        </w:r>
      </w:ins>
    </w:p>
    <w:p w:rsidR="00EC2638" w:rsidRDefault="00EC2638" w:rsidP="00EC2638">
      <w:pPr>
        <w:pStyle w:val="NormalWeb"/>
        <w:rPr>
          <w:ins w:id="968" w:author="Unknown"/>
          <w:rFonts w:ascii="Roboto" w:hAnsi="Roboto"/>
          <w:sz w:val="23"/>
          <w:szCs w:val="23"/>
        </w:rPr>
      </w:pPr>
      <w:ins w:id="969" w:author="Unknown">
        <w:r>
          <w:rPr>
            <w:rFonts w:ascii="Roboto" w:hAnsi="Roboto"/>
            <w:sz w:val="23"/>
            <w:szCs w:val="23"/>
          </w:rPr>
          <w:t xml:space="preserve">For some reason, the drag and drop doesn't work for me on Windows. </w:t>
        </w:r>
        <w:proofErr w:type="gramStart"/>
        <w:r>
          <w:rPr>
            <w:rFonts w:ascii="Roboto" w:hAnsi="Roboto"/>
            <w:sz w:val="23"/>
            <w:szCs w:val="23"/>
          </w:rPr>
          <w:t>Worked fine on Mac.</w:t>
        </w:r>
        <w:proofErr w:type="gramEnd"/>
        <w:r>
          <w:rPr>
            <w:rFonts w:ascii="Roboto" w:hAnsi="Roboto"/>
            <w:sz w:val="23"/>
            <w:szCs w:val="23"/>
          </w:rPr>
          <w:t xml:space="preserve"> On Windows, I just use the + button on the top left. Navigate to the Materialize-src folder and open that. Then, you can click once on the </w:t>
        </w:r>
        <w:r>
          <w:rPr>
            <w:rStyle w:val="HTMLCode"/>
            <w:sz w:val="23"/>
            <w:szCs w:val="23"/>
          </w:rPr>
          <w:t>materialize-src/sass/materialize.scss</w:t>
        </w:r>
        <w:r>
          <w:rPr>
            <w:rFonts w:ascii="Roboto" w:hAnsi="Roboto"/>
            <w:sz w:val="23"/>
            <w:szCs w:val="23"/>
          </w:rPr>
          <w:t> to choose it, then click </w:t>
        </w:r>
        <w:r>
          <w:rPr>
            <w:rStyle w:val="HTMLCode"/>
            <w:sz w:val="23"/>
            <w:szCs w:val="23"/>
          </w:rPr>
          <w:t>compile</w:t>
        </w:r>
        <w:r>
          <w:rPr>
            <w:rFonts w:ascii="Roboto" w:hAnsi="Roboto"/>
            <w:sz w:val="23"/>
            <w:szCs w:val="23"/>
          </w:rPr>
          <w:t> on the bottom right.</w:t>
        </w:r>
      </w:ins>
    </w:p>
    <w:p w:rsidR="00EC2638" w:rsidRDefault="00EC2638" w:rsidP="00EC2638">
      <w:pPr>
        <w:pStyle w:val="NormalWeb"/>
        <w:rPr>
          <w:ins w:id="970" w:author="Unknown"/>
          <w:rFonts w:ascii="Roboto" w:hAnsi="Roboto"/>
          <w:sz w:val="23"/>
          <w:szCs w:val="23"/>
        </w:rPr>
      </w:pPr>
      <w:ins w:id="971" w:author="Unknown">
        <w:r>
          <w:rPr>
            <w:rFonts w:ascii="Roboto" w:hAnsi="Roboto"/>
            <w:sz w:val="23"/>
            <w:szCs w:val="23"/>
          </w:rPr>
          <w:t>Now you can navigate to the </w:t>
        </w:r>
        <w:r>
          <w:rPr>
            <w:rStyle w:val="HTMLCode"/>
            <w:sz w:val="23"/>
            <w:szCs w:val="23"/>
          </w:rPr>
          <w:t>materialize-src/css</w:t>
        </w:r>
        <w:r>
          <w:rPr>
            <w:rFonts w:ascii="Roboto" w:hAnsi="Roboto"/>
            <w:sz w:val="23"/>
            <w:szCs w:val="23"/>
          </w:rPr>
          <w:t> section to grab your customized </w:t>
        </w:r>
        <w:r>
          <w:rPr>
            <w:rStyle w:val="HTMLCode"/>
            <w:sz w:val="23"/>
            <w:szCs w:val="23"/>
          </w:rPr>
          <w:t>materialize.css</w:t>
        </w:r>
        <w:r>
          <w:rPr>
            <w:rFonts w:ascii="Roboto" w:hAnsi="Roboto"/>
            <w:sz w:val="23"/>
            <w:szCs w:val="23"/>
          </w:rPr>
          <w:t> file. Great!</w:t>
        </w:r>
      </w:ins>
    </w:p>
    <w:p w:rsidR="00EC2638" w:rsidRDefault="00EC2638" w:rsidP="00EC2638">
      <w:pPr>
        <w:pStyle w:val="NormalWeb"/>
        <w:rPr>
          <w:ins w:id="972" w:author="Unknown"/>
          <w:rFonts w:ascii="Roboto" w:hAnsi="Roboto"/>
          <w:sz w:val="23"/>
          <w:szCs w:val="23"/>
        </w:rPr>
      </w:pPr>
      <w:ins w:id="973" w:author="Unknown">
        <w:r>
          <w:rPr>
            <w:rFonts w:ascii="Roboto" w:hAnsi="Roboto"/>
            <w:sz w:val="23"/>
            <w:szCs w:val="23"/>
          </w:rPr>
          <w:t>Now let's take that and place it into </w:t>
        </w:r>
        <w:r>
          <w:rPr>
            <w:rStyle w:val="HTMLCode"/>
            <w:sz w:val="23"/>
            <w:szCs w:val="23"/>
          </w:rPr>
          <w:t>mysite/main/static/main/css/materialize.css</w:t>
        </w:r>
        <w:r>
          <w:rPr>
            <w:rFonts w:ascii="Roboto" w:hAnsi="Roboto"/>
            <w:sz w:val="23"/>
            <w:szCs w:val="23"/>
          </w:rPr>
          <w:t>. Once that's done, let's reference this new css rather than the hosted one. Go into your </w:t>
        </w:r>
        <w:r>
          <w:rPr>
            <w:rStyle w:val="HTMLCode"/>
            <w:sz w:val="23"/>
            <w:szCs w:val="23"/>
          </w:rPr>
          <w:t>mysite/main/templates/main/header.html</w:t>
        </w:r>
        <w:r>
          <w:rPr>
            <w:rFonts w:ascii="Roboto" w:hAnsi="Roboto"/>
            <w:sz w:val="23"/>
            <w:szCs w:val="23"/>
          </w:rPr>
          <w:t> and swap the hosted CSS for:</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74" w:author="Unknown"/>
          <w:sz w:val="23"/>
          <w:szCs w:val="23"/>
        </w:rPr>
      </w:pPr>
      <w:ins w:id="975" w:author="Unknown">
        <w:r>
          <w:rPr>
            <w:rStyle w:val="tag"/>
            <w:color w:val="000088"/>
            <w:sz w:val="23"/>
            <w:szCs w:val="23"/>
          </w:rPr>
          <w:t>&lt;link</w:t>
        </w:r>
        <w:r>
          <w:rPr>
            <w:rStyle w:val="pln"/>
            <w:color w:val="000000"/>
            <w:sz w:val="23"/>
            <w:szCs w:val="23"/>
          </w:rPr>
          <w:t xml:space="preserve"> </w:t>
        </w:r>
        <w:r>
          <w:rPr>
            <w:rStyle w:val="atn"/>
            <w:color w:val="660066"/>
            <w:sz w:val="23"/>
            <w:szCs w:val="23"/>
          </w:rPr>
          <w:t>rel</w:t>
        </w:r>
        <w:r>
          <w:rPr>
            <w:rStyle w:val="pun"/>
            <w:color w:val="666600"/>
            <w:sz w:val="23"/>
            <w:szCs w:val="23"/>
          </w:rPr>
          <w:t>=</w:t>
        </w:r>
        <w:r>
          <w:rPr>
            <w:rStyle w:val="atv"/>
            <w:color w:val="008800"/>
            <w:sz w:val="23"/>
            <w:szCs w:val="23"/>
          </w:rPr>
          <w:t>"stylesheet"</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 static "</w:t>
        </w:r>
        <w:r>
          <w:rPr>
            <w:rStyle w:val="atn"/>
            <w:color w:val="660066"/>
            <w:sz w:val="23"/>
            <w:szCs w:val="23"/>
          </w:rPr>
          <w:t>main</w:t>
        </w:r>
        <w:r>
          <w:rPr>
            <w:rStyle w:val="pun"/>
            <w:color w:val="666600"/>
            <w:sz w:val="23"/>
            <w:szCs w:val="23"/>
          </w:rPr>
          <w:t>/</w:t>
        </w:r>
        <w:r>
          <w:rPr>
            <w:rStyle w:val="atn"/>
            <w:color w:val="660066"/>
            <w:sz w:val="23"/>
            <w:szCs w:val="23"/>
          </w:rPr>
          <w:t>css</w:t>
        </w:r>
        <w:r>
          <w:rPr>
            <w:rStyle w:val="pun"/>
            <w:color w:val="666600"/>
            <w:sz w:val="23"/>
            <w:szCs w:val="23"/>
          </w:rPr>
          <w:t>/</w:t>
        </w:r>
        <w:r>
          <w:rPr>
            <w:rStyle w:val="atn"/>
            <w:color w:val="660066"/>
            <w:sz w:val="23"/>
            <w:szCs w:val="23"/>
          </w:rPr>
          <w:t>materialize</w:t>
        </w:r>
        <w:r>
          <w:rPr>
            <w:rStyle w:val="pln"/>
            <w:color w:val="000000"/>
            <w:sz w:val="23"/>
            <w:szCs w:val="23"/>
          </w:rPr>
          <w:t>.</w:t>
        </w:r>
        <w:r>
          <w:rPr>
            <w:rStyle w:val="atn"/>
            <w:color w:val="660066"/>
            <w:sz w:val="23"/>
            <w:szCs w:val="23"/>
          </w:rPr>
          <w:t>css</w:t>
        </w:r>
        <w:r>
          <w:rPr>
            <w:rStyle w:val="atv"/>
            <w:color w:val="008800"/>
            <w:sz w:val="23"/>
            <w:szCs w:val="23"/>
          </w:rPr>
          <w:t>" %}"</w:t>
        </w:r>
        <w:r>
          <w:rPr>
            <w:rStyle w:val="tag"/>
            <w:color w:val="000088"/>
            <w:sz w:val="23"/>
            <w:szCs w:val="23"/>
          </w:rPr>
          <w:t>&gt;</w:t>
        </w:r>
      </w:ins>
    </w:p>
    <w:p w:rsidR="00EC2638" w:rsidRDefault="00EC2638" w:rsidP="00EC2638">
      <w:pPr>
        <w:pStyle w:val="NormalWeb"/>
        <w:rPr>
          <w:ins w:id="976" w:author="Unknown"/>
          <w:rFonts w:ascii="Roboto" w:hAnsi="Roboto"/>
          <w:sz w:val="23"/>
          <w:szCs w:val="23"/>
        </w:rPr>
      </w:pPr>
      <w:ins w:id="977" w:author="Unknown">
        <w:r>
          <w:rPr>
            <w:rFonts w:ascii="Roboto" w:hAnsi="Roboto"/>
            <w:sz w:val="23"/>
            <w:szCs w:val="23"/>
          </w:rPr>
          <w:t>Refresh the homepage and now the navbar, for example, should be a different color. I am going to go ahead and change the color of the cards now to the default white, editing </w:t>
        </w:r>
        <w:r>
          <w:rPr>
            <w:rStyle w:val="HTMLCode"/>
            <w:sz w:val="23"/>
            <w:szCs w:val="23"/>
          </w:rPr>
          <w:t>mysite/main/templates/main/home.html</w:t>
        </w:r>
        <w:r>
          <w:rPr>
            <w:rFonts w:ascii="Roboto" w:hAnsi="Roboto"/>
            <w:sz w:val="23"/>
            <w:szCs w:val="23"/>
          </w:rPr>
          <w: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78" w:author="Unknown"/>
          <w:rStyle w:val="pln"/>
          <w:color w:val="000000"/>
          <w:sz w:val="23"/>
          <w:szCs w:val="23"/>
        </w:rPr>
      </w:pPr>
      <w:ins w:id="979" w:author="Unknown">
        <w:r>
          <w:rPr>
            <w:rStyle w:val="pln"/>
            <w:color w:val="000000"/>
            <w:sz w:val="23"/>
            <w:szCs w:val="23"/>
          </w:rPr>
          <w:t>{% extends 'main/header.html'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80" w:author="Unknown"/>
          <w:rStyle w:val="pln"/>
          <w:color w:val="000000"/>
          <w:sz w:val="23"/>
          <w:szCs w:val="23"/>
        </w:rPr>
      </w:pPr>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81" w:author="Unknown"/>
          <w:rStyle w:val="pln"/>
          <w:color w:val="000000"/>
          <w:sz w:val="23"/>
          <w:szCs w:val="23"/>
        </w:rPr>
      </w:pPr>
      <w:ins w:id="982" w:author="Unknown">
        <w:r>
          <w:rPr>
            <w:rStyle w:val="pln"/>
            <w:color w:val="000000"/>
            <w:sz w:val="23"/>
            <w:szCs w:val="23"/>
          </w:rPr>
          <w:t>{% block content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83" w:author="Unknown"/>
          <w:rStyle w:val="pln"/>
          <w:color w:val="000000"/>
          <w:sz w:val="23"/>
          <w:szCs w:val="23"/>
        </w:rPr>
      </w:pPr>
      <w:ins w:id="984"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"row"</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85" w:author="Unknown"/>
          <w:rStyle w:val="pln"/>
          <w:color w:val="000000"/>
          <w:sz w:val="23"/>
          <w:szCs w:val="23"/>
        </w:rPr>
      </w:pPr>
      <w:ins w:id="986" w:author="Unknown">
        <w:r>
          <w:rPr>
            <w:rStyle w:val="pln"/>
            <w:color w:val="000000"/>
            <w:sz w:val="23"/>
            <w:szCs w:val="23"/>
          </w:rPr>
          <w:t xml:space="preserve">    {% for tut in tutorials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87" w:author="Unknown"/>
          <w:rStyle w:val="pln"/>
          <w:color w:val="000000"/>
          <w:sz w:val="23"/>
          <w:szCs w:val="23"/>
        </w:rPr>
      </w:pPr>
      <w:ins w:id="988"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m6"</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89" w:author="Unknown"/>
          <w:rStyle w:val="pln"/>
          <w:color w:val="000000"/>
          <w:sz w:val="23"/>
          <w:szCs w:val="23"/>
        </w:rPr>
      </w:pPr>
      <w:ins w:id="990"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 hoverable"</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91" w:author="Unknown"/>
          <w:rStyle w:val="pln"/>
          <w:color w:val="000000"/>
          <w:sz w:val="23"/>
          <w:szCs w:val="23"/>
        </w:rPr>
      </w:pPr>
      <w:ins w:id="992"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"card-content"</w:t>
        </w:r>
        <w:r>
          <w:rPr>
            <w:rStyle w:val="tag"/>
            <w:color w:val="000088"/>
            <w:sz w:val="23"/>
            <w:szCs w:val="23"/>
          </w:rPr>
          <w:t>&gt;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93" w:author="Unknown"/>
          <w:rStyle w:val="pln"/>
          <w:color w:val="000000"/>
          <w:sz w:val="23"/>
          <w:szCs w:val="23"/>
        </w:rPr>
      </w:pPr>
      <w:ins w:id="994" w:author="Unknown">
        <w:r>
          <w:rPr>
            <w:rStyle w:val="pln"/>
            <w:color w:val="000000"/>
            <w:sz w:val="23"/>
            <w:szCs w:val="23"/>
          </w:rPr>
          <w:t xml:space="preserve">              </w:t>
        </w:r>
        <w:r>
          <w:rPr>
            <w:rStyle w:val="tag"/>
            <w:color w:val="000088"/>
            <w:sz w:val="23"/>
            <w:szCs w:val="23"/>
          </w:rPr>
          <w:t>&lt;span</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"card-title"</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{tut.tutorial_title}}</w:t>
        </w:r>
        <w:r>
          <w:rPr>
            <w:rStyle w:val="tag"/>
            <w:color w:val="000088"/>
            <w:sz w:val="23"/>
            <w:szCs w:val="23"/>
          </w:rPr>
          <w:t>&lt;/span&gt;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95" w:author="Unknown"/>
          <w:rStyle w:val="pln"/>
          <w:color w:val="000000"/>
          <w:sz w:val="23"/>
          <w:szCs w:val="23"/>
        </w:rPr>
      </w:pPr>
      <w:ins w:id="996" w:author="Unknown">
        <w:r>
          <w:rPr>
            <w:rStyle w:val="pln"/>
            <w:color w:val="000000"/>
            <w:sz w:val="23"/>
            <w:szCs w:val="23"/>
          </w:rPr>
          <w:t xml:space="preserve">              </w:t>
        </w:r>
        <w:r>
          <w:rPr>
            <w:rStyle w:val="tag"/>
            <w:color w:val="000088"/>
            <w:sz w:val="23"/>
            <w:szCs w:val="23"/>
          </w:rPr>
          <w:t>&lt;p</w:t>
        </w:r>
        <w:r>
          <w:rPr>
            <w:rStyle w:val="pln"/>
            <w:color w:val="000000"/>
            <w:sz w:val="23"/>
            <w:szCs w:val="23"/>
          </w:rPr>
          <w:t xml:space="preserve"> </w:t>
        </w:r>
        <w:r>
          <w:rPr>
            <w:rStyle w:val="atn"/>
            <w:color w:val="660066"/>
            <w:sz w:val="23"/>
            <w:szCs w:val="23"/>
          </w:rPr>
          <w:t>style</w:t>
        </w:r>
        <w:r>
          <w:rPr>
            <w:rStyle w:val="pun"/>
            <w:color w:val="666600"/>
            <w:sz w:val="23"/>
            <w:szCs w:val="23"/>
          </w:rPr>
          <w:t>=</w:t>
        </w:r>
        <w:r>
          <w:rPr>
            <w:rStyle w:val="atv"/>
            <w:color w:val="008800"/>
            <w:sz w:val="23"/>
            <w:szCs w:val="23"/>
          </w:rPr>
          <w:t>"</w:t>
        </w:r>
        <w:r>
          <w:rPr>
            <w:rStyle w:val="pln"/>
            <w:color w:val="000000"/>
            <w:sz w:val="23"/>
            <w:szCs w:val="23"/>
          </w:rPr>
          <w:t>font</w:t>
        </w:r>
        <w:r>
          <w:rPr>
            <w:rStyle w:val="pun"/>
            <w:color w:val="666600"/>
            <w:sz w:val="23"/>
            <w:szCs w:val="23"/>
          </w:rPr>
          <w:t>-</w:t>
        </w:r>
        <w:r>
          <w:rPr>
            <w:rStyle w:val="pln"/>
            <w:color w:val="000000"/>
            <w:sz w:val="23"/>
            <w:szCs w:val="23"/>
          </w:rPr>
          <w:t>size</w:t>
        </w:r>
        <w:proofErr w:type="gramStart"/>
        <w:r>
          <w:rPr>
            <w:rStyle w:val="pun"/>
            <w:color w:val="666600"/>
            <w:sz w:val="23"/>
            <w:szCs w:val="23"/>
          </w:rPr>
          <w:t>:</w:t>
        </w:r>
        <w:r>
          <w:rPr>
            <w:rStyle w:val="lit"/>
            <w:color w:val="006666"/>
            <w:sz w:val="23"/>
            <w:szCs w:val="23"/>
          </w:rPr>
          <w:t>70</w:t>
        </w:r>
        <w:proofErr w:type="gramEnd"/>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Published {{tut.tutorial_published}}</w:t>
        </w:r>
        <w:r>
          <w:rPr>
            <w:rStyle w:val="tag"/>
            <w:color w:val="000088"/>
            <w:sz w:val="23"/>
            <w:szCs w:val="23"/>
          </w:rPr>
          <w:t>&lt;/p&gt;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97" w:author="Unknown"/>
          <w:rStyle w:val="pln"/>
          <w:color w:val="000000"/>
          <w:sz w:val="23"/>
          <w:szCs w:val="23"/>
        </w:rPr>
      </w:pPr>
      <w:ins w:id="998" w:author="Unknown">
        <w:r>
          <w:rPr>
            <w:rStyle w:val="pln"/>
            <w:color w:val="000000"/>
            <w:sz w:val="23"/>
            <w:szCs w:val="23"/>
          </w:rPr>
          <w:t xml:space="preserve">              </w:t>
        </w:r>
        <w:r>
          <w:rPr>
            <w:rStyle w:val="tag"/>
            <w:color w:val="000088"/>
            <w:sz w:val="23"/>
            <w:szCs w:val="23"/>
          </w:rPr>
          <w:t>&lt;p</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{tut.tutorial_content|safe}}</w:t>
        </w:r>
        <w:r>
          <w:rPr>
            <w:rStyle w:val="tag"/>
            <w:color w:val="000088"/>
            <w:sz w:val="23"/>
            <w:szCs w:val="23"/>
          </w:rPr>
          <w:t>&lt;/p&gt;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999" w:author="Unknown"/>
          <w:rStyle w:val="pln"/>
          <w:color w:val="000000"/>
          <w:sz w:val="23"/>
          <w:szCs w:val="23"/>
        </w:rPr>
      </w:pPr>
      <w:ins w:id="1000"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1001" w:author="Unknown"/>
          <w:rStyle w:val="pln"/>
          <w:color w:val="000000"/>
          <w:sz w:val="23"/>
          <w:szCs w:val="23"/>
        </w:rPr>
      </w:pPr>
      <w:ins w:id="1002"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1003" w:author="Unknown"/>
          <w:rStyle w:val="pln"/>
          <w:color w:val="000000"/>
          <w:sz w:val="23"/>
          <w:szCs w:val="23"/>
        </w:rPr>
      </w:pPr>
      <w:ins w:id="1004" w:author="Unknown">
        <w:r>
          <w:rPr>
            <w:rStyle w:val="pln"/>
            <w:color w:val="000000"/>
            <w:sz w:val="23"/>
            <w:szCs w:val="23"/>
          </w:rPr>
          <w:t xml:space="preserve">        </w:t>
        </w:r>
        <w:r>
          <w:rPr>
            <w:rStyle w:val="tag"/>
            <w:color w:val="000088"/>
            <w:sz w:val="23"/>
            <w:szCs w:val="23"/>
          </w:rPr>
          <w:t>&lt;/div&gt;</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1005" w:author="Unknown"/>
          <w:rStyle w:val="pln"/>
          <w:color w:val="000000"/>
          <w:sz w:val="23"/>
          <w:szCs w:val="23"/>
        </w:rPr>
      </w:pPr>
      <w:ins w:id="1006" w:author="Unknown">
        <w:r>
          <w:rPr>
            <w:rStyle w:val="pln"/>
            <w:color w:val="000000"/>
            <w:sz w:val="23"/>
            <w:szCs w:val="23"/>
          </w:rPr>
          <w:t xml:space="preserve">    {% endfor %}</w:t>
        </w:r>
      </w:ins>
    </w:p>
    <w:p w:rsidR="00EC2638" w:rsidRDefault="00EC2638" w:rsidP="00EC2638">
      <w:pPr>
        <w:pStyle w:val="HTMLPreformatted"/>
        <w:pBdr>
          <w:top w:val="single" w:sz="6" w:space="2" w:color="888888"/>
          <w:left w:val="single" w:sz="6" w:space="2" w:color="888888"/>
          <w:bottom w:val="single" w:sz="6" w:space="2" w:color="888888"/>
          <w:right w:val="single" w:sz="6" w:space="2" w:color="888888"/>
        </w:pBdr>
        <w:rPr>
          <w:ins w:id="1007" w:author="Unknown"/>
          <w:sz w:val="23"/>
          <w:szCs w:val="23"/>
        </w:rPr>
      </w:pPr>
      <w:ins w:id="1008" w:author="Unknown">
        <w:r>
          <w:rPr>
            <w:rStyle w:val="pln"/>
            <w:color w:val="000000"/>
            <w:sz w:val="23"/>
            <w:szCs w:val="23"/>
          </w:rPr>
          <w:t>{% endblock %}</w:t>
        </w:r>
      </w:ins>
    </w:p>
    <w:p w:rsidR="00EC2638" w:rsidRDefault="00EC2638" w:rsidP="00EC2638">
      <w:pPr>
        <w:rPr>
          <w:ins w:id="1009" w:author="Unknown"/>
          <w:sz w:val="24"/>
          <w:szCs w:val="24"/>
        </w:rPr>
      </w:pPr>
      <w:r>
        <w:rPr>
          <w:noProof/>
          <w:lang w:eastAsia="en-IN"/>
        </w:rPr>
        <w:lastRenderedPageBreak/>
        <w:drawing>
          <wp:inline distT="0" distB="0" distL="0" distR="0">
            <wp:extent cx="5813621" cy="4008120"/>
            <wp:effectExtent l="0" t="0" r="0" b="0"/>
            <wp:docPr id="15" name="Picture 15"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thon tutoria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3621" cy="4008120"/>
                    </a:xfrm>
                    <a:prstGeom prst="rect">
                      <a:avLst/>
                    </a:prstGeom>
                    <a:noFill/>
                    <a:ln>
                      <a:noFill/>
                    </a:ln>
                  </pic:spPr>
                </pic:pic>
              </a:graphicData>
            </a:graphic>
          </wp:inline>
        </w:drawing>
      </w:r>
    </w:p>
    <w:p w:rsidR="00EC2638" w:rsidRDefault="00EC2638" w:rsidP="00EC2638">
      <w:pPr>
        <w:pStyle w:val="NormalWeb"/>
        <w:rPr>
          <w:ins w:id="1010" w:author="Unknown"/>
          <w:rFonts w:ascii="Roboto" w:hAnsi="Roboto"/>
          <w:sz w:val="23"/>
          <w:szCs w:val="23"/>
        </w:rPr>
      </w:pPr>
      <w:ins w:id="1011" w:author="Unknown">
        <w:r>
          <w:rPr>
            <w:rFonts w:ascii="Roboto" w:hAnsi="Roboto"/>
            <w:sz w:val="23"/>
            <w:szCs w:val="23"/>
          </w:rPr>
          <w:t>Not bad, and, while this isn't a great looking website still, this is at least better than what we had! We could continue to build it out stylistically, but I know that's not why you are all here, so, maybe later on in the series, but let's get back to to the Django stuff!</w:t>
        </w:r>
      </w:ins>
    </w:p>
    <w:p w:rsidR="00EC2638" w:rsidRDefault="00EC2638"/>
    <w:p w:rsidR="00DD16FF" w:rsidRDefault="00DD16FF"/>
    <w:p w:rsidR="00DD16FF" w:rsidRDefault="00DD16FF"/>
    <w:p w:rsidR="00DD16FF" w:rsidRDefault="00DD16FF" w:rsidP="00DD16FF">
      <w:pPr>
        <w:pStyle w:val="Heading2"/>
        <w:spacing w:line="881" w:lineRule="atLeast"/>
        <w:rPr>
          <w:rFonts w:ascii="Roboto" w:hAnsi="Roboto"/>
          <w:b w:val="0"/>
          <w:bCs w:val="0"/>
        </w:rPr>
      </w:pPr>
      <w:r>
        <w:rPr>
          <w:rFonts w:ascii="Roboto" w:hAnsi="Roboto"/>
          <w:b w:val="0"/>
          <w:bCs w:val="0"/>
        </w:rPr>
        <w:t>User Registration - Django Tutorial</w:t>
      </w:r>
    </w:p>
    <w:p w:rsidR="00DD16FF" w:rsidRPr="00DD16FF" w:rsidRDefault="00DD16FF" w:rsidP="00DD16FF">
      <w:pPr>
        <w:spacing w:before="100" w:beforeAutospacing="1" w:after="100" w:afterAutospacing="1" w:line="240" w:lineRule="auto"/>
        <w:rPr>
          <w:rFonts w:ascii="Roboto" w:eastAsia="Times New Roman" w:hAnsi="Roboto" w:cs="Times New Roman"/>
          <w:sz w:val="23"/>
          <w:szCs w:val="23"/>
          <w:lang w:eastAsia="en-IN"/>
        </w:rPr>
      </w:pPr>
      <w:r w:rsidRPr="00DD16FF">
        <w:rPr>
          <w:rFonts w:ascii="Roboto" w:eastAsia="Times New Roman" w:hAnsi="Roboto" w:cs="Times New Roman"/>
          <w:sz w:val="23"/>
          <w:szCs w:val="23"/>
          <w:lang w:eastAsia="en-IN"/>
        </w:rPr>
        <w:t>Hello and welcome to part 6 of the web development in Python with Django tutorials. In this tutorial, we're going to work on handling user accounts, which includes registering, logging in, and logging out. Along with this, we're also going to dynamically change the navigation bar to reflect if a user is logged in or not. Alright, let's get to it!</w:t>
      </w:r>
    </w:p>
    <w:p w:rsidR="00DD16FF" w:rsidRPr="00DD16FF" w:rsidRDefault="00DD16FF" w:rsidP="00DD16FF">
      <w:pPr>
        <w:spacing w:before="100" w:beforeAutospacing="1" w:after="100" w:afterAutospacing="1" w:line="240" w:lineRule="auto"/>
        <w:rPr>
          <w:rFonts w:ascii="Roboto" w:eastAsia="Times New Roman" w:hAnsi="Roboto" w:cs="Times New Roman"/>
          <w:sz w:val="23"/>
          <w:szCs w:val="23"/>
          <w:lang w:eastAsia="en-IN"/>
        </w:rPr>
      </w:pPr>
      <w:r w:rsidRPr="00DD16FF">
        <w:rPr>
          <w:rFonts w:ascii="Roboto" w:eastAsia="Times New Roman" w:hAnsi="Roboto" w:cs="Times New Roman"/>
          <w:sz w:val="23"/>
          <w:szCs w:val="23"/>
          <w:lang w:eastAsia="en-IN"/>
        </w:rPr>
        <w:t>To begin, we need some way to create users. We can actually manually create users now in our Admin page, but of course we probably don't want to do that for every user on our website. Django already has a </w:t>
      </w:r>
      <w:r w:rsidRPr="00DD16FF">
        <w:rPr>
          <w:rFonts w:ascii="Courier New" w:eastAsia="Times New Roman" w:hAnsi="Courier New" w:cs="Courier New"/>
          <w:sz w:val="23"/>
          <w:szCs w:val="23"/>
          <w:lang w:eastAsia="en-IN"/>
        </w:rPr>
        <w:t>User</w:t>
      </w:r>
      <w:r w:rsidRPr="00DD16FF">
        <w:rPr>
          <w:rFonts w:ascii="Roboto" w:eastAsia="Times New Roman" w:hAnsi="Roboto" w:cs="Times New Roman"/>
          <w:sz w:val="23"/>
          <w:szCs w:val="23"/>
          <w:lang w:eastAsia="en-IN"/>
        </w:rPr>
        <w:t> model, which you may find is enough for you, or you can extend it later. Checking it out:</w:t>
      </w: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DD16FF">
        <w:rPr>
          <w:rFonts w:ascii="Courier New" w:eastAsia="Times New Roman" w:hAnsi="Courier New" w:cs="Courier New"/>
          <w:color w:val="000000"/>
          <w:sz w:val="23"/>
          <w:szCs w:val="23"/>
          <w:lang w:eastAsia="en-IN"/>
        </w:rPr>
        <w:t>$ python3 manage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py shell</w:t>
      </w: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DD16FF">
        <w:rPr>
          <w:rFonts w:ascii="Courier New" w:eastAsia="Times New Roman" w:hAnsi="Courier New" w:cs="Courier New"/>
          <w:color w:val="660066"/>
          <w:sz w:val="23"/>
          <w:szCs w:val="23"/>
          <w:lang w:eastAsia="en-IN"/>
        </w:rPr>
        <w:t>Python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6666"/>
          <w:sz w:val="23"/>
          <w:szCs w:val="23"/>
          <w:lang w:eastAsia="en-IN"/>
        </w:rPr>
        <w:t>3.7</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6666"/>
          <w:sz w:val="23"/>
          <w:szCs w:val="23"/>
          <w:lang w:eastAsia="en-IN"/>
        </w:rPr>
        <w:t>2</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v3</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6666"/>
          <w:sz w:val="23"/>
          <w:szCs w:val="23"/>
          <w:lang w:eastAsia="en-IN"/>
        </w:rPr>
        <w:t>7.2</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6666"/>
          <w:sz w:val="23"/>
          <w:szCs w:val="23"/>
          <w:lang w:eastAsia="en-IN"/>
        </w:rPr>
        <w:t>9a3ffc0492</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Dec</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6666"/>
          <w:sz w:val="23"/>
          <w:szCs w:val="23"/>
          <w:lang w:eastAsia="en-IN"/>
        </w:rPr>
        <w:t>24</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6666"/>
          <w:sz w:val="23"/>
          <w:szCs w:val="23"/>
          <w:lang w:eastAsia="en-IN"/>
        </w:rPr>
        <w:t>2018</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6666"/>
          <w:sz w:val="23"/>
          <w:szCs w:val="23"/>
          <w:lang w:eastAsia="en-IN"/>
        </w:rPr>
        <w:t>02</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6666"/>
          <w:sz w:val="23"/>
          <w:szCs w:val="23"/>
          <w:lang w:eastAsia="en-IN"/>
        </w:rPr>
        <w:t>44</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6666"/>
          <w:sz w:val="23"/>
          <w:szCs w:val="23"/>
          <w:lang w:eastAsia="en-IN"/>
        </w:rPr>
        <w:t>43</w:t>
      </w:r>
      <w:r w:rsidRPr="00DD16FF">
        <w:rPr>
          <w:rFonts w:ascii="Courier New" w:eastAsia="Times New Roman" w:hAnsi="Courier New" w:cs="Courier New"/>
          <w:color w:val="666600"/>
          <w:sz w:val="23"/>
          <w:szCs w:val="23"/>
          <w:lang w:eastAsia="en-IN"/>
        </w:rPr>
        <w:t>)</w:t>
      </w: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DD16FF">
        <w:rPr>
          <w:rFonts w:ascii="Courier New" w:eastAsia="Times New Roman" w:hAnsi="Courier New" w:cs="Courier New"/>
          <w:color w:val="666600"/>
          <w:sz w:val="23"/>
          <w:szCs w:val="23"/>
          <w:lang w:eastAsia="en-IN"/>
        </w:rPr>
        <w:lastRenderedPageBreak/>
        <w:t>[</w:t>
      </w:r>
      <w:r w:rsidRPr="00DD16FF">
        <w:rPr>
          <w:rFonts w:ascii="Courier New" w:eastAsia="Times New Roman" w:hAnsi="Courier New" w:cs="Courier New"/>
          <w:color w:val="660066"/>
          <w:sz w:val="23"/>
          <w:szCs w:val="23"/>
          <w:lang w:eastAsia="en-IN"/>
        </w:rPr>
        <w:t>Clang</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6666"/>
          <w:sz w:val="23"/>
          <w:szCs w:val="23"/>
          <w:lang w:eastAsia="en-IN"/>
        </w:rPr>
        <w:t>6.0</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clang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6666"/>
          <w:sz w:val="23"/>
          <w:szCs w:val="23"/>
          <w:lang w:eastAsia="en-IN"/>
        </w:rPr>
        <w:t>600.0</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6666"/>
          <w:sz w:val="23"/>
          <w:szCs w:val="23"/>
          <w:lang w:eastAsia="en-IN"/>
        </w:rPr>
        <w:t>57</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on </w:t>
      </w:r>
      <w:proofErr w:type="gramStart"/>
      <w:r w:rsidRPr="00DD16FF">
        <w:rPr>
          <w:rFonts w:ascii="Courier New" w:eastAsia="Times New Roman" w:hAnsi="Courier New" w:cs="Courier New"/>
          <w:color w:val="000000"/>
          <w:sz w:val="23"/>
          <w:szCs w:val="23"/>
          <w:lang w:eastAsia="en-IN"/>
        </w:rPr>
        <w:t>darwin</w:t>
      </w:r>
      <w:proofErr w:type="gramEnd"/>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DD16FF">
        <w:rPr>
          <w:rFonts w:ascii="Courier New" w:eastAsia="Times New Roman" w:hAnsi="Courier New" w:cs="Courier New"/>
          <w:color w:val="660066"/>
          <w:sz w:val="23"/>
          <w:szCs w:val="23"/>
          <w:lang w:eastAsia="en-IN"/>
        </w:rPr>
        <w:t>Type</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"help"</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"copyright"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"credits"</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or</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"license"</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for</w:t>
      </w:r>
      <w:r w:rsidRPr="00DD16FF">
        <w:rPr>
          <w:rFonts w:ascii="Courier New" w:eastAsia="Times New Roman" w:hAnsi="Courier New" w:cs="Courier New"/>
          <w:color w:val="000000"/>
          <w:sz w:val="23"/>
          <w:szCs w:val="23"/>
          <w:lang w:eastAsia="en-IN"/>
        </w:rPr>
        <w:t xml:space="preserve"> more information</w:t>
      </w:r>
      <w:r w:rsidRPr="00DD16FF">
        <w:rPr>
          <w:rFonts w:ascii="Courier New" w:eastAsia="Times New Roman" w:hAnsi="Courier New" w:cs="Courier New"/>
          <w:color w:val="666600"/>
          <w:sz w:val="23"/>
          <w:szCs w:val="23"/>
          <w:lang w:eastAsia="en-IN"/>
        </w:rPr>
        <w:t>.</w:t>
      </w:r>
      <w:proofErr w:type="gramEnd"/>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660066"/>
          <w:sz w:val="23"/>
          <w:szCs w:val="23"/>
          <w:lang w:eastAsia="en-IN"/>
        </w:rPr>
        <w:t>InteractiveConsole</w:t>
      </w:r>
      <w:r w:rsidRPr="00DD16FF">
        <w:rPr>
          <w:rFonts w:ascii="Courier New" w:eastAsia="Times New Roman" w:hAnsi="Courier New" w:cs="Courier New"/>
          <w:color w:val="666600"/>
          <w:sz w:val="23"/>
          <w:szCs w:val="23"/>
          <w:lang w:eastAsia="en-IN"/>
        </w:rPr>
        <w:t>)</w:t>
      </w: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DD16FF">
        <w:rPr>
          <w:rFonts w:ascii="Courier New" w:eastAsia="Times New Roman" w:hAnsi="Courier New" w:cs="Courier New"/>
          <w:color w:val="666600"/>
          <w:sz w:val="23"/>
          <w:szCs w:val="23"/>
          <w:lang w:eastAsia="en-IN"/>
        </w:rPr>
        <w:t>&gt;&gt;&gt;</w:t>
      </w:r>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contrib</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auth</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models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w:t>
      </w: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DD16FF">
        <w:rPr>
          <w:rFonts w:ascii="Courier New" w:eastAsia="Times New Roman" w:hAnsi="Courier New" w:cs="Courier New"/>
          <w:color w:val="666600"/>
          <w:sz w:val="23"/>
          <w:szCs w:val="23"/>
          <w:lang w:eastAsia="en-IN"/>
        </w:rPr>
        <w:t>&gt;&gt;&gt;</w:t>
      </w:r>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dir</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660066"/>
          <w:sz w:val="23"/>
          <w:szCs w:val="23"/>
          <w:lang w:eastAsia="en-IN"/>
        </w:rPr>
        <w:t>User</w:t>
      </w:r>
      <w:r w:rsidRPr="00DD16FF">
        <w:rPr>
          <w:rFonts w:ascii="Courier New" w:eastAsia="Times New Roman" w:hAnsi="Courier New" w:cs="Courier New"/>
          <w:color w:val="666600"/>
          <w:sz w:val="23"/>
          <w:szCs w:val="23"/>
          <w:lang w:eastAsia="en-IN"/>
        </w:rPr>
        <w:t>)</w:t>
      </w: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'DoesNotExist'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'EMAIL_FIELD'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'Meta'</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'MultipleObjectsReturned'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'REQUIRED_FIELDS'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'USERNAME_FIELD'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'__class__'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'__delattr__'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'__dict__'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'__dir__'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'__doc__'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'__eq__'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'__format__'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'__ge__'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'__getattribute__'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'__getstate__'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'__gt__'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'__hash__'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'__init__'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'__init_subclass__'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'__le__'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'__lt__'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'__module__'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'__ne__'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'__new__'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'__reduce__'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'__reduce_ex__'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'__repr__'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'__setattr__'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'__setstate__'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'__sizeof__'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'__str__'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'__subclasshook__'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'__weakref__'</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'_check_column_name_clashes'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'_check_field_name_clashes'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'_check_fields'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'_check_id_field'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'_check_index_together'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'_check_indexes'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'_check_local_fields'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'_check_long_column_names'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'_check_m2m_through_same_relationship'</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'_check_managers'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'_check_model'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'_check_model_name_db_lookup_clashes'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'_check_ordering'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'_check_property_name_related_field_accessor_clashes'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'_check_single_primary_key'</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'_check_swappable'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'_check_unique_together'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'_do_insert'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'_do_update'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'_get_FIELD_display'</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'_get_next_or_previous_by_FIELD'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'_get_next_or_previous_in_order'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'_get_pk_val'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'_get_unique_checks'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'_meta'</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'_password'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'_perform_date_checks'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'_perform_unique_checks'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'_save_parents'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'_save_table'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'_set_pk_val'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'check'</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'check_password'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'clean'</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'clean_fields'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'date_error_message'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'date_joined'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'delete'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'email'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'email_user'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'first_name'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'from_db'</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'full_clean'</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'get_all_permissions'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'get_deferred_fields'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'get_email_field_name'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'get_full_name'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'get_group_permissions'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'get_next_by_date_joined'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'get_previous_by_date_joined'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'get_session_auth_hash'</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'get_short_name'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'get_username'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'groups'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'has_module_perms'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'has_perm'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'has_perms'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'has_usable_password'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'id'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'is_active'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'is_anonymous'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'is_authenticated'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'is_staff'</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'is_superuser'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'last_login'</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'last_name'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'logentry_set'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'natural_key'</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'normalize_username'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'password'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'pk'</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'prepare_database_save'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'refresh_from_db'</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'save'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'save_base'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'serializable_value'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'set_password'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'set_unusable_password'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'unique_error_message'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'user_permissions'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'username'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'username_validator'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'validate_unique'</w:t>
      </w:r>
      <w:r w:rsidRPr="00DD16FF">
        <w:rPr>
          <w:rFonts w:ascii="Courier New" w:eastAsia="Times New Roman" w:hAnsi="Courier New" w:cs="Courier New"/>
          <w:color w:val="666600"/>
          <w:sz w:val="23"/>
          <w:szCs w:val="23"/>
          <w:lang w:eastAsia="en-IN"/>
        </w:rPr>
        <w:t>]</w:t>
      </w: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DD16FF">
        <w:rPr>
          <w:rFonts w:ascii="Courier New" w:eastAsia="Times New Roman" w:hAnsi="Courier New" w:cs="Courier New"/>
          <w:color w:val="666600"/>
          <w:sz w:val="23"/>
          <w:szCs w:val="23"/>
          <w:lang w:eastAsia="en-IN"/>
        </w:rPr>
        <w:t>&gt;&gt;&gt;</w:t>
      </w:r>
    </w:p>
    <w:p w:rsidR="00DD16FF" w:rsidRPr="00DD16FF" w:rsidRDefault="00DD16FF" w:rsidP="00DD16FF">
      <w:pPr>
        <w:spacing w:before="100" w:beforeAutospacing="1" w:after="100" w:afterAutospacing="1" w:line="240" w:lineRule="auto"/>
        <w:rPr>
          <w:rFonts w:ascii="Roboto" w:eastAsia="Times New Roman" w:hAnsi="Roboto" w:cs="Times New Roman"/>
          <w:sz w:val="23"/>
          <w:szCs w:val="23"/>
          <w:lang w:eastAsia="en-IN"/>
        </w:rPr>
      </w:pPr>
      <w:r w:rsidRPr="00DD16FF">
        <w:rPr>
          <w:rFonts w:ascii="Roboto" w:eastAsia="Times New Roman" w:hAnsi="Roboto" w:cs="Times New Roman"/>
          <w:sz w:val="23"/>
          <w:szCs w:val="23"/>
          <w:lang w:eastAsia="en-IN"/>
        </w:rPr>
        <w:t>Noting some of those attributes, we can see there are fields for username, email, names...etc. We might not need an email for example, or names, which is fine. We'll see how we can use just what we need for this model (which you could apply to any model, really).</w:t>
      </w:r>
    </w:p>
    <w:p w:rsidR="00DD16FF" w:rsidRPr="00DD16FF" w:rsidRDefault="00DD16FF" w:rsidP="00DD16FF">
      <w:pPr>
        <w:spacing w:before="100" w:beforeAutospacing="1" w:after="100" w:afterAutospacing="1" w:line="240" w:lineRule="auto"/>
        <w:rPr>
          <w:ins w:id="1012" w:author="Unknown"/>
          <w:rFonts w:ascii="Roboto" w:eastAsia="Times New Roman" w:hAnsi="Roboto" w:cs="Times New Roman"/>
          <w:sz w:val="23"/>
          <w:szCs w:val="23"/>
          <w:lang w:eastAsia="en-IN"/>
        </w:rPr>
      </w:pPr>
      <w:ins w:id="1013" w:author="Unknown">
        <w:r w:rsidRPr="00DD16FF">
          <w:rPr>
            <w:rFonts w:ascii="Roboto" w:eastAsia="Times New Roman" w:hAnsi="Roboto" w:cs="Times New Roman"/>
            <w:sz w:val="23"/>
            <w:szCs w:val="23"/>
            <w:lang w:eastAsia="en-IN"/>
          </w:rPr>
          <w:lastRenderedPageBreak/>
          <w:t>I tend to think in order of events that a user will go through, so my first thought is to create the actual registration page, the template. So I'll start there, but just remember with any new page that you need to consider the M, V, and C (model, view, and controller)!</w:t>
        </w:r>
      </w:ins>
    </w:p>
    <w:p w:rsidR="00DD16FF" w:rsidRPr="00DD16FF" w:rsidRDefault="00DD16FF" w:rsidP="00DD16FF">
      <w:pPr>
        <w:spacing w:before="100" w:beforeAutospacing="1" w:after="100" w:afterAutospacing="1" w:line="240" w:lineRule="auto"/>
        <w:rPr>
          <w:ins w:id="1014" w:author="Unknown"/>
          <w:rFonts w:ascii="Roboto" w:eastAsia="Times New Roman" w:hAnsi="Roboto" w:cs="Times New Roman"/>
          <w:sz w:val="23"/>
          <w:szCs w:val="23"/>
          <w:lang w:eastAsia="en-IN"/>
        </w:rPr>
      </w:pPr>
      <w:ins w:id="1015" w:author="Unknown">
        <w:r w:rsidRPr="00DD16FF">
          <w:rPr>
            <w:rFonts w:ascii="Roboto" w:eastAsia="Times New Roman" w:hAnsi="Roboto" w:cs="Times New Roman"/>
            <w:sz w:val="23"/>
            <w:szCs w:val="23"/>
            <w:lang w:eastAsia="en-IN"/>
          </w:rPr>
          <w:t>So let's go into </w:t>
        </w:r>
        <w:r w:rsidRPr="00DD16FF">
          <w:rPr>
            <w:rFonts w:ascii="Courier New" w:eastAsia="Times New Roman" w:hAnsi="Courier New" w:cs="Courier New"/>
            <w:sz w:val="23"/>
            <w:szCs w:val="23"/>
            <w:lang w:eastAsia="en-IN"/>
          </w:rPr>
          <w:t>main</w:t>
        </w:r>
        <w:r w:rsidRPr="00DD16FF">
          <w:rPr>
            <w:rFonts w:ascii="Roboto" w:eastAsia="Times New Roman" w:hAnsi="Roboto" w:cs="Times New Roman"/>
            <w:sz w:val="23"/>
            <w:szCs w:val="23"/>
            <w:lang w:eastAsia="en-IN"/>
          </w:rPr>
          <w:t>'s templates, and copy the </w:t>
        </w:r>
        <w:r w:rsidRPr="00DD16FF">
          <w:rPr>
            <w:rFonts w:ascii="Courier New" w:eastAsia="Times New Roman" w:hAnsi="Courier New" w:cs="Courier New"/>
            <w:sz w:val="23"/>
            <w:szCs w:val="23"/>
            <w:lang w:eastAsia="en-IN"/>
          </w:rPr>
          <w:t>home.html</w:t>
        </w:r>
        <w:r w:rsidRPr="00DD16FF">
          <w:rPr>
            <w:rFonts w:ascii="Roboto" w:eastAsia="Times New Roman" w:hAnsi="Roboto" w:cs="Times New Roman"/>
            <w:sz w:val="23"/>
            <w:szCs w:val="23"/>
            <w:lang w:eastAsia="en-IN"/>
          </w:rPr>
          <w:t> file and call the copy </w:t>
        </w:r>
        <w:r w:rsidRPr="00DD16FF">
          <w:rPr>
            <w:rFonts w:ascii="Courier New" w:eastAsia="Times New Roman" w:hAnsi="Courier New" w:cs="Courier New"/>
            <w:sz w:val="23"/>
            <w:szCs w:val="23"/>
            <w:lang w:eastAsia="en-IN"/>
          </w:rPr>
          <w:t>register.html</w:t>
        </w:r>
        <w:r w:rsidRPr="00DD16FF">
          <w:rPr>
            <w:rFonts w:ascii="Roboto" w:eastAsia="Times New Roman" w:hAnsi="Roboto" w:cs="Times New Roman"/>
            <w:sz w:val="23"/>
            <w:szCs w:val="23"/>
            <w:lang w:eastAsia="en-IN"/>
          </w:rPr>
          <w:t>, modifying it to be: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16" w:author="Unknown"/>
          <w:rFonts w:ascii="Courier New" w:eastAsia="Times New Roman" w:hAnsi="Courier New" w:cs="Courier New"/>
          <w:color w:val="000000"/>
          <w:sz w:val="23"/>
          <w:szCs w:val="23"/>
          <w:lang w:eastAsia="en-IN"/>
        </w:rPr>
      </w:pPr>
      <w:ins w:id="1017" w:author="Unknown">
        <w:r w:rsidRPr="00DD16FF">
          <w:rPr>
            <w:rFonts w:ascii="Courier New" w:eastAsia="Times New Roman" w:hAnsi="Courier New" w:cs="Courier New"/>
            <w:color w:val="000000"/>
            <w:sz w:val="23"/>
            <w:szCs w:val="23"/>
            <w:lang w:eastAsia="en-IN"/>
          </w:rPr>
          <w:t>{% extends 'main/header.html'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18"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19" w:author="Unknown"/>
          <w:rFonts w:ascii="Courier New" w:eastAsia="Times New Roman" w:hAnsi="Courier New" w:cs="Courier New"/>
          <w:color w:val="000000"/>
          <w:sz w:val="23"/>
          <w:szCs w:val="23"/>
          <w:lang w:eastAsia="en-IN"/>
        </w:rPr>
      </w:pPr>
      <w:ins w:id="1020" w:author="Unknown">
        <w:r w:rsidRPr="00DD16FF">
          <w:rPr>
            <w:rFonts w:ascii="Courier New" w:eastAsia="Times New Roman" w:hAnsi="Courier New" w:cs="Courier New"/>
            <w:color w:val="000000"/>
            <w:sz w:val="23"/>
            <w:szCs w:val="23"/>
            <w:lang w:eastAsia="en-IN"/>
          </w:rPr>
          <w:t>{% block content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21"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22" w:author="Unknown"/>
          <w:rFonts w:ascii="Courier New" w:eastAsia="Times New Roman" w:hAnsi="Courier New" w:cs="Courier New"/>
          <w:color w:val="000000"/>
          <w:sz w:val="23"/>
          <w:szCs w:val="23"/>
          <w:lang w:eastAsia="en-IN"/>
        </w:rPr>
      </w:pPr>
      <w:ins w:id="1023"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&lt;form</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method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"POST"</w:t>
        </w:r>
        <w:r w:rsidRPr="00DD16FF">
          <w:rPr>
            <w:rFonts w:ascii="Courier New" w:eastAsia="Times New Roman" w:hAnsi="Courier New" w:cs="Courier New"/>
            <w:color w:val="000088"/>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24" w:author="Unknown"/>
          <w:rFonts w:ascii="Courier New" w:eastAsia="Times New Roman" w:hAnsi="Courier New" w:cs="Courier New"/>
          <w:color w:val="000000"/>
          <w:sz w:val="23"/>
          <w:szCs w:val="23"/>
          <w:lang w:eastAsia="en-IN"/>
        </w:rPr>
      </w:pPr>
      <w:ins w:id="1025" w:author="Unknown">
        <w:r w:rsidRPr="00DD16FF">
          <w:rPr>
            <w:rFonts w:ascii="Courier New" w:eastAsia="Times New Roman" w:hAnsi="Courier New" w:cs="Courier New"/>
            <w:color w:val="000000"/>
            <w:sz w:val="23"/>
            <w:szCs w:val="23"/>
            <w:lang w:eastAsia="en-IN"/>
          </w:rPr>
          <w:t xml:space="preserve">        {% csrf_token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26" w:author="Unknown"/>
          <w:rFonts w:ascii="Courier New" w:eastAsia="Times New Roman" w:hAnsi="Courier New" w:cs="Courier New"/>
          <w:color w:val="000000"/>
          <w:sz w:val="23"/>
          <w:szCs w:val="23"/>
          <w:lang w:eastAsia="en-IN"/>
        </w:rPr>
      </w:pPr>
      <w:ins w:id="1027"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28" w:author="Unknown"/>
          <w:rFonts w:ascii="Courier New" w:eastAsia="Times New Roman" w:hAnsi="Courier New" w:cs="Courier New"/>
          <w:color w:val="000000"/>
          <w:sz w:val="23"/>
          <w:szCs w:val="23"/>
          <w:lang w:eastAsia="en-IN"/>
        </w:rPr>
      </w:pPr>
      <w:ins w:id="1029"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&lt;/form&gt;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30"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31" w:author="Unknown"/>
          <w:rFonts w:ascii="Courier New" w:eastAsia="Times New Roman" w:hAnsi="Courier New" w:cs="Courier New"/>
          <w:color w:val="000000"/>
          <w:sz w:val="23"/>
          <w:szCs w:val="23"/>
          <w:lang w:eastAsia="en-IN"/>
        </w:rPr>
      </w:pPr>
      <w:ins w:id="1032" w:author="Unknown">
        <w:r w:rsidRPr="00DD16FF">
          <w:rPr>
            <w:rFonts w:ascii="Courier New" w:eastAsia="Times New Roman" w:hAnsi="Courier New" w:cs="Courier New"/>
            <w:color w:val="000000"/>
            <w:sz w:val="23"/>
            <w:szCs w:val="23"/>
            <w:lang w:eastAsia="en-IN"/>
          </w:rPr>
          <w:t xml:space="preserve">    If you already have an account </w:t>
        </w:r>
        <w:r w:rsidRPr="00DD16FF">
          <w:rPr>
            <w:rFonts w:ascii="Courier New" w:eastAsia="Times New Roman" w:hAnsi="Courier New" w:cs="Courier New"/>
            <w:color w:val="000088"/>
            <w:sz w:val="23"/>
            <w:szCs w:val="23"/>
            <w:lang w:eastAsia="en-IN"/>
          </w:rPr>
          <w:t>&lt;a</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href</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"/login"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target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"blank"</w:t>
        </w:r>
        <w:r w:rsidRPr="00DD16FF">
          <w:rPr>
            <w:rFonts w:ascii="Courier New" w:eastAsia="Times New Roman" w:hAnsi="Courier New" w:cs="Courier New"/>
            <w:color w:val="000088"/>
            <w:sz w:val="23"/>
            <w:szCs w:val="23"/>
            <w:lang w:eastAsia="en-IN"/>
          </w:rPr>
          <w:t>&gt;&lt;strong&gt;</w:t>
        </w:r>
        <w:r w:rsidRPr="00DD16FF">
          <w:rPr>
            <w:rFonts w:ascii="Courier New" w:eastAsia="Times New Roman" w:hAnsi="Courier New" w:cs="Courier New"/>
            <w:color w:val="000000"/>
            <w:sz w:val="23"/>
            <w:szCs w:val="23"/>
            <w:lang w:eastAsia="en-IN"/>
          </w:rPr>
          <w:t>login</w:t>
        </w:r>
        <w:r w:rsidRPr="00DD16FF">
          <w:rPr>
            <w:rFonts w:ascii="Courier New" w:eastAsia="Times New Roman" w:hAnsi="Courier New" w:cs="Courier New"/>
            <w:color w:val="000088"/>
            <w:sz w:val="23"/>
            <w:szCs w:val="23"/>
            <w:lang w:eastAsia="en-IN"/>
          </w:rPr>
          <w:t>&lt;/strong&gt;&lt;/a&gt;</w:t>
        </w:r>
        <w:r w:rsidRPr="00DD16FF">
          <w:rPr>
            <w:rFonts w:ascii="Courier New" w:eastAsia="Times New Roman" w:hAnsi="Courier New" w:cs="Courier New"/>
            <w:color w:val="000000"/>
            <w:sz w:val="23"/>
            <w:szCs w:val="23"/>
            <w:lang w:eastAsia="en-IN"/>
          </w:rPr>
          <w:t xml:space="preserve"> instead.</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33"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34" w:author="Unknown"/>
          <w:rFonts w:ascii="Courier New" w:eastAsia="Times New Roman" w:hAnsi="Courier New" w:cs="Courier New"/>
          <w:sz w:val="23"/>
          <w:szCs w:val="23"/>
          <w:lang w:eastAsia="en-IN"/>
        </w:rPr>
      </w:pPr>
      <w:ins w:id="1035" w:author="Unknown">
        <w:r w:rsidRPr="00DD16FF">
          <w:rPr>
            <w:rFonts w:ascii="Courier New" w:eastAsia="Times New Roman" w:hAnsi="Courier New" w:cs="Courier New"/>
            <w:color w:val="000000"/>
            <w:sz w:val="23"/>
            <w:szCs w:val="23"/>
            <w:lang w:eastAsia="en-IN"/>
          </w:rPr>
          <w:t>{% endblock %}</w:t>
        </w:r>
      </w:ins>
    </w:p>
    <w:p w:rsidR="00DD16FF" w:rsidRPr="00DD16FF" w:rsidRDefault="00DD16FF" w:rsidP="00DD16FF">
      <w:pPr>
        <w:spacing w:before="100" w:beforeAutospacing="1" w:after="100" w:afterAutospacing="1" w:line="240" w:lineRule="auto"/>
        <w:rPr>
          <w:ins w:id="1036" w:author="Unknown"/>
          <w:rFonts w:ascii="Roboto" w:eastAsia="Times New Roman" w:hAnsi="Roboto" w:cs="Times New Roman"/>
          <w:sz w:val="23"/>
          <w:szCs w:val="23"/>
          <w:lang w:eastAsia="en-IN"/>
        </w:rPr>
      </w:pPr>
      <w:ins w:id="1037" w:author="Unknown">
        <w:r w:rsidRPr="00DD16FF">
          <w:rPr>
            <w:rFonts w:ascii="Roboto" w:eastAsia="Times New Roman" w:hAnsi="Roboto" w:cs="Times New Roman"/>
            <w:sz w:val="23"/>
            <w:szCs w:val="23"/>
            <w:lang w:eastAsia="en-IN"/>
          </w:rPr>
          <w:t>Alright, some basics here, the </w:t>
        </w:r>
        <w:r w:rsidRPr="00DD16FF">
          <w:rPr>
            <w:rFonts w:ascii="Courier New" w:eastAsia="Times New Roman" w:hAnsi="Courier New" w:cs="Courier New"/>
            <w:sz w:val="23"/>
            <w:szCs w:val="23"/>
            <w:lang w:eastAsia="en-IN"/>
          </w:rPr>
          <w:t>form</w:t>
        </w:r>
        <w:r w:rsidRPr="00DD16FF">
          <w:rPr>
            <w:rFonts w:ascii="Roboto" w:eastAsia="Times New Roman" w:hAnsi="Roboto" w:cs="Times New Roman"/>
            <w:sz w:val="23"/>
            <w:szCs w:val="23"/>
            <w:lang w:eastAsia="en-IN"/>
          </w:rPr>
          <w:t> tag just denotes that there will be a form, and the method means this will create a POST request (meaning data will be submitted), as opposed to a GET request where the hope is to get some data in return.</w:t>
        </w:r>
      </w:ins>
    </w:p>
    <w:p w:rsidR="00DD16FF" w:rsidRPr="00DD16FF" w:rsidRDefault="00DD16FF" w:rsidP="00DD16FF">
      <w:pPr>
        <w:spacing w:before="100" w:beforeAutospacing="1" w:after="100" w:afterAutospacing="1" w:line="240" w:lineRule="auto"/>
        <w:rPr>
          <w:ins w:id="1038" w:author="Unknown"/>
          <w:rFonts w:ascii="Roboto" w:eastAsia="Times New Roman" w:hAnsi="Roboto" w:cs="Times New Roman"/>
          <w:sz w:val="23"/>
          <w:szCs w:val="23"/>
          <w:lang w:eastAsia="en-IN"/>
        </w:rPr>
      </w:pPr>
      <w:ins w:id="1039" w:author="Unknown">
        <w:r w:rsidRPr="00DD16FF">
          <w:rPr>
            <w:rFonts w:ascii="Roboto" w:eastAsia="Times New Roman" w:hAnsi="Roboto" w:cs="Times New Roman"/>
            <w:sz w:val="23"/>
            <w:szCs w:val="23"/>
            <w:lang w:eastAsia="en-IN"/>
          </w:rPr>
          <w:t>Next, we have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40" w:author="Unknown"/>
          <w:rFonts w:ascii="Courier New" w:eastAsia="Times New Roman" w:hAnsi="Courier New" w:cs="Courier New"/>
          <w:sz w:val="23"/>
          <w:szCs w:val="23"/>
          <w:lang w:eastAsia="en-IN"/>
        </w:rPr>
      </w:pPr>
      <w:ins w:id="1041" w:author="Unknown">
        <w:r w:rsidRPr="00DD16FF">
          <w:rPr>
            <w:rFonts w:ascii="Courier New" w:eastAsia="Times New Roman" w:hAnsi="Courier New" w:cs="Courier New"/>
            <w:color w:val="000000"/>
            <w:sz w:val="23"/>
            <w:szCs w:val="23"/>
            <w:lang w:eastAsia="en-IN"/>
          </w:rPr>
          <w:t>{% csrf_token %}</w:t>
        </w:r>
      </w:ins>
    </w:p>
    <w:p w:rsidR="00DD16FF" w:rsidRPr="00DD16FF" w:rsidRDefault="00DD16FF" w:rsidP="00DD16FF">
      <w:pPr>
        <w:spacing w:before="100" w:beforeAutospacing="1" w:after="100" w:afterAutospacing="1" w:line="240" w:lineRule="auto"/>
        <w:rPr>
          <w:ins w:id="1042" w:author="Unknown"/>
          <w:rFonts w:ascii="Roboto" w:eastAsia="Times New Roman" w:hAnsi="Roboto" w:cs="Times New Roman"/>
          <w:sz w:val="23"/>
          <w:szCs w:val="23"/>
          <w:lang w:eastAsia="en-IN"/>
        </w:rPr>
      </w:pPr>
      <w:ins w:id="1043" w:author="Unknown">
        <w:r w:rsidRPr="00DD16FF">
          <w:rPr>
            <w:rFonts w:ascii="Roboto" w:eastAsia="Times New Roman" w:hAnsi="Roboto" w:cs="Times New Roman"/>
            <w:sz w:val="23"/>
            <w:szCs w:val="23"/>
            <w:lang w:eastAsia="en-IN"/>
          </w:rPr>
          <w:t>This is a special token aimed at combatting something called Cross Site Request Forgery, which you can learn more about here: </w:t>
        </w:r>
        <w:r w:rsidRPr="00DD16FF">
          <w:rPr>
            <w:rFonts w:ascii="Roboto" w:eastAsia="Times New Roman" w:hAnsi="Roboto" w:cs="Times New Roman"/>
            <w:sz w:val="23"/>
            <w:szCs w:val="23"/>
            <w:lang w:eastAsia="en-IN"/>
          </w:rPr>
          <w:fldChar w:fldCharType="begin"/>
        </w:r>
        <w:r w:rsidRPr="00DD16FF">
          <w:rPr>
            <w:rFonts w:ascii="Roboto" w:eastAsia="Times New Roman" w:hAnsi="Roboto" w:cs="Times New Roman"/>
            <w:sz w:val="23"/>
            <w:szCs w:val="23"/>
            <w:lang w:eastAsia="en-IN"/>
          </w:rPr>
          <w:instrText xml:space="preserve"> HYPERLINK "https://www.owasp.org/index.php/Cross-Site_Request_Forgery_(CSRF)" \t "blank" </w:instrText>
        </w:r>
        <w:r w:rsidRPr="00DD16FF">
          <w:rPr>
            <w:rFonts w:ascii="Roboto" w:eastAsia="Times New Roman" w:hAnsi="Roboto" w:cs="Times New Roman"/>
            <w:sz w:val="23"/>
            <w:szCs w:val="23"/>
            <w:lang w:eastAsia="en-IN"/>
          </w:rPr>
          <w:fldChar w:fldCharType="separate"/>
        </w:r>
        <w:r w:rsidRPr="00DD16FF">
          <w:rPr>
            <w:rFonts w:ascii="Roboto" w:eastAsia="Times New Roman" w:hAnsi="Roboto" w:cs="Times New Roman"/>
            <w:color w:val="039BE5"/>
            <w:sz w:val="23"/>
            <w:szCs w:val="23"/>
            <w:lang w:eastAsia="en-IN"/>
          </w:rPr>
          <w:t>Cross-Site Request Forgery (CSRF)</w:t>
        </w:r>
        <w:r w:rsidRPr="00DD16FF">
          <w:rPr>
            <w:rFonts w:ascii="Roboto" w:eastAsia="Times New Roman" w:hAnsi="Roboto" w:cs="Times New Roman"/>
            <w:sz w:val="23"/>
            <w:szCs w:val="23"/>
            <w:lang w:eastAsia="en-IN"/>
          </w:rPr>
          <w:fldChar w:fldCharType="end"/>
        </w:r>
        <w:r w:rsidRPr="00DD16FF">
          <w:rPr>
            <w:rFonts w:ascii="Roboto" w:eastAsia="Times New Roman" w:hAnsi="Roboto" w:cs="Times New Roman"/>
            <w:sz w:val="23"/>
            <w:szCs w:val="23"/>
            <w:lang w:eastAsia="en-IN"/>
          </w:rPr>
          <w:t>.</w:t>
        </w:r>
      </w:ins>
    </w:p>
    <w:p w:rsidR="00DD16FF" w:rsidRPr="00DD16FF" w:rsidRDefault="00DD16FF" w:rsidP="00DD16FF">
      <w:pPr>
        <w:spacing w:before="100" w:beforeAutospacing="1" w:after="100" w:afterAutospacing="1" w:line="240" w:lineRule="auto"/>
        <w:rPr>
          <w:ins w:id="1044" w:author="Unknown"/>
          <w:rFonts w:ascii="Roboto" w:eastAsia="Times New Roman" w:hAnsi="Roboto" w:cs="Times New Roman"/>
          <w:sz w:val="23"/>
          <w:szCs w:val="23"/>
          <w:lang w:eastAsia="en-IN"/>
        </w:rPr>
      </w:pPr>
      <w:ins w:id="1045" w:author="Unknown">
        <w:r w:rsidRPr="00DD16FF">
          <w:rPr>
            <w:rFonts w:ascii="Roboto" w:eastAsia="Times New Roman" w:hAnsi="Roboto" w:cs="Times New Roman"/>
            <w:sz w:val="23"/>
            <w:szCs w:val="23"/>
            <w:lang w:eastAsia="en-IN"/>
          </w:rPr>
          <w:t>Next, we just have a simple form variable, which you should be able to guess is going to be passed as </w:t>
        </w:r>
        <w:r w:rsidRPr="00DD16FF">
          <w:rPr>
            <w:rFonts w:ascii="Courier New" w:eastAsia="Times New Roman" w:hAnsi="Courier New" w:cs="Courier New"/>
            <w:sz w:val="23"/>
            <w:szCs w:val="23"/>
            <w:lang w:eastAsia="en-IN"/>
          </w:rPr>
          <w:t>context</w:t>
        </w:r>
        <w:r w:rsidRPr="00DD16FF">
          <w:rPr>
            <w:rFonts w:ascii="Roboto" w:eastAsia="Times New Roman" w:hAnsi="Roboto" w:cs="Times New Roman"/>
            <w:sz w:val="23"/>
            <w:szCs w:val="23"/>
            <w:lang w:eastAsia="en-IN"/>
          </w:rPr>
          <w:t> into this template. Finally, we just have a bit of text in case the user miss-clicked to signup, and just needs to go to login instead.</w:t>
        </w:r>
      </w:ins>
    </w:p>
    <w:p w:rsidR="00DD16FF" w:rsidRPr="00DD16FF" w:rsidRDefault="00DD16FF" w:rsidP="00DD16FF">
      <w:pPr>
        <w:spacing w:before="100" w:beforeAutospacing="1" w:after="100" w:afterAutospacing="1" w:line="240" w:lineRule="auto"/>
        <w:rPr>
          <w:ins w:id="1046" w:author="Unknown"/>
          <w:rFonts w:ascii="Roboto" w:eastAsia="Times New Roman" w:hAnsi="Roboto" w:cs="Times New Roman"/>
          <w:sz w:val="23"/>
          <w:szCs w:val="23"/>
          <w:lang w:eastAsia="en-IN"/>
        </w:rPr>
      </w:pPr>
      <w:ins w:id="1047" w:author="Unknown">
        <w:r w:rsidRPr="00DD16FF">
          <w:rPr>
            <w:rFonts w:ascii="Roboto" w:eastAsia="Times New Roman" w:hAnsi="Roboto" w:cs="Times New Roman"/>
            <w:sz w:val="23"/>
            <w:szCs w:val="23"/>
            <w:lang w:eastAsia="en-IN"/>
          </w:rPr>
          <w:t xml:space="preserve">Great, we have our </w:t>
        </w:r>
        <w:proofErr w:type="gramStart"/>
        <w:r w:rsidRPr="00DD16FF">
          <w:rPr>
            <w:rFonts w:ascii="Roboto" w:eastAsia="Times New Roman" w:hAnsi="Roboto" w:cs="Times New Roman"/>
            <w:sz w:val="23"/>
            <w:szCs w:val="23"/>
            <w:lang w:eastAsia="en-IN"/>
          </w:rPr>
          <w:t>template,</w:t>
        </w:r>
        <w:proofErr w:type="gramEnd"/>
        <w:r w:rsidRPr="00DD16FF">
          <w:rPr>
            <w:rFonts w:ascii="Roboto" w:eastAsia="Times New Roman" w:hAnsi="Roboto" w:cs="Times New Roman"/>
            <w:sz w:val="23"/>
            <w:szCs w:val="23"/>
            <w:lang w:eastAsia="en-IN"/>
          </w:rPr>
          <w:t xml:space="preserve"> now we need to code the view that was render it. Let's head to </w:t>
        </w:r>
        <w:r w:rsidRPr="00DD16FF">
          <w:rPr>
            <w:rFonts w:ascii="Courier New" w:eastAsia="Times New Roman" w:hAnsi="Courier New" w:cs="Courier New"/>
            <w:sz w:val="23"/>
            <w:szCs w:val="23"/>
            <w:lang w:eastAsia="en-IN"/>
          </w:rPr>
          <w:t>mysite/main/views.py</w:t>
        </w:r>
      </w:ins>
    </w:p>
    <w:p w:rsidR="00DD16FF" w:rsidRPr="00DD16FF" w:rsidRDefault="00DD16FF" w:rsidP="00DD16FF">
      <w:pPr>
        <w:spacing w:before="100" w:beforeAutospacing="1" w:after="100" w:afterAutospacing="1" w:line="240" w:lineRule="auto"/>
        <w:rPr>
          <w:ins w:id="1048" w:author="Unknown"/>
          <w:rFonts w:ascii="Roboto" w:eastAsia="Times New Roman" w:hAnsi="Roboto" w:cs="Times New Roman"/>
          <w:sz w:val="23"/>
          <w:szCs w:val="23"/>
          <w:lang w:eastAsia="en-IN"/>
        </w:rPr>
      </w:pPr>
      <w:ins w:id="1049" w:author="Unknown">
        <w:r w:rsidRPr="00DD16FF">
          <w:rPr>
            <w:rFonts w:ascii="Roboto" w:eastAsia="Times New Roman" w:hAnsi="Roboto" w:cs="Times New Roman"/>
            <w:sz w:val="23"/>
            <w:szCs w:val="23"/>
            <w:lang w:eastAsia="en-IN"/>
          </w:rPr>
          <w:t>We will call this function </w:t>
        </w:r>
        <w:r w:rsidRPr="00DD16FF">
          <w:rPr>
            <w:rFonts w:ascii="Courier New" w:eastAsia="Times New Roman" w:hAnsi="Courier New" w:cs="Courier New"/>
            <w:sz w:val="23"/>
            <w:szCs w:val="23"/>
            <w:lang w:eastAsia="en-IN"/>
          </w:rPr>
          <w:t>register</w:t>
        </w:r>
        <w:r w:rsidRPr="00DD16FF">
          <w:rPr>
            <w:rFonts w:ascii="Roboto" w:eastAsia="Times New Roman" w:hAnsi="Roboto" w:cs="Times New Roman"/>
            <w:sz w:val="23"/>
            <w:szCs w:val="23"/>
            <w:lang w:eastAsia="en-IN"/>
          </w:rPr>
          <w:t>. While we could build this form, we can also import the user creation form:</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50" w:author="Unknown"/>
          <w:rFonts w:ascii="Courier New" w:eastAsia="Times New Roman" w:hAnsi="Courier New" w:cs="Courier New"/>
          <w:sz w:val="23"/>
          <w:szCs w:val="23"/>
          <w:lang w:eastAsia="en-IN"/>
        </w:rPr>
      </w:pPr>
      <w:proofErr w:type="gramStart"/>
      <w:ins w:id="1051"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contrib</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auth</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forms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ins>
    </w:p>
    <w:p w:rsidR="00DD16FF" w:rsidRPr="00DD16FF" w:rsidRDefault="00DD16FF" w:rsidP="00DD16FF">
      <w:pPr>
        <w:spacing w:before="100" w:beforeAutospacing="1" w:after="100" w:afterAutospacing="1" w:line="240" w:lineRule="auto"/>
        <w:rPr>
          <w:ins w:id="1052" w:author="Unknown"/>
          <w:rFonts w:ascii="Roboto" w:eastAsia="Times New Roman" w:hAnsi="Roboto" w:cs="Times New Roman"/>
          <w:sz w:val="23"/>
          <w:szCs w:val="23"/>
          <w:lang w:eastAsia="en-IN"/>
        </w:rPr>
      </w:pPr>
      <w:ins w:id="1053" w:author="Unknown">
        <w:r w:rsidRPr="00DD16FF">
          <w:rPr>
            <w:rFonts w:ascii="Roboto" w:eastAsia="Times New Roman" w:hAnsi="Roboto" w:cs="Times New Roman"/>
            <w:sz w:val="23"/>
            <w:szCs w:val="23"/>
            <w:lang w:eastAsia="en-IN"/>
          </w:rPr>
          <w:t>Then build the </w:t>
        </w:r>
        <w:r w:rsidRPr="00DD16FF">
          <w:rPr>
            <w:rFonts w:ascii="Courier New" w:eastAsia="Times New Roman" w:hAnsi="Courier New" w:cs="Courier New"/>
            <w:sz w:val="23"/>
            <w:szCs w:val="23"/>
            <w:lang w:eastAsia="en-IN"/>
          </w:rPr>
          <w:t>register</w:t>
        </w:r>
        <w:r w:rsidRPr="00DD16FF">
          <w:rPr>
            <w:rFonts w:ascii="Roboto" w:eastAsia="Times New Roman" w:hAnsi="Roboto" w:cs="Times New Roman"/>
            <w:sz w:val="23"/>
            <w:szCs w:val="23"/>
            <w:lang w:eastAsia="en-IN"/>
          </w:rPr>
          <w:t> function:</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54" w:author="Unknown"/>
          <w:rFonts w:ascii="Courier New" w:eastAsia="Times New Roman" w:hAnsi="Courier New" w:cs="Courier New"/>
          <w:color w:val="000000"/>
          <w:sz w:val="23"/>
          <w:szCs w:val="23"/>
          <w:lang w:eastAsia="en-IN"/>
        </w:rPr>
      </w:pPr>
      <w:proofErr w:type="gramStart"/>
      <w:ins w:id="1055" w:author="Unknown">
        <w:r w:rsidRPr="00DD16FF">
          <w:rPr>
            <w:rFonts w:ascii="Courier New" w:eastAsia="Times New Roman" w:hAnsi="Courier New" w:cs="Courier New"/>
            <w:color w:val="000088"/>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56" w:author="Unknown"/>
          <w:rFonts w:ascii="Courier New" w:eastAsia="Times New Roman" w:hAnsi="Courier New" w:cs="Courier New"/>
          <w:color w:val="000000"/>
          <w:sz w:val="23"/>
          <w:szCs w:val="23"/>
          <w:lang w:eastAsia="en-IN"/>
        </w:rPr>
      </w:pPr>
      <w:ins w:id="1057"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58" w:author="Unknown"/>
          <w:rFonts w:ascii="Courier New" w:eastAsia="Times New Roman" w:hAnsi="Courier New" w:cs="Courier New"/>
          <w:color w:val="000000"/>
          <w:sz w:val="23"/>
          <w:szCs w:val="23"/>
          <w:lang w:eastAsia="en-IN"/>
        </w:rPr>
      </w:pPr>
      <w:ins w:id="1059"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request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60" w:author="Unknown"/>
          <w:rFonts w:ascii="Courier New" w:eastAsia="Times New Roman" w:hAnsi="Courier New" w:cs="Courier New"/>
          <w:color w:val="000000"/>
          <w:sz w:val="23"/>
          <w:szCs w:val="23"/>
          <w:lang w:eastAsia="en-IN"/>
        </w:rPr>
      </w:pPr>
      <w:ins w:id="1061" w:author="Unknown">
        <w:r w:rsidRPr="00DD16FF">
          <w:rPr>
            <w:rFonts w:ascii="Courier New" w:eastAsia="Times New Roman" w:hAnsi="Courier New" w:cs="Courier New"/>
            <w:color w:val="000000"/>
            <w:sz w:val="23"/>
            <w:szCs w:val="23"/>
            <w:lang w:eastAsia="en-IN"/>
          </w:rPr>
          <w:t xml:space="preserve">                  template_name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"main/register.html"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62" w:author="Unknown"/>
          <w:rFonts w:ascii="Courier New" w:eastAsia="Times New Roman" w:hAnsi="Courier New" w:cs="Courier New"/>
          <w:sz w:val="23"/>
          <w:szCs w:val="23"/>
          <w:lang w:eastAsia="en-IN"/>
        </w:rPr>
      </w:pPr>
      <w:ins w:id="1063" w:author="Unknown">
        <w:r w:rsidRPr="00DD16FF">
          <w:rPr>
            <w:rFonts w:ascii="Courier New" w:eastAsia="Times New Roman" w:hAnsi="Courier New" w:cs="Courier New"/>
            <w:color w:val="000000"/>
            <w:sz w:val="23"/>
            <w:szCs w:val="23"/>
            <w:lang w:eastAsia="en-IN"/>
          </w:rPr>
          <w:lastRenderedPageBreak/>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064" w:author="Unknown"/>
          <w:rFonts w:ascii="Roboto" w:eastAsia="Times New Roman" w:hAnsi="Roboto" w:cs="Times New Roman"/>
          <w:sz w:val="23"/>
          <w:szCs w:val="23"/>
          <w:lang w:eastAsia="en-IN"/>
        </w:rPr>
      </w:pPr>
      <w:ins w:id="1065" w:author="Unknown">
        <w:r w:rsidRPr="00DD16FF">
          <w:rPr>
            <w:rFonts w:ascii="Roboto" w:eastAsia="Times New Roman" w:hAnsi="Roboto" w:cs="Times New Roman"/>
            <w:sz w:val="23"/>
            <w:szCs w:val="23"/>
            <w:lang w:eastAsia="en-IN"/>
          </w:rPr>
          <w:t>Okay, the template is done, the view is done. That's the model and the view boxes checked. All that's left is the controller! Head to </w:t>
        </w:r>
        <w:r w:rsidRPr="00DD16FF">
          <w:rPr>
            <w:rFonts w:ascii="Courier New" w:eastAsia="Times New Roman" w:hAnsi="Courier New" w:cs="Courier New"/>
            <w:sz w:val="23"/>
            <w:szCs w:val="23"/>
            <w:lang w:eastAsia="en-IN"/>
          </w:rPr>
          <w:t>mysite/main/urls.py</w:t>
        </w:r>
        <w:r w:rsidRPr="00DD16FF">
          <w:rPr>
            <w:rFonts w:ascii="Roboto" w:eastAsia="Times New Roman" w:hAnsi="Roboto" w:cs="Times New Roman"/>
            <w:sz w:val="23"/>
            <w:szCs w:val="23"/>
            <w:lang w:eastAsia="en-IN"/>
          </w:rPr>
          <w:t> and let's add that now!</w:t>
        </w:r>
      </w:ins>
    </w:p>
    <w:p w:rsidR="00DD16FF" w:rsidRPr="00DD16FF" w:rsidRDefault="00DD16FF" w:rsidP="00DD16FF">
      <w:pPr>
        <w:spacing w:before="100" w:beforeAutospacing="1" w:after="100" w:afterAutospacing="1" w:line="240" w:lineRule="auto"/>
        <w:rPr>
          <w:ins w:id="1066" w:author="Unknown"/>
          <w:rFonts w:ascii="Roboto" w:eastAsia="Times New Roman" w:hAnsi="Roboto" w:cs="Times New Roman"/>
          <w:sz w:val="23"/>
          <w:szCs w:val="23"/>
          <w:lang w:eastAsia="en-IN"/>
        </w:rPr>
      </w:pPr>
      <w:ins w:id="1067" w:author="Unknown">
        <w:r w:rsidRPr="00DD16FF">
          <w:rPr>
            <w:rFonts w:ascii="Roboto" w:eastAsia="Times New Roman" w:hAnsi="Roboto" w:cs="Times New Roman"/>
            <w:sz w:val="23"/>
            <w:szCs w:val="23"/>
            <w:lang w:eastAsia="en-IN"/>
          </w:rPr>
          <w:t>We just need to add the path:</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68" w:author="Unknown"/>
          <w:rFonts w:ascii="Courier New" w:eastAsia="Times New Roman" w:hAnsi="Courier New" w:cs="Courier New"/>
          <w:sz w:val="23"/>
          <w:szCs w:val="23"/>
          <w:lang w:eastAsia="en-IN"/>
        </w:rPr>
      </w:pPr>
      <w:proofErr w:type="gramStart"/>
      <w:ins w:id="1069" w:author="Unknown">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"register"</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070" w:author="Unknown"/>
          <w:rFonts w:ascii="Roboto" w:eastAsia="Times New Roman" w:hAnsi="Roboto" w:cs="Times New Roman"/>
          <w:sz w:val="23"/>
          <w:szCs w:val="23"/>
          <w:lang w:eastAsia="en-IN"/>
        </w:rPr>
      </w:pPr>
      <w:ins w:id="1071" w:author="Unknown">
        <w:r w:rsidRPr="00DD16FF">
          <w:rPr>
            <w:rFonts w:ascii="Roboto" w:eastAsia="Times New Roman" w:hAnsi="Roboto" w:cs="Times New Roman"/>
            <w:sz w:val="23"/>
            <w:szCs w:val="23"/>
            <w:lang w:eastAsia="en-IN"/>
          </w:rPr>
          <w:t>Full file: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72" w:author="Unknown"/>
          <w:rFonts w:ascii="Courier New" w:eastAsia="Times New Roman" w:hAnsi="Courier New" w:cs="Courier New"/>
          <w:color w:val="000000"/>
          <w:sz w:val="23"/>
          <w:szCs w:val="23"/>
          <w:lang w:eastAsia="en-IN"/>
        </w:rPr>
      </w:pPr>
      <w:proofErr w:type="gramStart"/>
      <w:ins w:id="1073"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urls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path</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74" w:author="Unknown"/>
          <w:rFonts w:ascii="Courier New" w:eastAsia="Times New Roman" w:hAnsi="Courier New" w:cs="Courier New"/>
          <w:color w:val="000000"/>
          <w:sz w:val="23"/>
          <w:szCs w:val="23"/>
          <w:lang w:eastAsia="en-IN"/>
        </w:rPr>
      </w:pPr>
      <w:proofErr w:type="gramStart"/>
      <w:ins w:id="1075" w:author="Unknown">
        <w:r w:rsidRPr="00DD16FF">
          <w:rPr>
            <w:rFonts w:ascii="Courier New" w:eastAsia="Times New Roman" w:hAnsi="Courier New" w:cs="Courier New"/>
            <w:color w:val="000088"/>
            <w:sz w:val="23"/>
            <w:szCs w:val="23"/>
            <w:lang w:eastAsia="en-IN"/>
          </w:rPr>
          <w:t>from</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import</w:t>
        </w:r>
        <w:proofErr w:type="gramEnd"/>
        <w:r w:rsidRPr="00DD16FF">
          <w:rPr>
            <w:rFonts w:ascii="Courier New" w:eastAsia="Times New Roman" w:hAnsi="Courier New" w:cs="Courier New"/>
            <w:color w:val="000000"/>
            <w:sz w:val="23"/>
            <w:szCs w:val="23"/>
            <w:lang w:eastAsia="en-IN"/>
          </w:rPr>
          <w:t xml:space="preserve"> views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76"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77"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78" w:author="Unknown"/>
          <w:rFonts w:ascii="Courier New" w:eastAsia="Times New Roman" w:hAnsi="Courier New" w:cs="Courier New"/>
          <w:color w:val="000000"/>
          <w:sz w:val="23"/>
          <w:szCs w:val="23"/>
          <w:lang w:eastAsia="en-IN"/>
        </w:rPr>
      </w:pPr>
      <w:ins w:id="1079" w:author="Unknown">
        <w:r w:rsidRPr="00DD16FF">
          <w:rPr>
            <w:rFonts w:ascii="Courier New" w:eastAsia="Times New Roman" w:hAnsi="Courier New" w:cs="Courier New"/>
            <w:color w:val="000000"/>
            <w:sz w:val="23"/>
            <w:szCs w:val="23"/>
            <w:lang w:eastAsia="en-IN"/>
          </w:rPr>
          <w:t xml:space="preserve">app_name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8800"/>
            <w:sz w:val="23"/>
            <w:szCs w:val="23"/>
            <w:lang w:eastAsia="en-IN"/>
          </w:rPr>
          <w:t>'main'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880000"/>
            <w:sz w:val="23"/>
            <w:szCs w:val="23"/>
            <w:lang w:eastAsia="en-IN"/>
          </w:rPr>
          <w:t>#</w:t>
        </w:r>
        <w:proofErr w:type="gramEnd"/>
        <w:r w:rsidRPr="00DD16FF">
          <w:rPr>
            <w:rFonts w:ascii="Courier New" w:eastAsia="Times New Roman" w:hAnsi="Courier New" w:cs="Courier New"/>
            <w:color w:val="880000"/>
            <w:sz w:val="23"/>
            <w:szCs w:val="23"/>
            <w:lang w:eastAsia="en-IN"/>
          </w:rPr>
          <w:t xml:space="preserve"> here for namespacing of urls.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80"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81" w:author="Unknown"/>
          <w:rFonts w:ascii="Courier New" w:eastAsia="Times New Roman" w:hAnsi="Courier New" w:cs="Courier New"/>
          <w:color w:val="000000"/>
          <w:sz w:val="23"/>
          <w:szCs w:val="23"/>
          <w:lang w:eastAsia="en-IN"/>
        </w:rPr>
      </w:pPr>
      <w:proofErr w:type="gramStart"/>
      <w:ins w:id="1082" w:author="Unknown">
        <w:r w:rsidRPr="00DD16FF">
          <w:rPr>
            <w:rFonts w:ascii="Courier New" w:eastAsia="Times New Roman" w:hAnsi="Courier New" w:cs="Courier New"/>
            <w:color w:val="000000"/>
            <w:sz w:val="23"/>
            <w:szCs w:val="23"/>
            <w:lang w:eastAsia="en-IN"/>
          </w:rPr>
          <w:t>urlpatterns</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83" w:author="Unknown"/>
          <w:rFonts w:ascii="Courier New" w:eastAsia="Times New Roman" w:hAnsi="Courier New" w:cs="Courier New"/>
          <w:color w:val="000000"/>
          <w:sz w:val="23"/>
          <w:szCs w:val="23"/>
          <w:lang w:eastAsia="en-IN"/>
        </w:rPr>
      </w:pPr>
      <w:ins w:id="1084"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homepage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"homepage"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85" w:author="Unknown"/>
          <w:rFonts w:ascii="Courier New" w:eastAsia="Times New Roman" w:hAnsi="Courier New" w:cs="Courier New"/>
          <w:color w:val="000000"/>
          <w:sz w:val="23"/>
          <w:szCs w:val="23"/>
          <w:lang w:eastAsia="en-IN"/>
        </w:rPr>
      </w:pPr>
      <w:ins w:id="108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"register"</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87" w:author="Unknown"/>
          <w:rFonts w:ascii="Courier New" w:eastAsia="Times New Roman" w:hAnsi="Courier New" w:cs="Courier New"/>
          <w:sz w:val="23"/>
          <w:szCs w:val="23"/>
          <w:lang w:eastAsia="en-IN"/>
        </w:rPr>
      </w:pPr>
      <w:ins w:id="1088" w:author="Unknown">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089" w:author="Unknown"/>
          <w:rFonts w:ascii="Roboto" w:eastAsia="Times New Roman" w:hAnsi="Roboto" w:cs="Times New Roman"/>
          <w:sz w:val="23"/>
          <w:szCs w:val="23"/>
          <w:lang w:eastAsia="en-IN"/>
        </w:rPr>
      </w:pPr>
      <w:ins w:id="1090" w:author="Unknown">
        <w:r w:rsidRPr="00DD16FF">
          <w:rPr>
            <w:rFonts w:ascii="Roboto" w:eastAsia="Times New Roman" w:hAnsi="Roboto" w:cs="Times New Roman"/>
            <w:sz w:val="23"/>
            <w:szCs w:val="23"/>
            <w:lang w:eastAsia="en-IN"/>
          </w:rPr>
          <w:t>Are we done? I think we're done! Let's click on </w:t>
        </w:r>
        <w:r w:rsidRPr="00DD16FF">
          <w:rPr>
            <w:rFonts w:ascii="Courier New" w:eastAsia="Times New Roman" w:hAnsi="Courier New" w:cs="Courier New"/>
            <w:sz w:val="23"/>
            <w:szCs w:val="23"/>
            <w:lang w:eastAsia="en-IN"/>
          </w:rPr>
          <w:t>register</w:t>
        </w:r>
        <w:r w:rsidRPr="00DD16FF">
          <w:rPr>
            <w:rFonts w:ascii="Roboto" w:eastAsia="Times New Roman" w:hAnsi="Roboto" w:cs="Times New Roman"/>
            <w:sz w:val="23"/>
            <w:szCs w:val="23"/>
            <w:lang w:eastAsia="en-IN"/>
          </w:rPr>
          <w:t> in the navbar!</w:t>
        </w:r>
      </w:ins>
    </w:p>
    <w:p w:rsidR="00DD16FF" w:rsidRPr="00DD16FF" w:rsidRDefault="00DD16FF" w:rsidP="00DD16FF">
      <w:pPr>
        <w:spacing w:after="0" w:line="240" w:lineRule="auto"/>
        <w:rPr>
          <w:ins w:id="1091"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9593580" cy="5478780"/>
            <wp:effectExtent l="0" t="0" r="7620" b="7620"/>
            <wp:docPr id="20" name="Picture 20"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ython tutori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93580" cy="547878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1092" w:author="Unknown"/>
          <w:rFonts w:ascii="Roboto" w:eastAsia="Times New Roman" w:hAnsi="Roboto" w:cs="Times New Roman"/>
          <w:sz w:val="23"/>
          <w:szCs w:val="23"/>
          <w:lang w:eastAsia="en-IN"/>
        </w:rPr>
      </w:pPr>
      <w:ins w:id="1093" w:author="Unknown">
        <w:r w:rsidRPr="00DD16FF">
          <w:rPr>
            <w:rFonts w:ascii="Roboto" w:eastAsia="Times New Roman" w:hAnsi="Roboto" w:cs="Times New Roman"/>
            <w:sz w:val="23"/>
            <w:szCs w:val="23"/>
            <w:lang w:eastAsia="en-IN"/>
          </w:rPr>
          <w:t>Okay, we're off to a decent start. I wish the form was not right up to the left edge like that though. Let's fix that by putting the body content in a </w:t>
        </w:r>
        <w:r w:rsidRPr="00DD16FF">
          <w:rPr>
            <w:rFonts w:ascii="Courier New" w:eastAsia="Times New Roman" w:hAnsi="Courier New" w:cs="Courier New"/>
            <w:sz w:val="23"/>
            <w:szCs w:val="23"/>
            <w:lang w:eastAsia="en-IN"/>
          </w:rPr>
          <w:t>container</w:t>
        </w:r>
        <w:r w:rsidRPr="00DD16FF">
          <w:rPr>
            <w:rFonts w:ascii="Roboto" w:eastAsia="Times New Roman" w:hAnsi="Roboto" w:cs="Times New Roman"/>
            <w:sz w:val="23"/>
            <w:szCs w:val="23"/>
            <w:lang w:eastAsia="en-IN"/>
          </w:rPr>
          <w:t> div.</w:t>
        </w:r>
      </w:ins>
    </w:p>
    <w:p w:rsidR="00DD16FF" w:rsidRPr="00DD16FF" w:rsidRDefault="00DD16FF" w:rsidP="00DD16FF">
      <w:pPr>
        <w:spacing w:after="0" w:line="240" w:lineRule="auto"/>
        <w:rPr>
          <w:ins w:id="1094" w:author="Unknown"/>
          <w:rFonts w:ascii="Times New Roman" w:eastAsia="Times New Roman" w:hAnsi="Times New Roman" w:cs="Times New Roman"/>
          <w:sz w:val="24"/>
          <w:szCs w:val="24"/>
          <w:lang w:eastAsia="en-IN"/>
        </w:rPr>
      </w:pPr>
      <w:ins w:id="1095" w:author="Unknown">
        <w:r w:rsidRPr="00DD16FF">
          <w:rPr>
            <w:rFonts w:ascii="Courier New" w:eastAsia="Times New Roman" w:hAnsi="Courier New" w:cs="Courier New"/>
            <w:sz w:val="23"/>
            <w:szCs w:val="23"/>
            <w:lang w:eastAsia="en-IN"/>
          </w:rPr>
          <w:t>mysite/main/templates/main/header.html</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96" w:author="Unknown"/>
          <w:rFonts w:ascii="Courier New" w:eastAsia="Times New Roman" w:hAnsi="Courier New" w:cs="Courier New"/>
          <w:color w:val="000000"/>
          <w:sz w:val="23"/>
          <w:szCs w:val="23"/>
          <w:lang w:eastAsia="en-IN"/>
        </w:rPr>
      </w:pPr>
      <w:ins w:id="1097" w:author="Unknown">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098" w:author="Unknown"/>
          <w:rFonts w:ascii="Courier New" w:eastAsia="Times New Roman" w:hAnsi="Courier New" w:cs="Courier New"/>
          <w:color w:val="000000"/>
          <w:sz w:val="23"/>
          <w:szCs w:val="23"/>
          <w:lang w:eastAsia="en-IN"/>
        </w:rPr>
      </w:pPr>
      <w:ins w:id="1099"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"container"</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00" w:author="Unknown"/>
          <w:rFonts w:ascii="Courier New" w:eastAsia="Times New Roman" w:hAnsi="Courier New" w:cs="Courier New"/>
          <w:color w:val="000000"/>
          <w:sz w:val="23"/>
          <w:szCs w:val="23"/>
          <w:lang w:eastAsia="en-IN"/>
        </w:rPr>
      </w:pPr>
      <w:ins w:id="1101"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block content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02" w:author="Unknown"/>
          <w:rFonts w:ascii="Courier New" w:eastAsia="Times New Roman" w:hAnsi="Courier New" w:cs="Courier New"/>
          <w:color w:val="000000"/>
          <w:sz w:val="23"/>
          <w:szCs w:val="23"/>
          <w:lang w:eastAsia="en-IN"/>
        </w:rPr>
      </w:pPr>
      <w:ins w:id="1103"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endblock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04" w:author="Unknown"/>
          <w:rFonts w:ascii="Courier New" w:eastAsia="Times New Roman" w:hAnsi="Courier New" w:cs="Courier New"/>
          <w:color w:val="000000"/>
          <w:sz w:val="23"/>
          <w:szCs w:val="23"/>
          <w:lang w:eastAsia="en-IN"/>
        </w:rPr>
      </w:pPr>
      <w:ins w:id="1105"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06" w:author="Unknown"/>
          <w:rFonts w:ascii="Courier New" w:eastAsia="Times New Roman" w:hAnsi="Courier New" w:cs="Courier New"/>
          <w:color w:val="000000"/>
          <w:sz w:val="23"/>
          <w:szCs w:val="23"/>
          <w:lang w:eastAsia="en-IN"/>
        </w:rPr>
      </w:pPr>
      <w:ins w:id="1107" w:author="Unknown">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108" w:author="Unknown"/>
          <w:rFonts w:ascii="Roboto" w:eastAsia="Times New Roman" w:hAnsi="Roboto" w:cs="Times New Roman"/>
          <w:sz w:val="23"/>
          <w:szCs w:val="23"/>
          <w:lang w:eastAsia="en-IN"/>
        </w:rPr>
      </w:pPr>
      <w:ins w:id="1109" w:author="Unknown">
        <w:r w:rsidRPr="00DD16FF">
          <w:rPr>
            <w:rFonts w:ascii="Roboto" w:eastAsia="Times New Roman" w:hAnsi="Roboto" w:cs="Times New Roman"/>
            <w:sz w:val="23"/>
            <w:szCs w:val="23"/>
            <w:lang w:eastAsia="en-IN"/>
          </w:rPr>
          <w:t>Then maybe a break or two in the </w:t>
        </w:r>
        <w:r w:rsidRPr="00DD16FF">
          <w:rPr>
            <w:rFonts w:ascii="Courier New" w:eastAsia="Times New Roman" w:hAnsi="Courier New" w:cs="Courier New"/>
            <w:sz w:val="23"/>
            <w:szCs w:val="23"/>
            <w:lang w:eastAsia="en-IN"/>
          </w:rPr>
          <w:t>register.html</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10" w:author="Unknown"/>
          <w:rFonts w:ascii="Courier New" w:eastAsia="Times New Roman" w:hAnsi="Courier New" w:cs="Courier New"/>
          <w:color w:val="000000"/>
          <w:sz w:val="23"/>
          <w:szCs w:val="23"/>
          <w:lang w:eastAsia="en-IN"/>
        </w:rPr>
      </w:pPr>
      <w:ins w:id="1111"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extends </w:t>
        </w:r>
        <w:r w:rsidRPr="00DD16FF">
          <w:rPr>
            <w:rFonts w:ascii="Courier New" w:eastAsia="Times New Roman" w:hAnsi="Courier New" w:cs="Courier New"/>
            <w:color w:val="008800"/>
            <w:sz w:val="23"/>
            <w:szCs w:val="23"/>
            <w:lang w:eastAsia="en-IN"/>
          </w:rPr>
          <w:t>'main/header.html'</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12"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13" w:author="Unknown"/>
          <w:rFonts w:ascii="Courier New" w:eastAsia="Times New Roman" w:hAnsi="Courier New" w:cs="Courier New"/>
          <w:color w:val="000000"/>
          <w:sz w:val="23"/>
          <w:szCs w:val="23"/>
          <w:lang w:eastAsia="en-IN"/>
        </w:rPr>
      </w:pPr>
      <w:ins w:id="1114"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block content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15" w:author="Unknown"/>
          <w:rFonts w:ascii="Courier New" w:eastAsia="Times New Roman" w:hAnsi="Courier New" w:cs="Courier New"/>
          <w:color w:val="000000"/>
          <w:sz w:val="23"/>
          <w:szCs w:val="23"/>
          <w:lang w:eastAsia="en-IN"/>
        </w:rPr>
      </w:pPr>
      <w:ins w:id="1116"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proofErr w:type="gramStart"/>
        <w:r w:rsidRPr="00DD16FF">
          <w:rPr>
            <w:rFonts w:ascii="Courier New" w:eastAsia="Times New Roman" w:hAnsi="Courier New" w:cs="Courier New"/>
            <w:color w:val="000000"/>
            <w:sz w:val="23"/>
            <w:szCs w:val="23"/>
            <w:lang w:eastAsia="en-IN"/>
          </w:rPr>
          <w:t>br</w:t>
        </w:r>
        <w:proofErr w:type="gramEnd"/>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17" w:author="Unknown"/>
          <w:rFonts w:ascii="Courier New" w:eastAsia="Times New Roman" w:hAnsi="Courier New" w:cs="Courier New"/>
          <w:color w:val="000000"/>
          <w:sz w:val="23"/>
          <w:szCs w:val="23"/>
          <w:lang w:eastAsia="en-IN"/>
        </w:rPr>
      </w:pPr>
      <w:ins w:id="1118"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form method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"POST"</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19" w:author="Unknown"/>
          <w:rFonts w:ascii="Courier New" w:eastAsia="Times New Roman" w:hAnsi="Courier New" w:cs="Courier New"/>
          <w:color w:val="000000"/>
          <w:sz w:val="23"/>
          <w:szCs w:val="23"/>
          <w:lang w:eastAsia="en-IN"/>
        </w:rPr>
      </w:pPr>
      <w:ins w:id="1120" w:author="Unknown">
        <w:r w:rsidRPr="00DD16FF">
          <w:rPr>
            <w:rFonts w:ascii="Courier New" w:eastAsia="Times New Roman" w:hAnsi="Courier New" w:cs="Courier New"/>
            <w:color w:val="000000"/>
            <w:sz w:val="23"/>
            <w:szCs w:val="23"/>
            <w:lang w:eastAsia="en-IN"/>
          </w:rPr>
          <w:lastRenderedPageBreak/>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csrf_token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21" w:author="Unknown"/>
          <w:rFonts w:ascii="Courier New" w:eastAsia="Times New Roman" w:hAnsi="Courier New" w:cs="Courier New"/>
          <w:color w:val="000000"/>
          <w:sz w:val="23"/>
          <w:szCs w:val="23"/>
          <w:lang w:eastAsia="en-IN"/>
        </w:rPr>
      </w:pPr>
      <w:ins w:id="1122"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23" w:author="Unknown"/>
          <w:rFonts w:ascii="Courier New" w:eastAsia="Times New Roman" w:hAnsi="Courier New" w:cs="Courier New"/>
          <w:color w:val="000000"/>
          <w:sz w:val="23"/>
          <w:szCs w:val="23"/>
          <w:lang w:eastAsia="en-IN"/>
        </w:rPr>
      </w:pPr>
      <w:ins w:id="1124"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25"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26" w:author="Unknown"/>
          <w:rFonts w:ascii="Courier New" w:eastAsia="Times New Roman" w:hAnsi="Courier New" w:cs="Courier New"/>
          <w:color w:val="000000"/>
          <w:sz w:val="23"/>
          <w:szCs w:val="23"/>
          <w:lang w:eastAsia="en-IN"/>
        </w:rPr>
      </w:pPr>
      <w:ins w:id="1127"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If</w:t>
        </w:r>
        <w:r w:rsidRPr="00DD16FF">
          <w:rPr>
            <w:rFonts w:ascii="Courier New" w:eastAsia="Times New Roman" w:hAnsi="Courier New" w:cs="Courier New"/>
            <w:color w:val="000000"/>
            <w:sz w:val="23"/>
            <w:szCs w:val="23"/>
            <w:lang w:eastAsia="en-IN"/>
          </w:rPr>
          <w:t xml:space="preserve"> you already have an account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a href</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"/login"</w:t>
        </w:r>
        <w:r w:rsidRPr="00DD16FF">
          <w:rPr>
            <w:rFonts w:ascii="Courier New" w:eastAsia="Times New Roman" w:hAnsi="Courier New" w:cs="Courier New"/>
            <w:color w:val="000000"/>
            <w:sz w:val="23"/>
            <w:szCs w:val="23"/>
            <w:lang w:eastAsia="en-IN"/>
          </w:rPr>
          <w:t xml:space="preserve"> target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"blank"</w:t>
        </w:r>
        <w:r w:rsidRPr="00DD16FF">
          <w:rPr>
            <w:rFonts w:ascii="Courier New" w:eastAsia="Times New Roman" w:hAnsi="Courier New" w:cs="Courier New"/>
            <w:color w:val="666600"/>
            <w:sz w:val="23"/>
            <w:szCs w:val="23"/>
            <w:lang w:eastAsia="en-IN"/>
          </w:rPr>
          <w:t>&gt;&lt;</w:t>
        </w:r>
        <w:r w:rsidRPr="00DD16FF">
          <w:rPr>
            <w:rFonts w:ascii="Courier New" w:eastAsia="Times New Roman" w:hAnsi="Courier New" w:cs="Courier New"/>
            <w:color w:val="000000"/>
            <w:sz w:val="23"/>
            <w:szCs w:val="23"/>
            <w:lang w:eastAsia="en-IN"/>
          </w:rPr>
          <w:t>strong</w:t>
        </w:r>
        <w:r w:rsidRPr="00DD16FF">
          <w:rPr>
            <w:rFonts w:ascii="Courier New" w:eastAsia="Times New Roman" w:hAnsi="Courier New" w:cs="Courier New"/>
            <w:color w:val="666600"/>
            <w:sz w:val="23"/>
            <w:szCs w:val="23"/>
            <w:lang w:eastAsia="en-IN"/>
          </w:rPr>
          <w:t>&gt;</w:t>
        </w:r>
        <w:r w:rsidRPr="00DD16FF">
          <w:rPr>
            <w:rFonts w:ascii="Courier New" w:eastAsia="Times New Roman" w:hAnsi="Courier New" w:cs="Courier New"/>
            <w:color w:val="000000"/>
            <w:sz w:val="23"/>
            <w:szCs w:val="23"/>
            <w:lang w:eastAsia="en-IN"/>
          </w:rPr>
          <w:t>login</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strong</w:t>
        </w:r>
        <w:r w:rsidRPr="00DD16FF">
          <w:rPr>
            <w:rFonts w:ascii="Courier New" w:eastAsia="Times New Roman" w:hAnsi="Courier New" w:cs="Courier New"/>
            <w:color w:val="666600"/>
            <w:sz w:val="23"/>
            <w:szCs w:val="23"/>
            <w:lang w:eastAsia="en-IN"/>
          </w:rPr>
          <w:t>&gt;&lt;/</w:t>
        </w:r>
        <w:r w:rsidRPr="00DD16FF">
          <w:rPr>
            <w:rFonts w:ascii="Courier New" w:eastAsia="Times New Roman" w:hAnsi="Courier New" w:cs="Courier New"/>
            <w:color w:val="000000"/>
            <w:sz w:val="23"/>
            <w:szCs w:val="23"/>
            <w:lang w:eastAsia="en-IN"/>
          </w:rPr>
          <w:t>a</w:t>
        </w:r>
        <w:r w:rsidRPr="00DD16FF">
          <w:rPr>
            <w:rFonts w:ascii="Courier New" w:eastAsia="Times New Roman" w:hAnsi="Courier New" w:cs="Courier New"/>
            <w:color w:val="666600"/>
            <w:sz w:val="23"/>
            <w:szCs w:val="23"/>
            <w:lang w:eastAsia="en-IN"/>
          </w:rPr>
          <w:t>&gt;</w:t>
        </w:r>
        <w:r w:rsidRPr="00DD16FF">
          <w:rPr>
            <w:rFonts w:ascii="Courier New" w:eastAsia="Times New Roman" w:hAnsi="Courier New" w:cs="Courier New"/>
            <w:color w:val="000000"/>
            <w:sz w:val="23"/>
            <w:szCs w:val="23"/>
            <w:lang w:eastAsia="en-IN"/>
          </w:rPr>
          <w:t xml:space="preserve"> instead</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28"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29" w:author="Unknown"/>
          <w:rFonts w:ascii="Courier New" w:eastAsia="Times New Roman" w:hAnsi="Courier New" w:cs="Courier New"/>
          <w:sz w:val="23"/>
          <w:szCs w:val="23"/>
          <w:lang w:eastAsia="en-IN"/>
        </w:rPr>
      </w:pPr>
      <w:ins w:id="1130"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endblock </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after="0" w:line="240" w:lineRule="auto"/>
        <w:rPr>
          <w:ins w:id="1131"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9593580" cy="6774180"/>
            <wp:effectExtent l="0" t="0" r="7620" b="7620"/>
            <wp:docPr id="19" name="Picture 19"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ython tutoria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93580" cy="677418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1132" w:author="Unknown"/>
          <w:rFonts w:ascii="Roboto" w:eastAsia="Times New Roman" w:hAnsi="Roboto" w:cs="Times New Roman"/>
          <w:sz w:val="23"/>
          <w:szCs w:val="23"/>
          <w:lang w:eastAsia="en-IN"/>
        </w:rPr>
      </w:pPr>
      <w:ins w:id="1133" w:author="Unknown">
        <w:r w:rsidRPr="00DD16FF">
          <w:rPr>
            <w:rFonts w:ascii="Roboto" w:eastAsia="Times New Roman" w:hAnsi="Roboto" w:cs="Times New Roman"/>
            <w:sz w:val="23"/>
            <w:szCs w:val="23"/>
            <w:lang w:eastAsia="en-IN"/>
          </w:rPr>
          <w:t>Great, but the form doesn't actually do anything, so let's change that next!</w:t>
        </w:r>
      </w:ins>
    </w:p>
    <w:p w:rsidR="00DD16FF" w:rsidRPr="00DD16FF" w:rsidRDefault="00DD16FF" w:rsidP="00DD16FF">
      <w:pPr>
        <w:spacing w:before="100" w:beforeAutospacing="1" w:after="100" w:afterAutospacing="1" w:line="240" w:lineRule="auto"/>
        <w:rPr>
          <w:ins w:id="1134" w:author="Unknown"/>
          <w:rFonts w:ascii="Roboto" w:eastAsia="Times New Roman" w:hAnsi="Roboto" w:cs="Times New Roman"/>
          <w:sz w:val="23"/>
          <w:szCs w:val="23"/>
          <w:lang w:eastAsia="en-IN"/>
        </w:rPr>
      </w:pPr>
      <w:ins w:id="1135" w:author="Unknown">
        <w:r w:rsidRPr="00DD16FF">
          <w:rPr>
            <w:rFonts w:ascii="Roboto" w:eastAsia="Times New Roman" w:hAnsi="Roboto" w:cs="Times New Roman"/>
            <w:sz w:val="23"/>
            <w:szCs w:val="23"/>
            <w:lang w:eastAsia="en-IN"/>
          </w:rPr>
          <w:lastRenderedPageBreak/>
          <w:t>Inside our form tags, let's add a submit button:</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36" w:author="Unknown"/>
          <w:rFonts w:ascii="Courier New" w:eastAsia="Times New Roman" w:hAnsi="Courier New" w:cs="Courier New"/>
          <w:sz w:val="23"/>
          <w:szCs w:val="23"/>
          <w:lang w:eastAsia="en-IN"/>
        </w:rPr>
      </w:pPr>
      <w:ins w:id="1137"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&lt;button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style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000000"/>
            <w:sz w:val="23"/>
            <w:szCs w:val="23"/>
            <w:lang w:eastAsia="en-IN"/>
          </w:rPr>
          <w:t>background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color</w:t>
        </w:r>
        <w:proofErr w:type="gramStart"/>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F4EB16</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color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blue</w:t>
        </w:r>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"btn btn-outline-info"</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type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"submit"</w:t>
        </w:r>
        <w:r w:rsidRPr="00DD16FF">
          <w:rPr>
            <w:rFonts w:ascii="Courier New" w:eastAsia="Times New Roman" w:hAnsi="Courier New" w:cs="Courier New"/>
            <w:color w:val="000088"/>
            <w:sz w:val="23"/>
            <w:szCs w:val="23"/>
            <w:lang w:eastAsia="en-IN"/>
          </w:rPr>
          <w:t>&gt;</w:t>
        </w:r>
        <w:r w:rsidRPr="00DD16FF">
          <w:rPr>
            <w:rFonts w:ascii="Courier New" w:eastAsia="Times New Roman" w:hAnsi="Courier New" w:cs="Courier New"/>
            <w:color w:val="000000"/>
            <w:sz w:val="23"/>
            <w:szCs w:val="23"/>
            <w:lang w:eastAsia="en-IN"/>
          </w:rPr>
          <w:t>Sign Up</w:t>
        </w:r>
        <w:r w:rsidRPr="00DD16FF">
          <w:rPr>
            <w:rFonts w:ascii="Courier New" w:eastAsia="Times New Roman" w:hAnsi="Courier New" w:cs="Courier New"/>
            <w:color w:val="000088"/>
            <w:sz w:val="23"/>
            <w:szCs w:val="23"/>
            <w:lang w:eastAsia="en-IN"/>
          </w:rPr>
          <w:t>&lt;/button&gt;</w:t>
        </w:r>
      </w:ins>
    </w:p>
    <w:p w:rsidR="00DD16FF" w:rsidRPr="00DD16FF" w:rsidRDefault="00DD16FF" w:rsidP="00DD16FF">
      <w:pPr>
        <w:spacing w:before="100" w:beforeAutospacing="1" w:after="100" w:afterAutospacing="1" w:line="240" w:lineRule="auto"/>
        <w:rPr>
          <w:ins w:id="1138" w:author="Unknown"/>
          <w:rFonts w:ascii="Roboto" w:eastAsia="Times New Roman" w:hAnsi="Roboto" w:cs="Times New Roman"/>
          <w:sz w:val="23"/>
          <w:szCs w:val="23"/>
          <w:lang w:eastAsia="en-IN"/>
        </w:rPr>
      </w:pPr>
      <w:ins w:id="1139" w:author="Unknown">
        <w:r w:rsidRPr="00DD16FF">
          <w:rPr>
            <w:rFonts w:ascii="Roboto" w:eastAsia="Times New Roman" w:hAnsi="Roboto" w:cs="Times New Roman"/>
            <w:sz w:val="23"/>
            <w:szCs w:val="23"/>
            <w:lang w:eastAsia="en-IN"/>
          </w:rPr>
          <w:t>So now our full </w:t>
        </w:r>
        <w:r w:rsidRPr="00DD16FF">
          <w:rPr>
            <w:rFonts w:ascii="Courier New" w:eastAsia="Times New Roman" w:hAnsi="Courier New" w:cs="Courier New"/>
            <w:sz w:val="23"/>
            <w:szCs w:val="23"/>
            <w:lang w:eastAsia="en-IN"/>
          </w:rPr>
          <w:t>mysite/main/templates/main/register</w:t>
        </w:r>
        <w:r w:rsidRPr="00DD16FF">
          <w:rPr>
            <w:rFonts w:ascii="Roboto" w:eastAsia="Times New Roman" w:hAnsi="Roboto" w:cs="Times New Roman"/>
            <w:sz w:val="23"/>
            <w:szCs w:val="23"/>
            <w:lang w:eastAsia="en-IN"/>
          </w:rPr>
          <w:t> page is: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40" w:author="Unknown"/>
          <w:rFonts w:ascii="Courier New" w:eastAsia="Times New Roman" w:hAnsi="Courier New" w:cs="Courier New"/>
          <w:color w:val="000000"/>
          <w:sz w:val="23"/>
          <w:szCs w:val="23"/>
          <w:lang w:eastAsia="en-IN"/>
        </w:rPr>
      </w:pPr>
      <w:ins w:id="1141" w:author="Unknown">
        <w:r w:rsidRPr="00DD16FF">
          <w:rPr>
            <w:rFonts w:ascii="Courier New" w:eastAsia="Times New Roman" w:hAnsi="Courier New" w:cs="Courier New"/>
            <w:color w:val="000000"/>
            <w:sz w:val="23"/>
            <w:szCs w:val="23"/>
            <w:lang w:eastAsia="en-IN"/>
          </w:rPr>
          <w:t>{% extends 'main/header.html'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42"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43" w:author="Unknown"/>
          <w:rFonts w:ascii="Courier New" w:eastAsia="Times New Roman" w:hAnsi="Courier New" w:cs="Courier New"/>
          <w:color w:val="000000"/>
          <w:sz w:val="23"/>
          <w:szCs w:val="23"/>
          <w:lang w:eastAsia="en-IN"/>
        </w:rPr>
      </w:pPr>
      <w:ins w:id="1144" w:author="Unknown">
        <w:r w:rsidRPr="00DD16FF">
          <w:rPr>
            <w:rFonts w:ascii="Courier New" w:eastAsia="Times New Roman" w:hAnsi="Courier New" w:cs="Courier New"/>
            <w:color w:val="000000"/>
            <w:sz w:val="23"/>
            <w:szCs w:val="23"/>
            <w:lang w:eastAsia="en-IN"/>
          </w:rPr>
          <w:t>{% block content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45"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46" w:author="Unknown"/>
          <w:rFonts w:ascii="Courier New" w:eastAsia="Times New Roman" w:hAnsi="Courier New" w:cs="Courier New"/>
          <w:color w:val="000000"/>
          <w:sz w:val="23"/>
          <w:szCs w:val="23"/>
          <w:lang w:eastAsia="en-IN"/>
        </w:rPr>
      </w:pPr>
      <w:ins w:id="1147"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&lt;div</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"container"</w:t>
        </w:r>
        <w:r w:rsidRPr="00DD16FF">
          <w:rPr>
            <w:rFonts w:ascii="Courier New" w:eastAsia="Times New Roman" w:hAnsi="Courier New" w:cs="Courier New"/>
            <w:color w:val="000088"/>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48" w:author="Unknown"/>
          <w:rFonts w:ascii="Courier New" w:eastAsia="Times New Roman" w:hAnsi="Courier New" w:cs="Courier New"/>
          <w:color w:val="000000"/>
          <w:sz w:val="23"/>
          <w:szCs w:val="23"/>
          <w:lang w:eastAsia="en-IN"/>
        </w:rPr>
      </w:pPr>
      <w:ins w:id="1149"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&lt;form</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method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"POST"</w:t>
        </w:r>
        <w:r w:rsidRPr="00DD16FF">
          <w:rPr>
            <w:rFonts w:ascii="Courier New" w:eastAsia="Times New Roman" w:hAnsi="Courier New" w:cs="Courier New"/>
            <w:color w:val="000088"/>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50" w:author="Unknown"/>
          <w:rFonts w:ascii="Courier New" w:eastAsia="Times New Roman" w:hAnsi="Courier New" w:cs="Courier New"/>
          <w:color w:val="000000"/>
          <w:sz w:val="23"/>
          <w:szCs w:val="23"/>
          <w:lang w:eastAsia="en-IN"/>
        </w:rPr>
      </w:pPr>
      <w:ins w:id="1151" w:author="Unknown">
        <w:r w:rsidRPr="00DD16FF">
          <w:rPr>
            <w:rFonts w:ascii="Courier New" w:eastAsia="Times New Roman" w:hAnsi="Courier New" w:cs="Courier New"/>
            <w:color w:val="000000"/>
            <w:sz w:val="23"/>
            <w:szCs w:val="23"/>
            <w:lang w:eastAsia="en-IN"/>
          </w:rPr>
          <w:t xml:space="preserve">            {% csrf_token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52" w:author="Unknown"/>
          <w:rFonts w:ascii="Courier New" w:eastAsia="Times New Roman" w:hAnsi="Courier New" w:cs="Courier New"/>
          <w:color w:val="000000"/>
          <w:sz w:val="23"/>
          <w:szCs w:val="23"/>
          <w:lang w:eastAsia="en-IN"/>
        </w:rPr>
      </w:pPr>
      <w:ins w:id="1153" w:author="Unknown">
        <w:r w:rsidRPr="00DD16FF">
          <w:rPr>
            <w:rFonts w:ascii="Courier New" w:eastAsia="Times New Roman" w:hAnsi="Courier New" w:cs="Courier New"/>
            <w:color w:val="000000"/>
            <w:sz w:val="23"/>
            <w:szCs w:val="23"/>
            <w:lang w:eastAsia="en-IN"/>
          </w:rPr>
          <w:t xml:space="preserve">            {{form.as_p}}</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54"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55" w:author="Unknown"/>
          <w:rFonts w:ascii="Courier New" w:eastAsia="Times New Roman" w:hAnsi="Courier New" w:cs="Courier New"/>
          <w:color w:val="000000"/>
          <w:sz w:val="23"/>
          <w:szCs w:val="23"/>
          <w:lang w:eastAsia="en-IN"/>
        </w:rPr>
      </w:pPr>
      <w:ins w:id="1156"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&lt;button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style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000000"/>
            <w:sz w:val="23"/>
            <w:szCs w:val="23"/>
            <w:lang w:eastAsia="en-IN"/>
          </w:rPr>
          <w:t>background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color</w:t>
        </w:r>
        <w:proofErr w:type="gramStart"/>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F4EB16</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color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blue</w:t>
        </w:r>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"btn btn-outline-info"</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type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"submit"</w:t>
        </w:r>
        <w:r w:rsidRPr="00DD16FF">
          <w:rPr>
            <w:rFonts w:ascii="Courier New" w:eastAsia="Times New Roman" w:hAnsi="Courier New" w:cs="Courier New"/>
            <w:color w:val="000088"/>
            <w:sz w:val="23"/>
            <w:szCs w:val="23"/>
            <w:lang w:eastAsia="en-IN"/>
          </w:rPr>
          <w:t>&gt;</w:t>
        </w:r>
        <w:r w:rsidRPr="00DD16FF">
          <w:rPr>
            <w:rFonts w:ascii="Courier New" w:eastAsia="Times New Roman" w:hAnsi="Courier New" w:cs="Courier New"/>
            <w:color w:val="000000"/>
            <w:sz w:val="23"/>
            <w:szCs w:val="23"/>
            <w:lang w:eastAsia="en-IN"/>
          </w:rPr>
          <w:t>Sign Up</w:t>
        </w:r>
        <w:r w:rsidRPr="00DD16FF">
          <w:rPr>
            <w:rFonts w:ascii="Courier New" w:eastAsia="Times New Roman" w:hAnsi="Courier New" w:cs="Courier New"/>
            <w:color w:val="000088"/>
            <w:sz w:val="23"/>
            <w:szCs w:val="23"/>
            <w:lang w:eastAsia="en-IN"/>
          </w:rPr>
          <w:t>&lt;/button&gt;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57"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58" w:author="Unknown"/>
          <w:rFonts w:ascii="Courier New" w:eastAsia="Times New Roman" w:hAnsi="Courier New" w:cs="Courier New"/>
          <w:color w:val="000000"/>
          <w:sz w:val="23"/>
          <w:szCs w:val="23"/>
          <w:lang w:eastAsia="en-IN"/>
        </w:rPr>
      </w:pPr>
      <w:ins w:id="1159"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&lt;/form&gt;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60"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61" w:author="Unknown"/>
          <w:rFonts w:ascii="Courier New" w:eastAsia="Times New Roman" w:hAnsi="Courier New" w:cs="Courier New"/>
          <w:color w:val="000000"/>
          <w:sz w:val="23"/>
          <w:szCs w:val="23"/>
          <w:lang w:eastAsia="en-IN"/>
        </w:rPr>
      </w:pPr>
      <w:ins w:id="1162" w:author="Unknown">
        <w:r w:rsidRPr="00DD16FF">
          <w:rPr>
            <w:rFonts w:ascii="Courier New" w:eastAsia="Times New Roman" w:hAnsi="Courier New" w:cs="Courier New"/>
            <w:color w:val="000000"/>
            <w:sz w:val="23"/>
            <w:szCs w:val="23"/>
            <w:lang w:eastAsia="en-IN"/>
          </w:rPr>
          <w:t xml:space="preserve">        If you already have an account </w:t>
        </w:r>
        <w:r w:rsidRPr="00DD16FF">
          <w:rPr>
            <w:rFonts w:ascii="Courier New" w:eastAsia="Times New Roman" w:hAnsi="Courier New" w:cs="Courier New"/>
            <w:color w:val="000088"/>
            <w:sz w:val="23"/>
            <w:szCs w:val="23"/>
            <w:lang w:eastAsia="en-IN"/>
          </w:rPr>
          <w:t>&lt;a</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href</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"/login"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target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"blank"</w:t>
        </w:r>
        <w:r w:rsidRPr="00DD16FF">
          <w:rPr>
            <w:rFonts w:ascii="Courier New" w:eastAsia="Times New Roman" w:hAnsi="Courier New" w:cs="Courier New"/>
            <w:color w:val="000088"/>
            <w:sz w:val="23"/>
            <w:szCs w:val="23"/>
            <w:lang w:eastAsia="en-IN"/>
          </w:rPr>
          <w:t>&gt;&lt;strong&gt;</w:t>
        </w:r>
        <w:r w:rsidRPr="00DD16FF">
          <w:rPr>
            <w:rFonts w:ascii="Courier New" w:eastAsia="Times New Roman" w:hAnsi="Courier New" w:cs="Courier New"/>
            <w:color w:val="000000"/>
            <w:sz w:val="23"/>
            <w:szCs w:val="23"/>
            <w:lang w:eastAsia="en-IN"/>
          </w:rPr>
          <w:t>login</w:t>
        </w:r>
        <w:r w:rsidRPr="00DD16FF">
          <w:rPr>
            <w:rFonts w:ascii="Courier New" w:eastAsia="Times New Roman" w:hAnsi="Courier New" w:cs="Courier New"/>
            <w:color w:val="000088"/>
            <w:sz w:val="23"/>
            <w:szCs w:val="23"/>
            <w:lang w:eastAsia="en-IN"/>
          </w:rPr>
          <w:t>&lt;/strong&gt;&lt;/a&gt;</w:t>
        </w:r>
        <w:r w:rsidRPr="00DD16FF">
          <w:rPr>
            <w:rFonts w:ascii="Courier New" w:eastAsia="Times New Roman" w:hAnsi="Courier New" w:cs="Courier New"/>
            <w:color w:val="000000"/>
            <w:sz w:val="23"/>
            <w:szCs w:val="23"/>
            <w:lang w:eastAsia="en-IN"/>
          </w:rPr>
          <w:t xml:space="preserve"> instead.</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63" w:author="Unknown"/>
          <w:rFonts w:ascii="Courier New" w:eastAsia="Times New Roman" w:hAnsi="Courier New" w:cs="Courier New"/>
          <w:color w:val="000000"/>
          <w:sz w:val="23"/>
          <w:szCs w:val="23"/>
          <w:lang w:eastAsia="en-IN"/>
        </w:rPr>
      </w:pPr>
      <w:ins w:id="1164"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&lt;/div&gt;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65" w:author="Unknown"/>
          <w:rFonts w:ascii="Courier New" w:eastAsia="Times New Roman" w:hAnsi="Courier New" w:cs="Courier New"/>
          <w:sz w:val="23"/>
          <w:szCs w:val="23"/>
          <w:lang w:eastAsia="en-IN"/>
        </w:rPr>
      </w:pPr>
      <w:ins w:id="1166" w:author="Unknown">
        <w:r w:rsidRPr="00DD16FF">
          <w:rPr>
            <w:rFonts w:ascii="Courier New" w:eastAsia="Times New Roman" w:hAnsi="Courier New" w:cs="Courier New"/>
            <w:color w:val="000000"/>
            <w:sz w:val="23"/>
            <w:szCs w:val="23"/>
            <w:lang w:eastAsia="en-IN"/>
          </w:rPr>
          <w:t>{% endblock %}</w:t>
        </w:r>
      </w:ins>
    </w:p>
    <w:p w:rsidR="00DD16FF" w:rsidRPr="00DD16FF" w:rsidRDefault="00DD16FF" w:rsidP="00DD16FF">
      <w:pPr>
        <w:spacing w:before="100" w:beforeAutospacing="1" w:after="100" w:afterAutospacing="1" w:line="240" w:lineRule="auto"/>
        <w:rPr>
          <w:ins w:id="1167" w:author="Unknown"/>
          <w:rFonts w:ascii="Roboto" w:eastAsia="Times New Roman" w:hAnsi="Roboto" w:cs="Times New Roman"/>
          <w:sz w:val="23"/>
          <w:szCs w:val="23"/>
          <w:lang w:eastAsia="en-IN"/>
        </w:rPr>
      </w:pPr>
      <w:ins w:id="1168" w:author="Unknown">
        <w:r w:rsidRPr="00DD16FF">
          <w:rPr>
            <w:rFonts w:ascii="Roboto" w:eastAsia="Times New Roman" w:hAnsi="Roboto" w:cs="Times New Roman"/>
            <w:sz w:val="23"/>
            <w:szCs w:val="23"/>
            <w:lang w:eastAsia="en-IN"/>
          </w:rPr>
          <w:t>Next, forms have various attributes that we can use:</w:t>
        </w:r>
      </w:ins>
    </w:p>
    <w:p w:rsidR="00DD16FF" w:rsidRPr="00DD16FF" w:rsidRDefault="00DD16FF" w:rsidP="00DD16FF">
      <w:pPr>
        <w:numPr>
          <w:ilvl w:val="0"/>
          <w:numId w:val="4"/>
        </w:numPr>
        <w:spacing w:before="100" w:beforeAutospacing="1" w:after="100" w:afterAutospacing="1" w:line="240" w:lineRule="auto"/>
        <w:rPr>
          <w:ins w:id="1169" w:author="Unknown"/>
          <w:rFonts w:ascii="Roboto" w:eastAsia="Times New Roman" w:hAnsi="Roboto" w:cs="Times New Roman"/>
          <w:sz w:val="23"/>
          <w:szCs w:val="23"/>
          <w:lang w:eastAsia="en-IN"/>
        </w:rPr>
      </w:pPr>
      <w:ins w:id="1170" w:author="Unknown">
        <w:r w:rsidRPr="00DD16FF">
          <w:rPr>
            <w:rFonts w:ascii="Courier New" w:eastAsia="Times New Roman" w:hAnsi="Courier New" w:cs="Courier New"/>
            <w:sz w:val="23"/>
            <w:szCs w:val="23"/>
            <w:lang w:eastAsia="en-IN"/>
          </w:rPr>
          <w:t>as_p</w:t>
        </w:r>
        <w:r w:rsidRPr="00DD16FF">
          <w:rPr>
            <w:rFonts w:ascii="Roboto" w:eastAsia="Times New Roman" w:hAnsi="Roboto" w:cs="Times New Roman"/>
            <w:sz w:val="23"/>
            <w:szCs w:val="23"/>
            <w:lang w:eastAsia="en-IN"/>
          </w:rPr>
          <w:t> - paragraph tags</w:t>
        </w:r>
      </w:ins>
    </w:p>
    <w:p w:rsidR="00DD16FF" w:rsidRPr="00DD16FF" w:rsidRDefault="00DD16FF" w:rsidP="00DD16FF">
      <w:pPr>
        <w:numPr>
          <w:ilvl w:val="0"/>
          <w:numId w:val="4"/>
        </w:numPr>
        <w:spacing w:before="100" w:beforeAutospacing="1" w:after="100" w:afterAutospacing="1" w:line="240" w:lineRule="auto"/>
        <w:rPr>
          <w:ins w:id="1171" w:author="Unknown"/>
          <w:rFonts w:ascii="Roboto" w:eastAsia="Times New Roman" w:hAnsi="Roboto" w:cs="Times New Roman"/>
          <w:sz w:val="23"/>
          <w:szCs w:val="23"/>
          <w:lang w:eastAsia="en-IN"/>
        </w:rPr>
      </w:pPr>
      <w:ins w:id="1172" w:author="Unknown">
        <w:r w:rsidRPr="00DD16FF">
          <w:rPr>
            <w:rFonts w:ascii="Courier New" w:eastAsia="Times New Roman" w:hAnsi="Courier New" w:cs="Courier New"/>
            <w:sz w:val="23"/>
            <w:szCs w:val="23"/>
            <w:lang w:eastAsia="en-IN"/>
          </w:rPr>
          <w:t>as_table</w:t>
        </w:r>
        <w:r w:rsidRPr="00DD16FF">
          <w:rPr>
            <w:rFonts w:ascii="Roboto" w:eastAsia="Times New Roman" w:hAnsi="Roboto" w:cs="Times New Roman"/>
            <w:sz w:val="23"/>
            <w:szCs w:val="23"/>
            <w:lang w:eastAsia="en-IN"/>
          </w:rPr>
          <w:t> - as a table</w:t>
        </w:r>
      </w:ins>
    </w:p>
    <w:p w:rsidR="00DD16FF" w:rsidRPr="00DD16FF" w:rsidRDefault="00DD16FF" w:rsidP="00DD16FF">
      <w:pPr>
        <w:numPr>
          <w:ilvl w:val="0"/>
          <w:numId w:val="4"/>
        </w:numPr>
        <w:spacing w:before="100" w:beforeAutospacing="1" w:after="100" w:afterAutospacing="1" w:line="240" w:lineRule="auto"/>
        <w:rPr>
          <w:ins w:id="1173" w:author="Unknown"/>
          <w:rFonts w:ascii="Roboto" w:eastAsia="Times New Roman" w:hAnsi="Roboto" w:cs="Times New Roman"/>
          <w:sz w:val="23"/>
          <w:szCs w:val="23"/>
          <w:lang w:eastAsia="en-IN"/>
        </w:rPr>
      </w:pPr>
      <w:ins w:id="1174" w:author="Unknown">
        <w:r w:rsidRPr="00DD16FF">
          <w:rPr>
            <w:rFonts w:ascii="Courier New" w:eastAsia="Times New Roman" w:hAnsi="Courier New" w:cs="Courier New"/>
            <w:sz w:val="23"/>
            <w:szCs w:val="23"/>
            <w:lang w:eastAsia="en-IN"/>
          </w:rPr>
          <w:t>as_ul</w:t>
        </w:r>
        <w:r w:rsidRPr="00DD16FF">
          <w:rPr>
            <w:rFonts w:ascii="Roboto" w:eastAsia="Times New Roman" w:hAnsi="Roboto" w:cs="Times New Roman"/>
            <w:sz w:val="23"/>
            <w:szCs w:val="23"/>
            <w:lang w:eastAsia="en-IN"/>
          </w:rPr>
          <w:t> - as an unordered list</w:t>
        </w:r>
      </w:ins>
    </w:p>
    <w:p w:rsidR="00DD16FF" w:rsidRPr="00DD16FF" w:rsidRDefault="00DD16FF" w:rsidP="00DD16FF">
      <w:pPr>
        <w:spacing w:before="100" w:beforeAutospacing="1" w:after="100" w:afterAutospacing="1" w:line="240" w:lineRule="auto"/>
        <w:rPr>
          <w:ins w:id="1175" w:author="Unknown"/>
          <w:rFonts w:ascii="Roboto" w:eastAsia="Times New Roman" w:hAnsi="Roboto" w:cs="Times New Roman"/>
          <w:sz w:val="23"/>
          <w:szCs w:val="23"/>
          <w:lang w:eastAsia="en-IN"/>
        </w:rPr>
      </w:pPr>
      <w:ins w:id="1176" w:author="Unknown">
        <w:r w:rsidRPr="00DD16FF">
          <w:rPr>
            <w:rFonts w:ascii="Roboto" w:eastAsia="Times New Roman" w:hAnsi="Roboto" w:cs="Times New Roman"/>
            <w:sz w:val="23"/>
            <w:szCs w:val="23"/>
            <w:lang w:eastAsia="en-IN"/>
          </w:rPr>
          <w:t xml:space="preserve">You might not have noticed, but our form is a little confusing at the first passowrd, it's hard to tell what goes there at a quick glance. </w:t>
        </w:r>
        <w:proofErr w:type="gramStart"/>
        <w:r w:rsidRPr="00DD16FF">
          <w:rPr>
            <w:rFonts w:ascii="Roboto" w:eastAsia="Times New Roman" w:hAnsi="Roboto" w:cs="Times New Roman"/>
            <w:sz w:val="23"/>
            <w:szCs w:val="23"/>
            <w:lang w:eastAsia="en-IN"/>
          </w:rPr>
          <w:t>let's</w:t>
        </w:r>
        <w:proofErr w:type="gramEnd"/>
        <w:r w:rsidRPr="00DD16FF">
          <w:rPr>
            <w:rFonts w:ascii="Roboto" w:eastAsia="Times New Roman" w:hAnsi="Roboto" w:cs="Times New Roman"/>
            <w:sz w:val="23"/>
            <w:szCs w:val="23"/>
            <w:lang w:eastAsia="en-IN"/>
          </w:rPr>
          <w:t xml:space="preserve"> instead set our form </w:t>
        </w:r>
        <w:r w:rsidRPr="00DD16FF">
          <w:rPr>
            <w:rFonts w:ascii="Courier New" w:eastAsia="Times New Roman" w:hAnsi="Courier New" w:cs="Courier New"/>
            <w:sz w:val="23"/>
            <w:szCs w:val="23"/>
            <w:lang w:eastAsia="en-IN"/>
          </w:rPr>
          <w:t>as_p</w:t>
        </w:r>
        <w:r w:rsidRPr="00DD16FF">
          <w:rPr>
            <w:rFonts w:ascii="Roboto" w:eastAsia="Times New Roman" w:hAnsi="Roboto" w:cs="Times New Roman"/>
            <w:sz w:val="23"/>
            <w:szCs w:val="23"/>
            <w:lang w:eastAsia="en-IN"/>
          </w:rPr>
          <w:t> to remedy this. Full page: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77" w:author="Unknown"/>
          <w:rFonts w:ascii="Courier New" w:eastAsia="Times New Roman" w:hAnsi="Courier New" w:cs="Courier New"/>
          <w:color w:val="000000"/>
          <w:sz w:val="23"/>
          <w:szCs w:val="23"/>
          <w:lang w:eastAsia="en-IN"/>
        </w:rPr>
      </w:pPr>
      <w:ins w:id="1178" w:author="Unknown">
        <w:r w:rsidRPr="00DD16FF">
          <w:rPr>
            <w:rFonts w:ascii="Courier New" w:eastAsia="Times New Roman" w:hAnsi="Courier New" w:cs="Courier New"/>
            <w:color w:val="000000"/>
            <w:sz w:val="23"/>
            <w:szCs w:val="23"/>
            <w:lang w:eastAsia="en-IN"/>
          </w:rPr>
          <w:t>{% extends 'main/header.html'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79"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80" w:author="Unknown"/>
          <w:rFonts w:ascii="Courier New" w:eastAsia="Times New Roman" w:hAnsi="Courier New" w:cs="Courier New"/>
          <w:color w:val="000000"/>
          <w:sz w:val="23"/>
          <w:szCs w:val="23"/>
          <w:lang w:eastAsia="en-IN"/>
        </w:rPr>
      </w:pPr>
      <w:ins w:id="1181" w:author="Unknown">
        <w:r w:rsidRPr="00DD16FF">
          <w:rPr>
            <w:rFonts w:ascii="Courier New" w:eastAsia="Times New Roman" w:hAnsi="Courier New" w:cs="Courier New"/>
            <w:color w:val="000000"/>
            <w:sz w:val="23"/>
            <w:szCs w:val="23"/>
            <w:lang w:eastAsia="en-IN"/>
          </w:rPr>
          <w:t>{% block content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82" w:author="Unknown"/>
          <w:rFonts w:ascii="Courier New" w:eastAsia="Times New Roman" w:hAnsi="Courier New" w:cs="Courier New"/>
          <w:color w:val="000000"/>
          <w:sz w:val="23"/>
          <w:szCs w:val="23"/>
          <w:lang w:eastAsia="en-IN"/>
        </w:rPr>
      </w:pPr>
      <w:ins w:id="1183"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w:t>
        </w:r>
        <w:proofErr w:type="gramStart"/>
        <w:r w:rsidRPr="00DD16FF">
          <w:rPr>
            <w:rFonts w:ascii="Courier New" w:eastAsia="Times New Roman" w:hAnsi="Courier New" w:cs="Courier New"/>
            <w:color w:val="000088"/>
            <w:sz w:val="23"/>
            <w:szCs w:val="23"/>
            <w:lang w:eastAsia="en-IN"/>
          </w:rPr>
          <w:t>br</w:t>
        </w:r>
        <w:proofErr w:type="gramEnd"/>
        <w:r w:rsidRPr="00DD16FF">
          <w:rPr>
            <w:rFonts w:ascii="Courier New" w:eastAsia="Times New Roman" w:hAnsi="Courier New" w:cs="Courier New"/>
            <w:color w:val="000088"/>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84" w:author="Unknown"/>
          <w:rFonts w:ascii="Courier New" w:eastAsia="Times New Roman" w:hAnsi="Courier New" w:cs="Courier New"/>
          <w:color w:val="000000"/>
          <w:sz w:val="23"/>
          <w:szCs w:val="23"/>
          <w:lang w:eastAsia="en-IN"/>
        </w:rPr>
      </w:pPr>
      <w:ins w:id="1185"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&lt;form</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method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"POST"</w:t>
        </w:r>
        <w:r w:rsidRPr="00DD16FF">
          <w:rPr>
            <w:rFonts w:ascii="Courier New" w:eastAsia="Times New Roman" w:hAnsi="Courier New" w:cs="Courier New"/>
            <w:color w:val="000088"/>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86" w:author="Unknown"/>
          <w:rFonts w:ascii="Courier New" w:eastAsia="Times New Roman" w:hAnsi="Courier New" w:cs="Courier New"/>
          <w:color w:val="000000"/>
          <w:sz w:val="23"/>
          <w:szCs w:val="23"/>
          <w:lang w:eastAsia="en-IN"/>
        </w:rPr>
      </w:pPr>
      <w:ins w:id="1187" w:author="Unknown">
        <w:r w:rsidRPr="00DD16FF">
          <w:rPr>
            <w:rFonts w:ascii="Courier New" w:eastAsia="Times New Roman" w:hAnsi="Courier New" w:cs="Courier New"/>
            <w:color w:val="000000"/>
            <w:sz w:val="23"/>
            <w:szCs w:val="23"/>
            <w:lang w:eastAsia="en-IN"/>
          </w:rPr>
          <w:t xml:space="preserve">        {% csrf_token %}</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88" w:author="Unknown"/>
          <w:rFonts w:ascii="Courier New" w:eastAsia="Times New Roman" w:hAnsi="Courier New" w:cs="Courier New"/>
          <w:color w:val="000000"/>
          <w:sz w:val="23"/>
          <w:szCs w:val="23"/>
          <w:lang w:eastAsia="en-IN"/>
        </w:rPr>
      </w:pPr>
      <w:ins w:id="1189" w:author="Unknown">
        <w:r w:rsidRPr="00DD16FF">
          <w:rPr>
            <w:rFonts w:ascii="Courier New" w:eastAsia="Times New Roman" w:hAnsi="Courier New" w:cs="Courier New"/>
            <w:color w:val="000000"/>
            <w:sz w:val="23"/>
            <w:szCs w:val="23"/>
            <w:lang w:eastAsia="en-IN"/>
          </w:rPr>
          <w:t xml:space="preserve">        {{form.as_p}}</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90" w:author="Unknown"/>
          <w:rFonts w:ascii="Courier New" w:eastAsia="Times New Roman" w:hAnsi="Courier New" w:cs="Courier New"/>
          <w:color w:val="000000"/>
          <w:sz w:val="23"/>
          <w:szCs w:val="23"/>
          <w:lang w:eastAsia="en-IN"/>
        </w:rPr>
      </w:pPr>
      <w:ins w:id="1191"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&lt;button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style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000000"/>
            <w:sz w:val="23"/>
            <w:szCs w:val="23"/>
            <w:lang w:eastAsia="en-IN"/>
          </w:rPr>
          <w:t>background</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color</w:t>
        </w:r>
        <w:proofErr w:type="gramStart"/>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F4EB16</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color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blue</w:t>
        </w:r>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"btn btn-outline-info"</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type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"submit"</w:t>
        </w:r>
        <w:r w:rsidRPr="00DD16FF">
          <w:rPr>
            <w:rFonts w:ascii="Courier New" w:eastAsia="Times New Roman" w:hAnsi="Courier New" w:cs="Courier New"/>
            <w:color w:val="000088"/>
            <w:sz w:val="23"/>
            <w:szCs w:val="23"/>
            <w:lang w:eastAsia="en-IN"/>
          </w:rPr>
          <w:t>&gt;</w:t>
        </w:r>
        <w:r w:rsidRPr="00DD16FF">
          <w:rPr>
            <w:rFonts w:ascii="Courier New" w:eastAsia="Times New Roman" w:hAnsi="Courier New" w:cs="Courier New"/>
            <w:color w:val="000000"/>
            <w:sz w:val="23"/>
            <w:szCs w:val="23"/>
            <w:lang w:eastAsia="en-IN"/>
          </w:rPr>
          <w:t>Sign Up</w:t>
        </w:r>
        <w:r w:rsidRPr="00DD16FF">
          <w:rPr>
            <w:rFonts w:ascii="Courier New" w:eastAsia="Times New Roman" w:hAnsi="Courier New" w:cs="Courier New"/>
            <w:color w:val="000088"/>
            <w:sz w:val="23"/>
            <w:szCs w:val="23"/>
            <w:lang w:eastAsia="en-IN"/>
          </w:rPr>
          <w:t>&lt;/button&gt;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92" w:author="Unknown"/>
          <w:rFonts w:ascii="Courier New" w:eastAsia="Times New Roman" w:hAnsi="Courier New" w:cs="Courier New"/>
          <w:color w:val="000000"/>
          <w:sz w:val="23"/>
          <w:szCs w:val="23"/>
          <w:lang w:eastAsia="en-IN"/>
        </w:rPr>
      </w:pPr>
      <w:ins w:id="1193"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&lt;/form&gt;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94"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95" w:author="Unknown"/>
          <w:rFonts w:ascii="Courier New" w:eastAsia="Times New Roman" w:hAnsi="Courier New" w:cs="Courier New"/>
          <w:color w:val="000000"/>
          <w:sz w:val="23"/>
          <w:szCs w:val="23"/>
          <w:lang w:eastAsia="en-IN"/>
        </w:rPr>
      </w:pPr>
      <w:ins w:id="1196" w:author="Unknown">
        <w:r w:rsidRPr="00DD16FF">
          <w:rPr>
            <w:rFonts w:ascii="Courier New" w:eastAsia="Times New Roman" w:hAnsi="Courier New" w:cs="Courier New"/>
            <w:color w:val="000000"/>
            <w:sz w:val="23"/>
            <w:szCs w:val="23"/>
            <w:lang w:eastAsia="en-IN"/>
          </w:rPr>
          <w:t xml:space="preserve">    If you already have an account </w:t>
        </w:r>
        <w:r w:rsidRPr="00DD16FF">
          <w:rPr>
            <w:rFonts w:ascii="Courier New" w:eastAsia="Times New Roman" w:hAnsi="Courier New" w:cs="Courier New"/>
            <w:color w:val="000088"/>
            <w:sz w:val="23"/>
            <w:szCs w:val="23"/>
            <w:lang w:eastAsia="en-IN"/>
          </w:rPr>
          <w:t>&lt;a</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href</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"/login"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target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"blank"</w:t>
        </w:r>
        <w:r w:rsidRPr="00DD16FF">
          <w:rPr>
            <w:rFonts w:ascii="Courier New" w:eastAsia="Times New Roman" w:hAnsi="Courier New" w:cs="Courier New"/>
            <w:color w:val="000088"/>
            <w:sz w:val="23"/>
            <w:szCs w:val="23"/>
            <w:lang w:eastAsia="en-IN"/>
          </w:rPr>
          <w:t>&gt;&lt;strong&gt;</w:t>
        </w:r>
        <w:r w:rsidRPr="00DD16FF">
          <w:rPr>
            <w:rFonts w:ascii="Courier New" w:eastAsia="Times New Roman" w:hAnsi="Courier New" w:cs="Courier New"/>
            <w:color w:val="000000"/>
            <w:sz w:val="23"/>
            <w:szCs w:val="23"/>
            <w:lang w:eastAsia="en-IN"/>
          </w:rPr>
          <w:t>login</w:t>
        </w:r>
        <w:r w:rsidRPr="00DD16FF">
          <w:rPr>
            <w:rFonts w:ascii="Courier New" w:eastAsia="Times New Roman" w:hAnsi="Courier New" w:cs="Courier New"/>
            <w:color w:val="000088"/>
            <w:sz w:val="23"/>
            <w:szCs w:val="23"/>
            <w:lang w:eastAsia="en-IN"/>
          </w:rPr>
          <w:t>&lt;/strong&gt;&lt;/a&gt;</w:t>
        </w:r>
        <w:r w:rsidRPr="00DD16FF">
          <w:rPr>
            <w:rFonts w:ascii="Courier New" w:eastAsia="Times New Roman" w:hAnsi="Courier New" w:cs="Courier New"/>
            <w:color w:val="000000"/>
            <w:sz w:val="23"/>
            <w:szCs w:val="23"/>
            <w:lang w:eastAsia="en-IN"/>
          </w:rPr>
          <w:t xml:space="preserve"> instead.</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97"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98" w:author="Unknown"/>
          <w:rFonts w:ascii="Courier New" w:eastAsia="Times New Roman" w:hAnsi="Courier New" w:cs="Courier New"/>
          <w:sz w:val="23"/>
          <w:szCs w:val="23"/>
          <w:lang w:eastAsia="en-IN"/>
        </w:rPr>
      </w:pPr>
      <w:ins w:id="1199" w:author="Unknown">
        <w:r w:rsidRPr="00DD16FF">
          <w:rPr>
            <w:rFonts w:ascii="Courier New" w:eastAsia="Times New Roman" w:hAnsi="Courier New" w:cs="Courier New"/>
            <w:color w:val="000000"/>
            <w:sz w:val="23"/>
            <w:szCs w:val="23"/>
            <w:lang w:eastAsia="en-IN"/>
          </w:rPr>
          <w:t>{% endblock %}</w:t>
        </w:r>
      </w:ins>
    </w:p>
    <w:p w:rsidR="00DD16FF" w:rsidRPr="00DD16FF" w:rsidRDefault="00DD16FF" w:rsidP="00DD16FF">
      <w:pPr>
        <w:spacing w:after="0" w:line="240" w:lineRule="auto"/>
        <w:rPr>
          <w:ins w:id="1200"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9235440" cy="6774180"/>
            <wp:effectExtent l="0" t="0" r="3810" b="7620"/>
            <wp:docPr id="18" name="Picture 18"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ython tutoria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35440" cy="677418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1201" w:author="Unknown"/>
          <w:rFonts w:ascii="Roboto" w:eastAsia="Times New Roman" w:hAnsi="Roboto" w:cs="Times New Roman"/>
          <w:sz w:val="23"/>
          <w:szCs w:val="23"/>
          <w:lang w:eastAsia="en-IN"/>
        </w:rPr>
      </w:pPr>
      <w:ins w:id="1202" w:author="Unknown">
        <w:r w:rsidRPr="00DD16FF">
          <w:rPr>
            <w:rFonts w:ascii="Roboto" w:eastAsia="Times New Roman" w:hAnsi="Roboto" w:cs="Times New Roman"/>
            <w:sz w:val="23"/>
            <w:szCs w:val="23"/>
            <w:lang w:eastAsia="en-IN"/>
          </w:rPr>
          <w:t>Now that our form has a submit button, we can fill out the form, try to sign up... but nothing happens? Well, right now our registration page has no handling for when there's a </w:t>
        </w:r>
        <w:r w:rsidRPr="00DD16FF">
          <w:rPr>
            <w:rFonts w:ascii="Courier New" w:eastAsia="Times New Roman" w:hAnsi="Courier New" w:cs="Courier New"/>
            <w:sz w:val="23"/>
            <w:szCs w:val="23"/>
            <w:lang w:eastAsia="en-IN"/>
          </w:rPr>
          <w:t>POST</w:t>
        </w:r>
        <w:r w:rsidRPr="00DD16FF">
          <w:rPr>
            <w:rFonts w:ascii="Roboto" w:eastAsia="Times New Roman" w:hAnsi="Roboto" w:cs="Times New Roman"/>
            <w:sz w:val="23"/>
            <w:szCs w:val="23"/>
            <w:lang w:eastAsia="en-IN"/>
          </w:rPr>
          <w:t> request, so it's actually just reloading the registration page. Where might we need to edit in order to handle for this type of request?</w:t>
        </w:r>
      </w:ins>
    </w:p>
    <w:p w:rsidR="00DD16FF" w:rsidRPr="00DD16FF" w:rsidRDefault="00DD16FF" w:rsidP="00DD16FF">
      <w:pPr>
        <w:spacing w:before="100" w:beforeAutospacing="1" w:after="100" w:afterAutospacing="1" w:line="240" w:lineRule="auto"/>
        <w:rPr>
          <w:ins w:id="1203" w:author="Unknown"/>
          <w:rFonts w:ascii="Roboto" w:eastAsia="Times New Roman" w:hAnsi="Roboto" w:cs="Times New Roman"/>
          <w:sz w:val="23"/>
          <w:szCs w:val="23"/>
          <w:lang w:eastAsia="en-IN"/>
        </w:rPr>
      </w:pPr>
      <w:ins w:id="1204" w:author="Unknown">
        <w:r w:rsidRPr="00DD16FF">
          <w:rPr>
            <w:rFonts w:ascii="Roboto" w:eastAsia="Times New Roman" w:hAnsi="Roboto" w:cs="Times New Roman"/>
            <w:sz w:val="23"/>
            <w:szCs w:val="23"/>
            <w:lang w:eastAsia="en-IN"/>
          </w:rPr>
          <w:t>We can handle for specific requests and other types of logic from within our </w:t>
        </w:r>
        <w:r w:rsidRPr="00DD16FF">
          <w:rPr>
            <w:rFonts w:ascii="Courier New" w:eastAsia="Times New Roman" w:hAnsi="Courier New" w:cs="Courier New"/>
            <w:sz w:val="23"/>
            <w:szCs w:val="23"/>
            <w:lang w:eastAsia="en-IN"/>
          </w:rPr>
          <w:t>views.py</w:t>
        </w:r>
        <w:r w:rsidRPr="00DD16FF">
          <w:rPr>
            <w:rFonts w:ascii="Roboto" w:eastAsia="Times New Roman" w:hAnsi="Roboto" w:cs="Times New Roman"/>
            <w:sz w:val="23"/>
            <w:szCs w:val="23"/>
            <w:lang w:eastAsia="en-IN"/>
          </w:rPr>
          <w:t>, under the </w:t>
        </w:r>
        <w:r w:rsidRPr="00DD16FF">
          <w:rPr>
            <w:rFonts w:ascii="Courier New" w:eastAsia="Times New Roman" w:hAnsi="Courier New" w:cs="Courier New"/>
            <w:sz w:val="23"/>
            <w:szCs w:val="23"/>
            <w:lang w:eastAsia="en-IN"/>
          </w:rPr>
          <w:t>register</w:t>
        </w:r>
        <w:r w:rsidRPr="00DD16FF">
          <w:rPr>
            <w:rFonts w:ascii="Roboto" w:eastAsia="Times New Roman" w:hAnsi="Roboto" w:cs="Times New Roman"/>
            <w:sz w:val="23"/>
            <w:szCs w:val="23"/>
            <w:lang w:eastAsia="en-IN"/>
          </w:rPr>
          <w:t> function that we've started.</w:t>
        </w:r>
      </w:ins>
    </w:p>
    <w:p w:rsidR="00DD16FF" w:rsidRPr="00DD16FF" w:rsidRDefault="00DD16FF" w:rsidP="00DD16FF">
      <w:pPr>
        <w:spacing w:before="100" w:beforeAutospacing="1" w:after="100" w:afterAutospacing="1" w:line="240" w:lineRule="auto"/>
        <w:rPr>
          <w:ins w:id="1205" w:author="Unknown"/>
          <w:rFonts w:ascii="Roboto" w:eastAsia="Times New Roman" w:hAnsi="Roboto" w:cs="Times New Roman"/>
          <w:sz w:val="23"/>
          <w:szCs w:val="23"/>
          <w:lang w:eastAsia="en-IN"/>
        </w:rPr>
      </w:pPr>
      <w:ins w:id="1206" w:author="Unknown">
        <w:r w:rsidRPr="00DD16FF">
          <w:rPr>
            <w:rFonts w:ascii="Roboto" w:eastAsia="Times New Roman" w:hAnsi="Roboto" w:cs="Times New Roman"/>
            <w:sz w:val="23"/>
            <w:szCs w:val="23"/>
            <w:lang w:eastAsia="en-IN"/>
          </w:rPr>
          <w:t>The very first thing we should do is check to see if the request made to this page has been a POST: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07" w:author="Unknown"/>
          <w:rFonts w:ascii="Courier New" w:eastAsia="Times New Roman" w:hAnsi="Courier New" w:cs="Courier New"/>
          <w:sz w:val="23"/>
          <w:szCs w:val="23"/>
          <w:lang w:eastAsia="en-IN"/>
        </w:rPr>
      </w:pPr>
      <w:ins w:id="1208" w:author="Unknown">
        <w:r w:rsidRPr="00DD16FF">
          <w:rPr>
            <w:rFonts w:ascii="Courier New" w:eastAsia="Times New Roman" w:hAnsi="Courier New" w:cs="Courier New"/>
            <w:color w:val="000000"/>
            <w:sz w:val="23"/>
            <w:szCs w:val="23"/>
            <w:lang w:eastAsia="en-IN"/>
          </w:rPr>
          <w:lastRenderedPageBreak/>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method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"POST"</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209" w:author="Unknown"/>
          <w:rFonts w:ascii="Roboto" w:eastAsia="Times New Roman" w:hAnsi="Roboto" w:cs="Times New Roman"/>
          <w:sz w:val="23"/>
          <w:szCs w:val="23"/>
          <w:lang w:eastAsia="en-IN"/>
        </w:rPr>
      </w:pPr>
      <w:ins w:id="1210" w:author="Unknown">
        <w:r w:rsidRPr="00DD16FF">
          <w:rPr>
            <w:rFonts w:ascii="Roboto" w:eastAsia="Times New Roman" w:hAnsi="Roboto" w:cs="Times New Roman"/>
            <w:sz w:val="23"/>
            <w:szCs w:val="23"/>
            <w:lang w:eastAsia="en-IN"/>
          </w:rPr>
          <w:t>If it has, then we're going to map the submitted form to the </w:t>
        </w:r>
        <w:r w:rsidRPr="00DD16FF">
          <w:rPr>
            <w:rFonts w:ascii="Courier New" w:eastAsia="Times New Roman" w:hAnsi="Courier New" w:cs="Courier New"/>
            <w:sz w:val="23"/>
            <w:szCs w:val="23"/>
            <w:lang w:eastAsia="en-IN"/>
          </w:rPr>
          <w:t>UserCreationForm</w:t>
        </w:r>
        <w:r w:rsidRPr="00DD16FF">
          <w:rPr>
            <w:rFonts w:ascii="Roboto" w:eastAsia="Times New Roman" w:hAnsi="Roboto" w:cs="Times New Roman"/>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11" w:author="Unknown"/>
          <w:rFonts w:ascii="Courier New" w:eastAsia="Times New Roman" w:hAnsi="Courier New" w:cs="Courier New"/>
          <w:sz w:val="23"/>
          <w:szCs w:val="23"/>
          <w:lang w:eastAsia="en-IN"/>
        </w:rPr>
      </w:pPr>
      <w:ins w:id="121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POST</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213" w:author="Unknown"/>
          <w:rFonts w:ascii="Roboto" w:eastAsia="Times New Roman" w:hAnsi="Roboto" w:cs="Times New Roman"/>
          <w:sz w:val="23"/>
          <w:szCs w:val="23"/>
          <w:lang w:eastAsia="en-IN"/>
        </w:rPr>
      </w:pPr>
      <w:ins w:id="1214" w:author="Unknown">
        <w:r w:rsidRPr="00DD16FF">
          <w:rPr>
            <w:rFonts w:ascii="Roboto" w:eastAsia="Times New Roman" w:hAnsi="Roboto" w:cs="Times New Roman"/>
            <w:sz w:val="23"/>
            <w:szCs w:val="23"/>
            <w:lang w:eastAsia="en-IN"/>
          </w:rPr>
          <w:t>If the form is valid, then we just save this new User object (which is part of the form, so we save the form)</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15" w:author="Unknown"/>
          <w:rFonts w:ascii="Courier New" w:eastAsia="Times New Roman" w:hAnsi="Courier New" w:cs="Courier New"/>
          <w:sz w:val="23"/>
          <w:szCs w:val="23"/>
          <w:lang w:eastAsia="en-IN"/>
        </w:rPr>
      </w:pPr>
      <w:ins w:id="121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user</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save</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217" w:author="Unknown"/>
          <w:rFonts w:ascii="Roboto" w:eastAsia="Times New Roman" w:hAnsi="Roboto" w:cs="Times New Roman"/>
          <w:sz w:val="23"/>
          <w:szCs w:val="23"/>
          <w:lang w:eastAsia="en-IN"/>
        </w:rPr>
      </w:pPr>
      <w:ins w:id="1218" w:author="Unknown">
        <w:r w:rsidRPr="00DD16FF">
          <w:rPr>
            <w:rFonts w:ascii="Roboto" w:eastAsia="Times New Roman" w:hAnsi="Roboto" w:cs="Times New Roman"/>
            <w:sz w:val="23"/>
            <w:szCs w:val="23"/>
            <w:lang w:eastAsia="en-IN"/>
          </w:rPr>
          <w:t>This will save the user, but, in general, it's nice if the user just registered to also log them in so they don't need to re-type things again. To do this, we can just use Django's </w:t>
        </w:r>
        <w:r w:rsidRPr="00DD16FF">
          <w:rPr>
            <w:rFonts w:ascii="Courier New" w:eastAsia="Times New Roman" w:hAnsi="Courier New" w:cs="Courier New"/>
            <w:sz w:val="23"/>
            <w:szCs w:val="23"/>
            <w:lang w:eastAsia="en-IN"/>
          </w:rPr>
          <w:t>login</w:t>
        </w:r>
        <w:r w:rsidRPr="00DD16FF">
          <w:rPr>
            <w:rFonts w:ascii="Roboto" w:eastAsia="Times New Roman" w:hAnsi="Roboto" w:cs="Times New Roman"/>
            <w:sz w:val="23"/>
            <w:szCs w:val="23"/>
            <w:lang w:eastAsia="en-IN"/>
          </w:rPr>
          <w:t> function which we can grab from </w:t>
        </w:r>
        <w:r w:rsidRPr="00DD16FF">
          <w:rPr>
            <w:rFonts w:ascii="Courier New" w:eastAsia="Times New Roman" w:hAnsi="Courier New" w:cs="Courier New"/>
            <w:sz w:val="23"/>
            <w:szCs w:val="23"/>
            <w:lang w:eastAsia="en-IN"/>
          </w:rPr>
          <w:t>django.contrib.auth</w:t>
        </w:r>
        <w:r w:rsidRPr="00DD16FF">
          <w:rPr>
            <w:rFonts w:ascii="Roboto" w:eastAsia="Times New Roman" w:hAnsi="Roboto" w:cs="Times New Roman"/>
            <w:sz w:val="23"/>
            <w:szCs w:val="23"/>
            <w:lang w:eastAsia="en-IN"/>
          </w:rPr>
          <w:t>, which also gives use </w:t>
        </w:r>
        <w:r w:rsidRPr="00DD16FF">
          <w:rPr>
            <w:rFonts w:ascii="Courier New" w:eastAsia="Times New Roman" w:hAnsi="Courier New" w:cs="Courier New"/>
            <w:sz w:val="23"/>
            <w:szCs w:val="23"/>
            <w:lang w:eastAsia="en-IN"/>
          </w:rPr>
          <w:t>logout</w:t>
        </w:r>
        <w:r w:rsidRPr="00DD16FF">
          <w:rPr>
            <w:rFonts w:ascii="Roboto" w:eastAsia="Times New Roman" w:hAnsi="Roboto" w:cs="Times New Roman"/>
            <w:sz w:val="23"/>
            <w:szCs w:val="23"/>
            <w:lang w:eastAsia="en-IN"/>
          </w:rPr>
          <w:t>, and </w:t>
        </w:r>
        <w:r w:rsidRPr="00DD16FF">
          <w:rPr>
            <w:rFonts w:ascii="Courier New" w:eastAsia="Times New Roman" w:hAnsi="Courier New" w:cs="Courier New"/>
            <w:sz w:val="23"/>
            <w:szCs w:val="23"/>
            <w:lang w:eastAsia="en-IN"/>
          </w:rPr>
          <w:t>authenticate</w:t>
        </w:r>
        <w:r w:rsidRPr="00DD16FF">
          <w:rPr>
            <w:rFonts w:ascii="Roboto" w:eastAsia="Times New Roman" w:hAnsi="Roboto" w:cs="Times New Roman"/>
            <w:sz w:val="23"/>
            <w:szCs w:val="23"/>
            <w:lang w:eastAsia="en-IN"/>
          </w:rPr>
          <w:t>...all of which we'll need, so let's grab all three with:</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19" w:author="Unknown"/>
          <w:rFonts w:ascii="Courier New" w:eastAsia="Times New Roman" w:hAnsi="Courier New" w:cs="Courier New"/>
          <w:sz w:val="23"/>
          <w:szCs w:val="23"/>
          <w:lang w:eastAsia="en-IN"/>
        </w:rPr>
      </w:pPr>
      <w:proofErr w:type="gramStart"/>
      <w:ins w:id="1220"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contrib</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auth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logout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authenticate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login</w:t>
        </w:r>
      </w:ins>
    </w:p>
    <w:p w:rsidR="00DD16FF" w:rsidRPr="00DD16FF" w:rsidRDefault="00DD16FF" w:rsidP="00DD16FF">
      <w:pPr>
        <w:spacing w:before="100" w:beforeAutospacing="1" w:after="100" w:afterAutospacing="1" w:line="240" w:lineRule="auto"/>
        <w:rPr>
          <w:ins w:id="1221" w:author="Unknown"/>
          <w:rFonts w:ascii="Roboto" w:eastAsia="Times New Roman" w:hAnsi="Roboto" w:cs="Times New Roman"/>
          <w:sz w:val="23"/>
          <w:szCs w:val="23"/>
          <w:lang w:eastAsia="en-IN"/>
        </w:rPr>
      </w:pPr>
      <w:ins w:id="1222" w:author="Unknown">
        <w:r w:rsidRPr="00DD16FF">
          <w:rPr>
            <w:rFonts w:ascii="Roboto" w:eastAsia="Times New Roman" w:hAnsi="Roboto" w:cs="Times New Roman"/>
            <w:sz w:val="23"/>
            <w:szCs w:val="23"/>
            <w:lang w:eastAsia="en-IN"/>
          </w:rPr>
          <w:t>So now we can log in the user with:</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23" w:author="Unknown"/>
          <w:rFonts w:ascii="Courier New" w:eastAsia="Times New Roman" w:hAnsi="Courier New" w:cs="Courier New"/>
          <w:color w:val="000000"/>
          <w:sz w:val="23"/>
          <w:szCs w:val="23"/>
          <w:lang w:eastAsia="en-IN"/>
        </w:rPr>
      </w:pPr>
      <w:ins w:id="1224"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username</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cleaned_data</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get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'username'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25" w:author="Unknown"/>
          <w:rFonts w:ascii="Courier New" w:eastAsia="Times New Roman" w:hAnsi="Courier New" w:cs="Courier New"/>
          <w:sz w:val="23"/>
          <w:szCs w:val="23"/>
          <w:lang w:eastAsia="en-IN"/>
        </w:rPr>
      </w:pPr>
      <w:ins w:id="122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login</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user</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227" w:author="Unknown"/>
          <w:rFonts w:ascii="Roboto" w:eastAsia="Times New Roman" w:hAnsi="Roboto" w:cs="Times New Roman"/>
          <w:sz w:val="23"/>
          <w:szCs w:val="23"/>
          <w:lang w:eastAsia="en-IN"/>
        </w:rPr>
      </w:pPr>
      <w:ins w:id="1228" w:author="Unknown">
        <w:r w:rsidRPr="00DD16FF">
          <w:rPr>
            <w:rFonts w:ascii="Roboto" w:eastAsia="Times New Roman" w:hAnsi="Roboto" w:cs="Times New Roman"/>
            <w:sz w:val="23"/>
            <w:szCs w:val="23"/>
            <w:lang w:eastAsia="en-IN"/>
          </w:rPr>
          <w:t>Now we just want to send the user to the homepage. While we could just...render...the homepage now, we also need to change the URL, and, since we're actually sending them to the homepage, we want to </w:t>
        </w:r>
        <w:r w:rsidRPr="00DD16FF">
          <w:rPr>
            <w:rFonts w:ascii="Courier New" w:eastAsia="Times New Roman" w:hAnsi="Courier New" w:cs="Courier New"/>
            <w:sz w:val="23"/>
            <w:szCs w:val="23"/>
            <w:lang w:eastAsia="en-IN"/>
          </w:rPr>
          <w:t>redirect</w:t>
        </w:r>
        <w:r w:rsidRPr="00DD16FF">
          <w:rPr>
            <w:rFonts w:ascii="Roboto" w:eastAsia="Times New Roman" w:hAnsi="Roboto" w:cs="Times New Roman"/>
            <w:sz w:val="23"/>
            <w:szCs w:val="23"/>
            <w:lang w:eastAsia="en-IN"/>
          </w:rPr>
          <w:t> them there now. Add </w:t>
        </w:r>
        <w:r w:rsidRPr="00DD16FF">
          <w:rPr>
            <w:rFonts w:ascii="Courier New" w:eastAsia="Times New Roman" w:hAnsi="Courier New" w:cs="Courier New"/>
            <w:sz w:val="23"/>
            <w:szCs w:val="23"/>
            <w:lang w:eastAsia="en-IN"/>
          </w:rPr>
          <w:t>redirect</w:t>
        </w:r>
        <w:r w:rsidRPr="00DD16FF">
          <w:rPr>
            <w:rFonts w:ascii="Roboto" w:eastAsia="Times New Roman" w:hAnsi="Roboto" w:cs="Times New Roman"/>
            <w:sz w:val="23"/>
            <w:szCs w:val="23"/>
            <w:lang w:eastAsia="en-IN"/>
          </w:rPr>
          <w:t> to your imports from </w:t>
        </w:r>
        <w:r w:rsidRPr="00DD16FF">
          <w:rPr>
            <w:rFonts w:ascii="Courier New" w:eastAsia="Times New Roman" w:hAnsi="Courier New" w:cs="Courier New"/>
            <w:sz w:val="23"/>
            <w:szCs w:val="23"/>
            <w:lang w:eastAsia="en-IN"/>
          </w:rPr>
          <w:t>django.shortcuts</w:t>
        </w:r>
        <w:r w:rsidRPr="00DD16FF">
          <w:rPr>
            <w:rFonts w:ascii="Roboto" w:eastAsia="Times New Roman" w:hAnsi="Roboto" w:cs="Times New Roman"/>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29" w:author="Unknown"/>
          <w:rFonts w:ascii="Courier New" w:eastAsia="Times New Roman" w:hAnsi="Courier New" w:cs="Courier New"/>
          <w:sz w:val="23"/>
          <w:szCs w:val="23"/>
          <w:lang w:eastAsia="en-IN"/>
        </w:rPr>
      </w:pPr>
      <w:proofErr w:type="gramStart"/>
      <w:ins w:id="1230"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shortcuts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redirect</w:t>
        </w:r>
      </w:ins>
    </w:p>
    <w:p w:rsidR="00DD16FF" w:rsidRPr="00DD16FF" w:rsidRDefault="00DD16FF" w:rsidP="00DD16FF">
      <w:pPr>
        <w:spacing w:before="100" w:beforeAutospacing="1" w:after="100" w:afterAutospacing="1" w:line="240" w:lineRule="auto"/>
        <w:rPr>
          <w:ins w:id="1231" w:author="Unknown"/>
          <w:rFonts w:ascii="Roboto" w:eastAsia="Times New Roman" w:hAnsi="Roboto" w:cs="Times New Roman"/>
          <w:sz w:val="23"/>
          <w:szCs w:val="23"/>
          <w:lang w:eastAsia="en-IN"/>
        </w:rPr>
      </w:pPr>
      <w:ins w:id="1232" w:author="Unknown">
        <w:r w:rsidRPr="00DD16FF">
          <w:rPr>
            <w:rFonts w:ascii="Roboto" w:eastAsia="Times New Roman" w:hAnsi="Roboto" w:cs="Times New Roman"/>
            <w:sz w:val="23"/>
            <w:szCs w:val="23"/>
            <w:lang w:eastAsia="en-IN"/>
          </w:rPr>
          <w:t>So now we can just do:</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33" w:author="Unknown"/>
          <w:rFonts w:ascii="Courier New" w:eastAsia="Times New Roman" w:hAnsi="Courier New" w:cs="Courier New"/>
          <w:sz w:val="23"/>
          <w:szCs w:val="23"/>
          <w:lang w:eastAsia="en-IN"/>
        </w:rPr>
      </w:pPr>
      <w:proofErr w:type="gramStart"/>
      <w:ins w:id="1234" w:author="Unknown">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redirect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"main:homepage"</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235" w:author="Unknown"/>
          <w:rFonts w:ascii="Roboto" w:eastAsia="Times New Roman" w:hAnsi="Roboto" w:cs="Times New Roman"/>
          <w:sz w:val="23"/>
          <w:szCs w:val="23"/>
          <w:lang w:eastAsia="en-IN"/>
        </w:rPr>
      </w:pPr>
      <w:ins w:id="1236" w:author="Unknown">
        <w:r w:rsidRPr="00DD16FF">
          <w:rPr>
            <w:rFonts w:ascii="Roboto" w:eastAsia="Times New Roman" w:hAnsi="Roboto" w:cs="Times New Roman"/>
            <w:sz w:val="23"/>
            <w:szCs w:val="23"/>
            <w:lang w:eastAsia="en-IN"/>
          </w:rPr>
          <w:t>This will look in </w:t>
        </w:r>
        <w:r w:rsidRPr="00DD16FF">
          <w:rPr>
            <w:rFonts w:ascii="Courier New" w:eastAsia="Times New Roman" w:hAnsi="Courier New" w:cs="Courier New"/>
            <w:sz w:val="23"/>
            <w:szCs w:val="23"/>
            <w:lang w:eastAsia="en-IN"/>
          </w:rPr>
          <w:t>urls.py</w:t>
        </w:r>
        <w:r w:rsidRPr="00DD16FF">
          <w:rPr>
            <w:rFonts w:ascii="Roboto" w:eastAsia="Times New Roman" w:hAnsi="Roboto" w:cs="Times New Roman"/>
            <w:sz w:val="23"/>
            <w:szCs w:val="23"/>
            <w:lang w:eastAsia="en-IN"/>
          </w:rPr>
          <w:t> for the </w:t>
        </w:r>
        <w:r w:rsidRPr="00DD16FF">
          <w:rPr>
            <w:rFonts w:ascii="Courier New" w:eastAsia="Times New Roman" w:hAnsi="Courier New" w:cs="Courier New"/>
            <w:sz w:val="23"/>
            <w:szCs w:val="23"/>
            <w:lang w:eastAsia="en-IN"/>
          </w:rPr>
          <w:t>app_name</w:t>
        </w:r>
        <w:r w:rsidRPr="00DD16FF">
          <w:rPr>
            <w:rFonts w:ascii="Roboto" w:eastAsia="Times New Roman" w:hAnsi="Roboto" w:cs="Times New Roman"/>
            <w:sz w:val="23"/>
            <w:szCs w:val="23"/>
            <w:lang w:eastAsia="en-IN"/>
          </w:rPr>
          <w:t> called </w:t>
        </w:r>
        <w:r w:rsidRPr="00DD16FF">
          <w:rPr>
            <w:rFonts w:ascii="Courier New" w:eastAsia="Times New Roman" w:hAnsi="Courier New" w:cs="Courier New"/>
            <w:sz w:val="23"/>
            <w:szCs w:val="23"/>
            <w:lang w:eastAsia="en-IN"/>
          </w:rPr>
          <w:t>main</w:t>
        </w:r>
        <w:r w:rsidRPr="00DD16FF">
          <w:rPr>
            <w:rFonts w:ascii="Roboto" w:eastAsia="Times New Roman" w:hAnsi="Roboto" w:cs="Times New Roman"/>
            <w:sz w:val="23"/>
            <w:szCs w:val="23"/>
            <w:lang w:eastAsia="en-IN"/>
          </w:rPr>
          <w:t> (recall we did this with: </w:t>
        </w:r>
        <w:r w:rsidRPr="00DD16FF">
          <w:rPr>
            <w:rFonts w:ascii="Courier New" w:eastAsia="Times New Roman" w:hAnsi="Courier New" w:cs="Courier New"/>
            <w:sz w:val="23"/>
            <w:szCs w:val="23"/>
            <w:lang w:eastAsia="en-IN"/>
          </w:rPr>
          <w:t xml:space="preserve">app_name = </w:t>
        </w:r>
        <w:proofErr w:type="gramStart"/>
        <w:r w:rsidRPr="00DD16FF">
          <w:rPr>
            <w:rFonts w:ascii="Courier New" w:eastAsia="Times New Roman" w:hAnsi="Courier New" w:cs="Courier New"/>
            <w:sz w:val="23"/>
            <w:szCs w:val="23"/>
            <w:lang w:eastAsia="en-IN"/>
          </w:rPr>
          <w:t>'main' </w:t>
        </w:r>
        <w:r w:rsidRPr="00DD16FF">
          <w:rPr>
            <w:rFonts w:ascii="Roboto" w:eastAsia="Times New Roman" w:hAnsi="Roboto" w:cs="Times New Roman"/>
            <w:sz w:val="23"/>
            <w:szCs w:val="23"/>
            <w:lang w:eastAsia="en-IN"/>
          </w:rPr>
          <w:t>)</w:t>
        </w:r>
        <w:proofErr w:type="gramEnd"/>
        <w:r w:rsidRPr="00DD16FF">
          <w:rPr>
            <w:rFonts w:ascii="Roboto" w:eastAsia="Times New Roman" w:hAnsi="Roboto" w:cs="Times New Roman"/>
            <w:sz w:val="23"/>
            <w:szCs w:val="23"/>
            <w:lang w:eastAsia="en-IN"/>
          </w:rPr>
          <w:t>, then it finds the url with the </w:t>
        </w:r>
        <w:r w:rsidRPr="00DD16FF">
          <w:rPr>
            <w:rFonts w:ascii="Courier New" w:eastAsia="Times New Roman" w:hAnsi="Courier New" w:cs="Courier New"/>
            <w:sz w:val="23"/>
            <w:szCs w:val="23"/>
            <w:lang w:eastAsia="en-IN"/>
          </w:rPr>
          <w:t>name</w:t>
        </w:r>
        <w:r w:rsidRPr="00DD16FF">
          <w:rPr>
            <w:rFonts w:ascii="Roboto" w:eastAsia="Times New Roman" w:hAnsi="Roboto" w:cs="Times New Roman"/>
            <w:sz w:val="23"/>
            <w:szCs w:val="23"/>
            <w:lang w:eastAsia="en-IN"/>
          </w:rPr>
          <w:t> of "homepage." So now our full </w:t>
        </w:r>
        <w:r w:rsidRPr="00DD16FF">
          <w:rPr>
            <w:rFonts w:ascii="Courier New" w:eastAsia="Times New Roman" w:hAnsi="Courier New" w:cs="Courier New"/>
            <w:sz w:val="23"/>
            <w:szCs w:val="23"/>
            <w:lang w:eastAsia="en-IN"/>
          </w:rPr>
          <w:t>register</w:t>
        </w:r>
        <w:r w:rsidRPr="00DD16FF">
          <w:rPr>
            <w:rFonts w:ascii="Roboto" w:eastAsia="Times New Roman" w:hAnsi="Roboto" w:cs="Times New Roman"/>
            <w:sz w:val="23"/>
            <w:szCs w:val="23"/>
            <w:lang w:eastAsia="en-IN"/>
          </w:rPr>
          <w:t> function is: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37" w:author="Unknown"/>
          <w:rFonts w:ascii="Courier New" w:eastAsia="Times New Roman" w:hAnsi="Courier New" w:cs="Courier New"/>
          <w:color w:val="000000"/>
          <w:sz w:val="23"/>
          <w:szCs w:val="23"/>
          <w:lang w:eastAsia="en-IN"/>
        </w:rPr>
      </w:pPr>
      <w:proofErr w:type="gramStart"/>
      <w:ins w:id="1238" w:author="Unknown">
        <w:r w:rsidRPr="00DD16FF">
          <w:rPr>
            <w:rFonts w:ascii="Courier New" w:eastAsia="Times New Roman" w:hAnsi="Courier New" w:cs="Courier New"/>
            <w:color w:val="000088"/>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39" w:author="Unknown"/>
          <w:rFonts w:ascii="Courier New" w:eastAsia="Times New Roman" w:hAnsi="Courier New" w:cs="Courier New"/>
          <w:color w:val="000000"/>
          <w:sz w:val="23"/>
          <w:szCs w:val="23"/>
          <w:lang w:eastAsia="en-IN"/>
        </w:rPr>
      </w:pPr>
      <w:ins w:id="124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method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"POST"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41" w:author="Unknown"/>
          <w:rFonts w:ascii="Courier New" w:eastAsia="Times New Roman" w:hAnsi="Courier New" w:cs="Courier New"/>
          <w:color w:val="000000"/>
          <w:sz w:val="23"/>
          <w:szCs w:val="23"/>
          <w:lang w:eastAsia="en-IN"/>
        </w:rPr>
      </w:pPr>
      <w:ins w:id="124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POST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43" w:author="Unknown"/>
          <w:rFonts w:ascii="Courier New" w:eastAsia="Times New Roman" w:hAnsi="Courier New" w:cs="Courier New"/>
          <w:color w:val="000000"/>
          <w:sz w:val="23"/>
          <w:szCs w:val="23"/>
          <w:lang w:eastAsia="en-IN"/>
        </w:rPr>
      </w:pPr>
      <w:ins w:id="1244"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is_valid</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45" w:author="Unknown"/>
          <w:rFonts w:ascii="Courier New" w:eastAsia="Times New Roman" w:hAnsi="Courier New" w:cs="Courier New"/>
          <w:color w:val="000000"/>
          <w:sz w:val="23"/>
          <w:szCs w:val="23"/>
          <w:lang w:eastAsia="en-IN"/>
        </w:rPr>
      </w:pPr>
      <w:ins w:id="124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user</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save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47" w:author="Unknown"/>
          <w:rFonts w:ascii="Courier New" w:eastAsia="Times New Roman" w:hAnsi="Courier New" w:cs="Courier New"/>
          <w:color w:val="000000"/>
          <w:sz w:val="23"/>
          <w:szCs w:val="23"/>
          <w:lang w:eastAsia="en-IN"/>
        </w:rPr>
      </w:pPr>
      <w:ins w:id="1248"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username</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cleaned_data</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get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'username'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49" w:author="Unknown"/>
          <w:rFonts w:ascii="Courier New" w:eastAsia="Times New Roman" w:hAnsi="Courier New" w:cs="Courier New"/>
          <w:color w:val="000000"/>
          <w:sz w:val="23"/>
          <w:szCs w:val="23"/>
          <w:lang w:eastAsia="en-IN"/>
        </w:rPr>
      </w:pPr>
      <w:ins w:id="125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login</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user</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51" w:author="Unknown"/>
          <w:rFonts w:ascii="Courier New" w:eastAsia="Times New Roman" w:hAnsi="Courier New" w:cs="Courier New"/>
          <w:color w:val="000000"/>
          <w:sz w:val="23"/>
          <w:szCs w:val="23"/>
          <w:lang w:eastAsia="en-IN"/>
        </w:rPr>
      </w:pPr>
      <w:ins w:id="125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redirect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"main:homepage"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53"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54" w:author="Unknown"/>
          <w:rFonts w:ascii="Courier New" w:eastAsia="Times New Roman" w:hAnsi="Courier New" w:cs="Courier New"/>
          <w:color w:val="000000"/>
          <w:sz w:val="23"/>
          <w:szCs w:val="23"/>
          <w:lang w:eastAsia="en-IN"/>
        </w:rPr>
      </w:pPr>
      <w:ins w:id="1255"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56" w:author="Unknown"/>
          <w:rFonts w:ascii="Courier New" w:eastAsia="Times New Roman" w:hAnsi="Courier New" w:cs="Courier New"/>
          <w:color w:val="000000"/>
          <w:sz w:val="23"/>
          <w:szCs w:val="23"/>
          <w:lang w:eastAsia="en-IN"/>
        </w:rPr>
      </w:pPr>
      <w:ins w:id="1257" w:author="Unknown">
        <w:r w:rsidRPr="00DD16FF">
          <w:rPr>
            <w:rFonts w:ascii="Courier New" w:eastAsia="Times New Roman" w:hAnsi="Courier New" w:cs="Courier New"/>
            <w:color w:val="000000"/>
            <w:sz w:val="23"/>
            <w:szCs w:val="23"/>
            <w:lang w:eastAsia="en-IN"/>
          </w:rPr>
          <w:lastRenderedPageBreak/>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request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58" w:author="Unknown"/>
          <w:rFonts w:ascii="Courier New" w:eastAsia="Times New Roman" w:hAnsi="Courier New" w:cs="Courier New"/>
          <w:color w:val="000000"/>
          <w:sz w:val="23"/>
          <w:szCs w:val="23"/>
          <w:lang w:eastAsia="en-IN"/>
        </w:rPr>
      </w:pPr>
      <w:ins w:id="1259" w:author="Unknown">
        <w:r w:rsidRPr="00DD16FF">
          <w:rPr>
            <w:rFonts w:ascii="Courier New" w:eastAsia="Times New Roman" w:hAnsi="Courier New" w:cs="Courier New"/>
            <w:color w:val="000000"/>
            <w:sz w:val="23"/>
            <w:szCs w:val="23"/>
            <w:lang w:eastAsia="en-IN"/>
          </w:rPr>
          <w:t xml:space="preserve">                  template_name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"main/register.html"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60" w:author="Unknown"/>
          <w:rFonts w:ascii="Courier New" w:eastAsia="Times New Roman" w:hAnsi="Courier New" w:cs="Courier New"/>
          <w:sz w:val="23"/>
          <w:szCs w:val="23"/>
          <w:lang w:eastAsia="en-IN"/>
        </w:rPr>
      </w:pPr>
      <w:ins w:id="1261"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262" w:author="Unknown"/>
          <w:rFonts w:ascii="Roboto" w:eastAsia="Times New Roman" w:hAnsi="Roboto" w:cs="Times New Roman"/>
          <w:sz w:val="23"/>
          <w:szCs w:val="23"/>
          <w:lang w:eastAsia="en-IN"/>
        </w:rPr>
      </w:pPr>
      <w:ins w:id="1263" w:author="Unknown">
        <w:r w:rsidRPr="00DD16FF">
          <w:rPr>
            <w:rFonts w:ascii="Roboto" w:eastAsia="Times New Roman" w:hAnsi="Roboto" w:cs="Times New Roman"/>
            <w:sz w:val="23"/>
            <w:szCs w:val="23"/>
            <w:lang w:eastAsia="en-IN"/>
          </w:rPr>
          <w:t xml:space="preserve">In some cases, the form </w:t>
        </w:r>
        <w:proofErr w:type="gramStart"/>
        <w:r w:rsidRPr="00DD16FF">
          <w:rPr>
            <w:rFonts w:ascii="Roboto" w:eastAsia="Times New Roman" w:hAnsi="Roboto" w:cs="Times New Roman"/>
            <w:sz w:val="23"/>
            <w:szCs w:val="23"/>
            <w:lang w:eastAsia="en-IN"/>
          </w:rPr>
          <w:t>wont</w:t>
        </w:r>
        <w:proofErr w:type="gramEnd"/>
        <w:r w:rsidRPr="00DD16FF">
          <w:rPr>
            <w:rFonts w:ascii="Roboto" w:eastAsia="Times New Roman" w:hAnsi="Roboto" w:cs="Times New Roman"/>
            <w:sz w:val="23"/>
            <w:szCs w:val="23"/>
            <w:lang w:eastAsia="en-IN"/>
          </w:rPr>
          <w:t xml:space="preserve"> be valid for whatever reason, however, so we also need to handle for that: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64" w:author="Unknown"/>
          <w:rFonts w:ascii="Courier New" w:eastAsia="Times New Roman" w:hAnsi="Courier New" w:cs="Courier New"/>
          <w:color w:val="000000"/>
          <w:sz w:val="23"/>
          <w:szCs w:val="23"/>
          <w:lang w:eastAsia="en-IN"/>
        </w:rPr>
      </w:pPr>
      <w:proofErr w:type="gramStart"/>
      <w:ins w:id="1265" w:author="Unknown">
        <w:r w:rsidRPr="00DD16FF">
          <w:rPr>
            <w:rFonts w:ascii="Courier New" w:eastAsia="Times New Roman" w:hAnsi="Courier New" w:cs="Courier New"/>
            <w:color w:val="000088"/>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66" w:author="Unknown"/>
          <w:rFonts w:ascii="Courier New" w:eastAsia="Times New Roman" w:hAnsi="Courier New" w:cs="Courier New"/>
          <w:color w:val="000000"/>
          <w:sz w:val="23"/>
          <w:szCs w:val="23"/>
          <w:lang w:eastAsia="en-IN"/>
        </w:rPr>
      </w:pPr>
      <w:ins w:id="1267"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method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"POST"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68" w:author="Unknown"/>
          <w:rFonts w:ascii="Courier New" w:eastAsia="Times New Roman" w:hAnsi="Courier New" w:cs="Courier New"/>
          <w:color w:val="000000"/>
          <w:sz w:val="23"/>
          <w:szCs w:val="23"/>
          <w:lang w:eastAsia="en-IN"/>
        </w:rPr>
      </w:pPr>
      <w:ins w:id="1269"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POST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70" w:author="Unknown"/>
          <w:rFonts w:ascii="Courier New" w:eastAsia="Times New Roman" w:hAnsi="Courier New" w:cs="Courier New"/>
          <w:color w:val="000000"/>
          <w:sz w:val="23"/>
          <w:szCs w:val="23"/>
          <w:lang w:eastAsia="en-IN"/>
        </w:rPr>
      </w:pPr>
      <w:ins w:id="1271"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is_valid</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72" w:author="Unknown"/>
          <w:rFonts w:ascii="Courier New" w:eastAsia="Times New Roman" w:hAnsi="Courier New" w:cs="Courier New"/>
          <w:color w:val="000000"/>
          <w:sz w:val="23"/>
          <w:szCs w:val="23"/>
          <w:lang w:eastAsia="en-IN"/>
        </w:rPr>
      </w:pPr>
      <w:ins w:id="1273"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user</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save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74" w:author="Unknown"/>
          <w:rFonts w:ascii="Courier New" w:eastAsia="Times New Roman" w:hAnsi="Courier New" w:cs="Courier New"/>
          <w:color w:val="000000"/>
          <w:sz w:val="23"/>
          <w:szCs w:val="23"/>
          <w:lang w:eastAsia="en-IN"/>
        </w:rPr>
      </w:pPr>
      <w:ins w:id="1275"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username</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cleaned_data</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get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'username'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76" w:author="Unknown"/>
          <w:rFonts w:ascii="Courier New" w:eastAsia="Times New Roman" w:hAnsi="Courier New" w:cs="Courier New"/>
          <w:color w:val="000000"/>
          <w:sz w:val="23"/>
          <w:szCs w:val="23"/>
          <w:lang w:eastAsia="en-IN"/>
        </w:rPr>
      </w:pPr>
      <w:ins w:id="1277"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login</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user</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78" w:author="Unknown"/>
          <w:rFonts w:ascii="Courier New" w:eastAsia="Times New Roman" w:hAnsi="Courier New" w:cs="Courier New"/>
          <w:color w:val="000000"/>
          <w:sz w:val="23"/>
          <w:szCs w:val="23"/>
          <w:lang w:eastAsia="en-IN"/>
        </w:rPr>
      </w:pPr>
      <w:ins w:id="1279"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redirect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"main:homepage"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80"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81" w:author="Unknown"/>
          <w:rFonts w:ascii="Courier New" w:eastAsia="Times New Roman" w:hAnsi="Courier New" w:cs="Courier New"/>
          <w:color w:val="000000"/>
          <w:sz w:val="23"/>
          <w:szCs w:val="23"/>
          <w:lang w:eastAsia="en-IN"/>
        </w:rPr>
      </w:pPr>
      <w:ins w:id="128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else</w:t>
        </w:r>
        <w:proofErr w:type="gramEnd"/>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83" w:author="Unknown"/>
          <w:rFonts w:ascii="Courier New" w:eastAsia="Times New Roman" w:hAnsi="Courier New" w:cs="Courier New"/>
          <w:color w:val="000000"/>
          <w:sz w:val="23"/>
          <w:szCs w:val="23"/>
          <w:lang w:eastAsia="en-IN"/>
        </w:rPr>
      </w:pPr>
      <w:ins w:id="1284"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for</w:t>
        </w:r>
        <w:proofErr w:type="gramEnd"/>
        <w:r w:rsidRPr="00DD16FF">
          <w:rPr>
            <w:rFonts w:ascii="Courier New" w:eastAsia="Times New Roman" w:hAnsi="Courier New" w:cs="Courier New"/>
            <w:color w:val="000000"/>
            <w:sz w:val="23"/>
            <w:szCs w:val="23"/>
            <w:lang w:eastAsia="en-IN"/>
          </w:rPr>
          <w:t xml:space="preserve"> msg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error_messages</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85" w:author="Unknown"/>
          <w:rFonts w:ascii="Courier New" w:eastAsia="Times New Roman" w:hAnsi="Courier New" w:cs="Courier New"/>
          <w:color w:val="000000"/>
          <w:sz w:val="23"/>
          <w:szCs w:val="23"/>
          <w:lang w:eastAsia="en-IN"/>
        </w:rPr>
      </w:pPr>
      <w:ins w:id="128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print</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error_messages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msg</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87"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88" w:author="Unknown"/>
          <w:rFonts w:ascii="Courier New" w:eastAsia="Times New Roman" w:hAnsi="Courier New" w:cs="Courier New"/>
          <w:color w:val="000000"/>
          <w:sz w:val="23"/>
          <w:szCs w:val="23"/>
          <w:lang w:eastAsia="en-IN"/>
        </w:rPr>
      </w:pPr>
      <w:ins w:id="1289"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request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90" w:author="Unknown"/>
          <w:rFonts w:ascii="Courier New" w:eastAsia="Times New Roman" w:hAnsi="Courier New" w:cs="Courier New"/>
          <w:color w:val="000000"/>
          <w:sz w:val="23"/>
          <w:szCs w:val="23"/>
          <w:lang w:eastAsia="en-IN"/>
        </w:rPr>
      </w:pPr>
      <w:ins w:id="1291" w:author="Unknown">
        <w:r w:rsidRPr="00DD16FF">
          <w:rPr>
            <w:rFonts w:ascii="Courier New" w:eastAsia="Times New Roman" w:hAnsi="Courier New" w:cs="Courier New"/>
            <w:color w:val="000000"/>
            <w:sz w:val="23"/>
            <w:szCs w:val="23"/>
            <w:lang w:eastAsia="en-IN"/>
          </w:rPr>
          <w:t xml:space="preserve">                          template_name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"main/register.html"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92" w:author="Unknown"/>
          <w:rFonts w:ascii="Courier New" w:eastAsia="Times New Roman" w:hAnsi="Courier New" w:cs="Courier New"/>
          <w:color w:val="000000"/>
          <w:sz w:val="23"/>
          <w:szCs w:val="23"/>
          <w:lang w:eastAsia="en-IN"/>
        </w:rPr>
      </w:pPr>
      <w:ins w:id="1293"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94"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95" w:author="Unknown"/>
          <w:rFonts w:ascii="Courier New" w:eastAsia="Times New Roman" w:hAnsi="Courier New" w:cs="Courier New"/>
          <w:color w:val="000000"/>
          <w:sz w:val="23"/>
          <w:szCs w:val="23"/>
          <w:lang w:eastAsia="en-IN"/>
        </w:rPr>
      </w:pPr>
      <w:ins w:id="129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97" w:author="Unknown"/>
          <w:rFonts w:ascii="Courier New" w:eastAsia="Times New Roman" w:hAnsi="Courier New" w:cs="Courier New"/>
          <w:color w:val="000000"/>
          <w:sz w:val="23"/>
          <w:szCs w:val="23"/>
          <w:lang w:eastAsia="en-IN"/>
        </w:rPr>
      </w:pPr>
      <w:ins w:id="1298"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request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99" w:author="Unknown"/>
          <w:rFonts w:ascii="Courier New" w:eastAsia="Times New Roman" w:hAnsi="Courier New" w:cs="Courier New"/>
          <w:color w:val="000000"/>
          <w:sz w:val="23"/>
          <w:szCs w:val="23"/>
          <w:lang w:eastAsia="en-IN"/>
        </w:rPr>
      </w:pPr>
      <w:ins w:id="1300" w:author="Unknown">
        <w:r w:rsidRPr="00DD16FF">
          <w:rPr>
            <w:rFonts w:ascii="Courier New" w:eastAsia="Times New Roman" w:hAnsi="Courier New" w:cs="Courier New"/>
            <w:color w:val="000000"/>
            <w:sz w:val="23"/>
            <w:szCs w:val="23"/>
            <w:lang w:eastAsia="en-IN"/>
          </w:rPr>
          <w:t xml:space="preserve">                  template_name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"main/register.html"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01" w:author="Unknown"/>
          <w:rFonts w:ascii="Courier New" w:eastAsia="Times New Roman" w:hAnsi="Courier New" w:cs="Courier New"/>
          <w:sz w:val="23"/>
          <w:szCs w:val="23"/>
          <w:lang w:eastAsia="en-IN"/>
        </w:rPr>
      </w:pPr>
      <w:ins w:id="130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303" w:author="Unknown"/>
          <w:rFonts w:ascii="Roboto" w:eastAsia="Times New Roman" w:hAnsi="Roboto" w:cs="Times New Roman"/>
          <w:sz w:val="23"/>
          <w:szCs w:val="23"/>
          <w:lang w:eastAsia="en-IN"/>
        </w:rPr>
      </w:pPr>
      <w:ins w:id="1304" w:author="Unknown">
        <w:r w:rsidRPr="00DD16FF">
          <w:rPr>
            <w:rFonts w:ascii="Roboto" w:eastAsia="Times New Roman" w:hAnsi="Roboto" w:cs="Times New Roman"/>
            <w:sz w:val="23"/>
            <w:szCs w:val="23"/>
            <w:lang w:eastAsia="en-IN"/>
          </w:rPr>
          <w:t xml:space="preserve">Now, we can register another user, </w:t>
        </w:r>
        <w:proofErr w:type="gramStart"/>
        <w:r w:rsidRPr="00DD16FF">
          <w:rPr>
            <w:rFonts w:ascii="Roboto" w:eastAsia="Times New Roman" w:hAnsi="Roboto" w:cs="Times New Roman"/>
            <w:sz w:val="23"/>
            <w:szCs w:val="23"/>
            <w:lang w:eastAsia="en-IN"/>
          </w:rPr>
          <w:t>then</w:t>
        </w:r>
        <w:proofErr w:type="gramEnd"/>
        <w:r w:rsidRPr="00DD16FF">
          <w:rPr>
            <w:rFonts w:ascii="Roboto" w:eastAsia="Times New Roman" w:hAnsi="Roboto" w:cs="Times New Roman"/>
            <w:sz w:val="23"/>
            <w:szCs w:val="23"/>
            <w:lang w:eastAsia="en-IN"/>
          </w:rPr>
          <w:t xml:space="preserve"> they're sent back to the homepage!</w:t>
        </w:r>
      </w:ins>
    </w:p>
    <w:p w:rsidR="00DD16FF" w:rsidRPr="00DD16FF" w:rsidRDefault="00DD16FF" w:rsidP="00DD16FF">
      <w:pPr>
        <w:spacing w:before="100" w:beforeAutospacing="1" w:after="100" w:afterAutospacing="1" w:line="240" w:lineRule="auto"/>
        <w:rPr>
          <w:ins w:id="1305" w:author="Unknown"/>
          <w:rFonts w:ascii="Roboto" w:eastAsia="Times New Roman" w:hAnsi="Roboto" w:cs="Times New Roman"/>
          <w:sz w:val="23"/>
          <w:szCs w:val="23"/>
          <w:lang w:eastAsia="en-IN"/>
        </w:rPr>
      </w:pPr>
      <w:ins w:id="1306" w:author="Unknown">
        <w:r w:rsidRPr="00DD16FF">
          <w:rPr>
            <w:rFonts w:ascii="Roboto" w:eastAsia="Times New Roman" w:hAnsi="Roboto" w:cs="Times New Roman"/>
            <w:sz w:val="23"/>
            <w:szCs w:val="23"/>
            <w:lang w:eastAsia="en-IN"/>
          </w:rPr>
          <w:t>Full views.py just in case you're missing something:</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07" w:author="Unknown"/>
          <w:rFonts w:ascii="Courier New" w:eastAsia="Times New Roman" w:hAnsi="Courier New" w:cs="Courier New"/>
          <w:color w:val="000000"/>
          <w:sz w:val="23"/>
          <w:szCs w:val="23"/>
          <w:lang w:eastAsia="en-IN"/>
        </w:rPr>
      </w:pPr>
      <w:proofErr w:type="gramStart"/>
      <w:ins w:id="1308"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shortcuts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redirect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09" w:author="Unknown"/>
          <w:rFonts w:ascii="Courier New" w:eastAsia="Times New Roman" w:hAnsi="Courier New" w:cs="Courier New"/>
          <w:color w:val="000000"/>
          <w:sz w:val="23"/>
          <w:szCs w:val="23"/>
          <w:lang w:eastAsia="en-IN"/>
        </w:rPr>
      </w:pPr>
      <w:proofErr w:type="gramStart"/>
      <w:ins w:id="1310"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models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Tutorial</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11" w:author="Unknown"/>
          <w:rFonts w:ascii="Courier New" w:eastAsia="Times New Roman" w:hAnsi="Courier New" w:cs="Courier New"/>
          <w:color w:val="000000"/>
          <w:sz w:val="23"/>
          <w:szCs w:val="23"/>
          <w:lang w:eastAsia="en-IN"/>
        </w:rPr>
      </w:pPr>
      <w:proofErr w:type="gramStart"/>
      <w:ins w:id="1312"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contrib</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auth</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forms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AuthenticationForm</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13" w:author="Unknown"/>
          <w:rFonts w:ascii="Courier New" w:eastAsia="Times New Roman" w:hAnsi="Courier New" w:cs="Courier New"/>
          <w:color w:val="000000"/>
          <w:sz w:val="23"/>
          <w:szCs w:val="23"/>
          <w:lang w:eastAsia="en-IN"/>
        </w:rPr>
      </w:pPr>
      <w:proofErr w:type="gramStart"/>
      <w:ins w:id="1314"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contrib</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auth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logout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authenticate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login</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15"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16"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17" w:author="Unknown"/>
          <w:rFonts w:ascii="Courier New" w:eastAsia="Times New Roman" w:hAnsi="Courier New" w:cs="Courier New"/>
          <w:color w:val="000000"/>
          <w:sz w:val="23"/>
          <w:szCs w:val="23"/>
          <w:lang w:eastAsia="en-IN"/>
        </w:rPr>
      </w:pPr>
      <w:ins w:id="1318" w:author="Unknown">
        <w:r w:rsidRPr="00DD16FF">
          <w:rPr>
            <w:rFonts w:ascii="Courier New" w:eastAsia="Times New Roman" w:hAnsi="Courier New" w:cs="Courier New"/>
            <w:color w:val="880000"/>
            <w:sz w:val="23"/>
            <w:szCs w:val="23"/>
            <w:lang w:eastAsia="en-IN"/>
          </w:rPr>
          <w:t># Create your views here.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19" w:author="Unknown"/>
          <w:rFonts w:ascii="Courier New" w:eastAsia="Times New Roman" w:hAnsi="Courier New" w:cs="Courier New"/>
          <w:color w:val="000000"/>
          <w:sz w:val="23"/>
          <w:szCs w:val="23"/>
          <w:lang w:eastAsia="en-IN"/>
        </w:rPr>
      </w:pPr>
      <w:proofErr w:type="gramStart"/>
      <w:ins w:id="1320" w:author="Unknown">
        <w:r w:rsidRPr="00DD16FF">
          <w:rPr>
            <w:rFonts w:ascii="Courier New" w:eastAsia="Times New Roman" w:hAnsi="Courier New" w:cs="Courier New"/>
            <w:color w:val="000088"/>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homepage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21" w:author="Unknown"/>
          <w:rFonts w:ascii="Courier New" w:eastAsia="Times New Roman" w:hAnsi="Courier New" w:cs="Courier New"/>
          <w:color w:val="000000"/>
          <w:sz w:val="23"/>
          <w:szCs w:val="23"/>
          <w:lang w:eastAsia="en-IN"/>
        </w:rPr>
      </w:pPr>
      <w:ins w:id="132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request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23" w:author="Unknown"/>
          <w:rFonts w:ascii="Courier New" w:eastAsia="Times New Roman" w:hAnsi="Courier New" w:cs="Courier New"/>
          <w:color w:val="000000"/>
          <w:sz w:val="23"/>
          <w:szCs w:val="23"/>
          <w:lang w:eastAsia="en-IN"/>
        </w:rPr>
      </w:pPr>
      <w:ins w:id="1324" w:author="Unknown">
        <w:r w:rsidRPr="00DD16FF">
          <w:rPr>
            <w:rFonts w:ascii="Courier New" w:eastAsia="Times New Roman" w:hAnsi="Courier New" w:cs="Courier New"/>
            <w:color w:val="000000"/>
            <w:sz w:val="23"/>
            <w:szCs w:val="23"/>
            <w:lang w:eastAsia="en-IN"/>
          </w:rPr>
          <w:t xml:space="preserve">                  template_name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'main/home.html'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25" w:author="Unknown"/>
          <w:rFonts w:ascii="Courier New" w:eastAsia="Times New Roman" w:hAnsi="Courier New" w:cs="Courier New"/>
          <w:color w:val="000000"/>
          <w:sz w:val="23"/>
          <w:szCs w:val="23"/>
          <w:lang w:eastAsia="en-IN"/>
        </w:rPr>
      </w:pPr>
      <w:ins w:id="132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"tutorials"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660066"/>
            <w:sz w:val="23"/>
            <w:szCs w:val="23"/>
            <w:lang w:eastAsia="en-IN"/>
          </w:rPr>
          <w:t>Tutorial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all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27"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28" w:author="Unknown"/>
          <w:rFonts w:ascii="Courier New" w:eastAsia="Times New Roman" w:hAnsi="Courier New" w:cs="Courier New"/>
          <w:color w:val="000000"/>
          <w:sz w:val="23"/>
          <w:szCs w:val="23"/>
          <w:lang w:eastAsia="en-IN"/>
        </w:rPr>
      </w:pPr>
      <w:proofErr w:type="gramStart"/>
      <w:ins w:id="1329" w:author="Unknown">
        <w:r w:rsidRPr="00DD16FF">
          <w:rPr>
            <w:rFonts w:ascii="Courier New" w:eastAsia="Times New Roman" w:hAnsi="Courier New" w:cs="Courier New"/>
            <w:color w:val="000088"/>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30" w:author="Unknown"/>
          <w:rFonts w:ascii="Courier New" w:eastAsia="Times New Roman" w:hAnsi="Courier New" w:cs="Courier New"/>
          <w:color w:val="000000"/>
          <w:sz w:val="23"/>
          <w:szCs w:val="23"/>
          <w:lang w:eastAsia="en-IN"/>
        </w:rPr>
      </w:pPr>
      <w:ins w:id="1331"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method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"POST"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32" w:author="Unknown"/>
          <w:rFonts w:ascii="Courier New" w:eastAsia="Times New Roman" w:hAnsi="Courier New" w:cs="Courier New"/>
          <w:color w:val="000000"/>
          <w:sz w:val="23"/>
          <w:szCs w:val="23"/>
          <w:lang w:eastAsia="en-IN"/>
        </w:rPr>
      </w:pPr>
      <w:ins w:id="1333"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POST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34" w:author="Unknown"/>
          <w:rFonts w:ascii="Courier New" w:eastAsia="Times New Roman" w:hAnsi="Courier New" w:cs="Courier New"/>
          <w:color w:val="000000"/>
          <w:sz w:val="23"/>
          <w:szCs w:val="23"/>
          <w:lang w:eastAsia="en-IN"/>
        </w:rPr>
      </w:pPr>
      <w:ins w:id="1335"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is_valid</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36" w:author="Unknown"/>
          <w:rFonts w:ascii="Courier New" w:eastAsia="Times New Roman" w:hAnsi="Courier New" w:cs="Courier New"/>
          <w:color w:val="000000"/>
          <w:sz w:val="23"/>
          <w:szCs w:val="23"/>
          <w:lang w:eastAsia="en-IN"/>
        </w:rPr>
      </w:pPr>
      <w:ins w:id="1337"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user</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save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38" w:author="Unknown"/>
          <w:rFonts w:ascii="Courier New" w:eastAsia="Times New Roman" w:hAnsi="Courier New" w:cs="Courier New"/>
          <w:color w:val="000000"/>
          <w:sz w:val="23"/>
          <w:szCs w:val="23"/>
          <w:lang w:eastAsia="en-IN"/>
        </w:rPr>
      </w:pPr>
      <w:ins w:id="1339" w:author="Unknown">
        <w:r w:rsidRPr="00DD16FF">
          <w:rPr>
            <w:rFonts w:ascii="Courier New" w:eastAsia="Times New Roman" w:hAnsi="Courier New" w:cs="Courier New"/>
            <w:color w:val="000000"/>
            <w:sz w:val="23"/>
            <w:szCs w:val="23"/>
            <w:lang w:eastAsia="en-IN"/>
          </w:rPr>
          <w:lastRenderedPageBreak/>
          <w:t xml:space="preserve">            </w:t>
        </w:r>
        <w:proofErr w:type="gramStart"/>
        <w:r w:rsidRPr="00DD16FF">
          <w:rPr>
            <w:rFonts w:ascii="Courier New" w:eastAsia="Times New Roman" w:hAnsi="Courier New" w:cs="Courier New"/>
            <w:color w:val="000000"/>
            <w:sz w:val="23"/>
            <w:szCs w:val="23"/>
            <w:lang w:eastAsia="en-IN"/>
          </w:rPr>
          <w:t>username</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cleaned_data</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get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'username'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40" w:author="Unknown"/>
          <w:rFonts w:ascii="Courier New" w:eastAsia="Times New Roman" w:hAnsi="Courier New" w:cs="Courier New"/>
          <w:color w:val="000000"/>
          <w:sz w:val="23"/>
          <w:szCs w:val="23"/>
          <w:lang w:eastAsia="en-IN"/>
        </w:rPr>
      </w:pPr>
      <w:ins w:id="1341"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login</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user</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42" w:author="Unknown"/>
          <w:rFonts w:ascii="Courier New" w:eastAsia="Times New Roman" w:hAnsi="Courier New" w:cs="Courier New"/>
          <w:color w:val="000000"/>
          <w:sz w:val="23"/>
          <w:szCs w:val="23"/>
          <w:lang w:eastAsia="en-IN"/>
        </w:rPr>
      </w:pPr>
      <w:ins w:id="1343"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redirect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"main:homepage"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44"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45" w:author="Unknown"/>
          <w:rFonts w:ascii="Courier New" w:eastAsia="Times New Roman" w:hAnsi="Courier New" w:cs="Courier New"/>
          <w:color w:val="000000"/>
          <w:sz w:val="23"/>
          <w:szCs w:val="23"/>
          <w:lang w:eastAsia="en-IN"/>
        </w:rPr>
      </w:pPr>
      <w:ins w:id="134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else</w:t>
        </w:r>
        <w:proofErr w:type="gramEnd"/>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47" w:author="Unknown"/>
          <w:rFonts w:ascii="Courier New" w:eastAsia="Times New Roman" w:hAnsi="Courier New" w:cs="Courier New"/>
          <w:color w:val="000000"/>
          <w:sz w:val="23"/>
          <w:szCs w:val="23"/>
          <w:lang w:eastAsia="en-IN"/>
        </w:rPr>
      </w:pPr>
      <w:ins w:id="1348"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for</w:t>
        </w:r>
        <w:proofErr w:type="gramEnd"/>
        <w:r w:rsidRPr="00DD16FF">
          <w:rPr>
            <w:rFonts w:ascii="Courier New" w:eastAsia="Times New Roman" w:hAnsi="Courier New" w:cs="Courier New"/>
            <w:color w:val="000000"/>
            <w:sz w:val="23"/>
            <w:szCs w:val="23"/>
            <w:lang w:eastAsia="en-IN"/>
          </w:rPr>
          <w:t xml:space="preserve"> msg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error_messages</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49" w:author="Unknown"/>
          <w:rFonts w:ascii="Courier New" w:eastAsia="Times New Roman" w:hAnsi="Courier New" w:cs="Courier New"/>
          <w:color w:val="000000"/>
          <w:sz w:val="23"/>
          <w:szCs w:val="23"/>
          <w:lang w:eastAsia="en-IN"/>
        </w:rPr>
      </w:pPr>
      <w:ins w:id="135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print</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error_messages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msg</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51"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52" w:author="Unknown"/>
          <w:rFonts w:ascii="Courier New" w:eastAsia="Times New Roman" w:hAnsi="Courier New" w:cs="Courier New"/>
          <w:color w:val="000000"/>
          <w:sz w:val="23"/>
          <w:szCs w:val="23"/>
          <w:lang w:eastAsia="en-IN"/>
        </w:rPr>
      </w:pPr>
      <w:ins w:id="1353"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request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54" w:author="Unknown"/>
          <w:rFonts w:ascii="Courier New" w:eastAsia="Times New Roman" w:hAnsi="Courier New" w:cs="Courier New"/>
          <w:color w:val="000000"/>
          <w:sz w:val="23"/>
          <w:szCs w:val="23"/>
          <w:lang w:eastAsia="en-IN"/>
        </w:rPr>
      </w:pPr>
      <w:ins w:id="1355" w:author="Unknown">
        <w:r w:rsidRPr="00DD16FF">
          <w:rPr>
            <w:rFonts w:ascii="Courier New" w:eastAsia="Times New Roman" w:hAnsi="Courier New" w:cs="Courier New"/>
            <w:color w:val="000000"/>
            <w:sz w:val="23"/>
            <w:szCs w:val="23"/>
            <w:lang w:eastAsia="en-IN"/>
          </w:rPr>
          <w:t xml:space="preserve">                          template_name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"main/register.html"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56" w:author="Unknown"/>
          <w:rFonts w:ascii="Courier New" w:eastAsia="Times New Roman" w:hAnsi="Courier New" w:cs="Courier New"/>
          <w:color w:val="000000"/>
          <w:sz w:val="23"/>
          <w:szCs w:val="23"/>
          <w:lang w:eastAsia="en-IN"/>
        </w:rPr>
      </w:pPr>
      <w:ins w:id="1357"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58"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59" w:author="Unknown"/>
          <w:rFonts w:ascii="Courier New" w:eastAsia="Times New Roman" w:hAnsi="Courier New" w:cs="Courier New"/>
          <w:color w:val="000000"/>
          <w:sz w:val="23"/>
          <w:szCs w:val="23"/>
          <w:lang w:eastAsia="en-IN"/>
        </w:rPr>
      </w:pPr>
      <w:ins w:id="136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form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UserCreationForm</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61" w:author="Unknown"/>
          <w:rFonts w:ascii="Courier New" w:eastAsia="Times New Roman" w:hAnsi="Courier New" w:cs="Courier New"/>
          <w:color w:val="000000"/>
          <w:sz w:val="23"/>
          <w:szCs w:val="23"/>
          <w:lang w:eastAsia="en-IN"/>
        </w:rPr>
      </w:pPr>
      <w:ins w:id="136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request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63" w:author="Unknown"/>
          <w:rFonts w:ascii="Courier New" w:eastAsia="Times New Roman" w:hAnsi="Courier New" w:cs="Courier New"/>
          <w:color w:val="000000"/>
          <w:sz w:val="23"/>
          <w:szCs w:val="23"/>
          <w:lang w:eastAsia="en-IN"/>
        </w:rPr>
      </w:pPr>
      <w:ins w:id="1364" w:author="Unknown">
        <w:r w:rsidRPr="00DD16FF">
          <w:rPr>
            <w:rFonts w:ascii="Courier New" w:eastAsia="Times New Roman" w:hAnsi="Courier New" w:cs="Courier New"/>
            <w:color w:val="000000"/>
            <w:sz w:val="23"/>
            <w:szCs w:val="23"/>
            <w:lang w:eastAsia="en-IN"/>
          </w:rPr>
          <w:t xml:space="preserve">                  template_name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"main/register.html"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65" w:author="Unknown"/>
          <w:rFonts w:ascii="Courier New" w:eastAsia="Times New Roman" w:hAnsi="Courier New" w:cs="Courier New"/>
          <w:sz w:val="23"/>
          <w:szCs w:val="23"/>
          <w:lang w:eastAsia="en-IN"/>
        </w:rPr>
      </w:pPr>
      <w:ins w:id="136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"form"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form</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1367" w:author="Unknown"/>
          <w:rFonts w:ascii="Roboto" w:eastAsia="Times New Roman" w:hAnsi="Roboto" w:cs="Times New Roman"/>
          <w:sz w:val="23"/>
          <w:szCs w:val="23"/>
          <w:lang w:eastAsia="en-IN"/>
        </w:rPr>
      </w:pPr>
      <w:ins w:id="1368" w:author="Unknown">
        <w:r w:rsidRPr="00DD16FF">
          <w:rPr>
            <w:rFonts w:ascii="Roboto" w:eastAsia="Times New Roman" w:hAnsi="Roboto" w:cs="Times New Roman"/>
            <w:sz w:val="23"/>
            <w:szCs w:val="23"/>
            <w:lang w:eastAsia="en-IN"/>
          </w:rPr>
          <w:t>So now we've found ourselves at a point where we need something more than a print statement for information. There's nothing to inform the user once they've logged in, and there's nothing to tell us that we've done something wrong if we have. This is where messaging comes in, which</w:t>
        </w:r>
      </w:ins>
    </w:p>
    <w:p w:rsidR="00DD16FF" w:rsidRDefault="00DD16FF"/>
    <w:p w:rsidR="00DD16FF" w:rsidRDefault="00DD16FF"/>
    <w:p w:rsidR="00DD16FF" w:rsidRDefault="00DD16FF"/>
    <w:p w:rsidR="00DD16FF" w:rsidRDefault="00DD16FF"/>
    <w:p w:rsidR="00DD16FF" w:rsidRDefault="00DD16FF" w:rsidP="00DD16FF">
      <w:pPr>
        <w:pStyle w:val="Heading2"/>
        <w:spacing w:line="881" w:lineRule="atLeast"/>
        <w:rPr>
          <w:rFonts w:ascii="Roboto" w:hAnsi="Roboto"/>
          <w:b w:val="0"/>
          <w:bCs w:val="0"/>
        </w:rPr>
      </w:pPr>
      <w:r>
        <w:rPr>
          <w:rFonts w:ascii="Roboto" w:hAnsi="Roboto"/>
          <w:b w:val="0"/>
          <w:bCs w:val="0"/>
        </w:rPr>
        <w:t>Messages - Django Tutorial</w:t>
      </w:r>
    </w:p>
    <w:p w:rsidR="00DD16FF" w:rsidRDefault="00DD16FF" w:rsidP="00DD16FF">
      <w:pPr>
        <w:rPr>
          <w:rFonts w:ascii="Times New Roman" w:hAnsi="Times New Roman"/>
        </w:rPr>
      </w:pPr>
    </w:p>
    <w:p w:rsidR="00DD16FF" w:rsidRDefault="00DD16FF" w:rsidP="00DD16FF">
      <w:r>
        <w:rPr>
          <w:rFonts w:ascii="Roboto" w:hAnsi="Roboto"/>
          <w:sz w:val="23"/>
          <w:szCs w:val="23"/>
        </w:rPr>
        <w:br/>
      </w:r>
      <w:r>
        <w:rPr>
          <w:rFonts w:ascii="Roboto" w:hAnsi="Roboto"/>
          <w:sz w:val="23"/>
          <w:szCs w:val="23"/>
        </w:rPr>
        <w:br/>
      </w:r>
    </w:p>
    <w:p w:rsidR="00DD16FF" w:rsidRDefault="00DD16FF" w:rsidP="00DD16FF">
      <w:pPr>
        <w:pStyle w:val="NormalWeb"/>
        <w:rPr>
          <w:rFonts w:ascii="Roboto" w:hAnsi="Roboto"/>
          <w:sz w:val="23"/>
          <w:szCs w:val="23"/>
        </w:rPr>
      </w:pPr>
      <w:r>
        <w:rPr>
          <w:rFonts w:ascii="Roboto" w:hAnsi="Roboto"/>
          <w:sz w:val="23"/>
          <w:szCs w:val="23"/>
        </w:rPr>
        <w:t>Welcome to part 7 of the web development with Python and Django tutorial series, where we'll be covering messaging and continuing to cover handling for users within our web app by popping up messages to the user, changing the navbar depending on if they are logged in or not, as well as showing the use for </w:t>
      </w:r>
      <w:r>
        <w:rPr>
          <w:rStyle w:val="HTMLCode"/>
          <w:sz w:val="23"/>
          <w:szCs w:val="23"/>
        </w:rPr>
        <w:t>includes</w:t>
      </w:r>
      <w:r>
        <w:rPr>
          <w:rFonts w:ascii="Roboto" w:hAnsi="Roboto"/>
          <w:sz w:val="23"/>
          <w:szCs w:val="23"/>
        </w:rPr>
        <w:t> in Django templating.</w:t>
      </w:r>
    </w:p>
    <w:p w:rsidR="00DD16FF" w:rsidRDefault="00DD16FF" w:rsidP="00DD16FF">
      <w:pPr>
        <w:pStyle w:val="NormalWeb"/>
        <w:rPr>
          <w:rFonts w:ascii="Roboto" w:hAnsi="Roboto"/>
          <w:sz w:val="23"/>
          <w:szCs w:val="23"/>
        </w:rPr>
      </w:pPr>
      <w:r>
        <w:rPr>
          <w:rFonts w:ascii="Roboto" w:hAnsi="Roboto"/>
          <w:sz w:val="23"/>
          <w:szCs w:val="23"/>
        </w:rPr>
        <w:t xml:space="preserve">The Django web </w:t>
      </w:r>
      <w:proofErr w:type="gramStart"/>
      <w:r>
        <w:rPr>
          <w:rFonts w:ascii="Roboto" w:hAnsi="Roboto"/>
          <w:sz w:val="23"/>
          <w:szCs w:val="23"/>
        </w:rPr>
        <w:t>frameworks comes</w:t>
      </w:r>
      <w:proofErr w:type="gramEnd"/>
      <w:r>
        <w:rPr>
          <w:rFonts w:ascii="Roboto" w:hAnsi="Roboto"/>
          <w:sz w:val="23"/>
          <w:szCs w:val="23"/>
        </w:rPr>
        <w:t xml:space="preserve"> with a messaging system that allows us to store messages that we can check for on each page load. If there are some messages, we can display them to the user.</w:t>
      </w:r>
    </w:p>
    <w:p w:rsidR="00DD16FF" w:rsidRDefault="00DD16FF" w:rsidP="00DD16FF">
      <w:pPr>
        <w:pStyle w:val="NormalWeb"/>
        <w:rPr>
          <w:ins w:id="1369" w:author="Unknown"/>
          <w:rFonts w:ascii="Roboto" w:hAnsi="Roboto"/>
          <w:sz w:val="23"/>
          <w:szCs w:val="23"/>
        </w:rPr>
      </w:pPr>
      <w:ins w:id="1370" w:author="Unknown">
        <w:r>
          <w:rPr>
            <w:rFonts w:ascii="Roboto" w:hAnsi="Roboto"/>
            <w:sz w:val="23"/>
            <w:szCs w:val="23"/>
          </w:rPr>
          <w:t>For these messages, we could show them however we see fit. With materialize.css, there are things called </w:t>
        </w:r>
        <w:r>
          <w:rPr>
            <w:rStyle w:val="HTMLCode"/>
            <w:sz w:val="23"/>
            <w:szCs w:val="23"/>
          </w:rPr>
          <w:t>toasts</w:t>
        </w:r>
        <w:r>
          <w:rPr>
            <w:rFonts w:ascii="Roboto" w:hAnsi="Roboto"/>
            <w:sz w:val="23"/>
            <w:szCs w:val="23"/>
          </w:rPr>
          <w:t>, which use javascript to popup a little snippet of a message to your user. For more information: </w:t>
        </w:r>
        <w:r>
          <w:rPr>
            <w:rFonts w:ascii="Roboto" w:hAnsi="Roboto"/>
            <w:sz w:val="23"/>
            <w:szCs w:val="23"/>
          </w:rPr>
          <w:fldChar w:fldCharType="begin"/>
        </w:r>
        <w:r>
          <w:rPr>
            <w:rFonts w:ascii="Roboto" w:hAnsi="Roboto"/>
            <w:sz w:val="23"/>
            <w:szCs w:val="23"/>
          </w:rPr>
          <w:instrText xml:space="preserve"> HYPERLINK "https://materializecss.com/toasts.html" \t "blank" </w:instrText>
        </w:r>
        <w:r>
          <w:rPr>
            <w:rFonts w:ascii="Roboto" w:hAnsi="Roboto"/>
            <w:sz w:val="23"/>
            <w:szCs w:val="23"/>
          </w:rPr>
          <w:fldChar w:fldCharType="separate"/>
        </w:r>
        <w:r>
          <w:rPr>
            <w:rStyle w:val="Strong"/>
            <w:rFonts w:ascii="Roboto" w:hAnsi="Roboto"/>
            <w:b w:val="0"/>
            <w:bCs w:val="0"/>
            <w:color w:val="039BE5"/>
            <w:sz w:val="23"/>
            <w:szCs w:val="23"/>
          </w:rPr>
          <w:t>Materialize Toasts</w:t>
        </w:r>
        <w:r>
          <w:rPr>
            <w:rFonts w:ascii="Roboto" w:hAnsi="Roboto"/>
            <w:sz w:val="23"/>
            <w:szCs w:val="23"/>
          </w:rPr>
          <w:fldChar w:fldCharType="end"/>
        </w:r>
        <w:r>
          <w:rPr>
            <w:rFonts w:ascii="Roboto" w:hAnsi="Roboto"/>
            <w:sz w:val="23"/>
            <w:szCs w:val="23"/>
          </w:rPr>
          <w:t>.</w:t>
        </w:r>
      </w:ins>
    </w:p>
    <w:p w:rsidR="00DD16FF" w:rsidRDefault="00DD16FF" w:rsidP="00DD16FF">
      <w:pPr>
        <w:pStyle w:val="NormalWeb"/>
        <w:rPr>
          <w:ins w:id="1371" w:author="Unknown"/>
          <w:rFonts w:ascii="Roboto" w:hAnsi="Roboto"/>
          <w:sz w:val="23"/>
          <w:szCs w:val="23"/>
        </w:rPr>
      </w:pPr>
      <w:ins w:id="1372" w:author="Unknown">
        <w:r>
          <w:rPr>
            <w:rFonts w:ascii="Roboto" w:hAnsi="Roboto"/>
            <w:sz w:val="23"/>
            <w:szCs w:val="23"/>
          </w:rPr>
          <w:lastRenderedPageBreak/>
          <w:t>In our case right now, we'd like to be able to quickly inform the user of errors with their form, or alert them to the success of logging in. This is the sort of thing that Django messaging is for, and we can use the toasts to display the messages if they happen to exist.</w:t>
        </w:r>
      </w:ins>
    </w:p>
    <w:p w:rsidR="00DD16FF" w:rsidRDefault="00DD16FF" w:rsidP="00DD16FF">
      <w:pPr>
        <w:pStyle w:val="NormalWeb"/>
        <w:rPr>
          <w:ins w:id="1373" w:author="Unknown"/>
          <w:rFonts w:ascii="Roboto" w:hAnsi="Roboto"/>
          <w:sz w:val="23"/>
          <w:szCs w:val="23"/>
        </w:rPr>
      </w:pPr>
      <w:ins w:id="1374" w:author="Unknown">
        <w:r>
          <w:rPr>
            <w:rFonts w:ascii="Roboto" w:hAnsi="Roboto"/>
            <w:sz w:val="23"/>
            <w:szCs w:val="23"/>
          </w:rPr>
          <w:t>To begin, let's add the cases for messages. Inside our </w:t>
        </w:r>
        <w:r>
          <w:rPr>
            <w:rStyle w:val="HTMLCode"/>
            <w:sz w:val="23"/>
            <w:szCs w:val="23"/>
          </w:rPr>
          <w:t>mysite/main/views.py</w:t>
        </w:r>
        <w:r>
          <w:rPr>
            <w:rFonts w:ascii="Roboto" w:hAnsi="Roboto"/>
            <w:sz w:val="23"/>
            <w:szCs w:val="23"/>
          </w:rPr>
          <w:t>, make the following import: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75" w:author="Unknown"/>
          <w:sz w:val="23"/>
          <w:szCs w:val="23"/>
        </w:rPr>
      </w:pPr>
      <w:proofErr w:type="gramStart"/>
      <w:ins w:id="1376" w:author="Unknown">
        <w:r>
          <w:rPr>
            <w:rStyle w:val="kwd"/>
            <w:color w:val="000088"/>
            <w:sz w:val="23"/>
            <w:szCs w:val="23"/>
          </w:rPr>
          <w:t>from</w:t>
        </w:r>
        <w:proofErr w:type="gramEnd"/>
        <w:r>
          <w:rPr>
            <w:rStyle w:val="pln"/>
            <w:color w:val="000000"/>
            <w:sz w:val="23"/>
            <w:szCs w:val="23"/>
          </w:rPr>
          <w:t xml:space="preserve"> django</w:t>
        </w:r>
        <w:r>
          <w:rPr>
            <w:rStyle w:val="pun"/>
            <w:color w:val="666600"/>
            <w:sz w:val="23"/>
            <w:szCs w:val="23"/>
          </w:rPr>
          <w:t>.</w:t>
        </w:r>
        <w:r>
          <w:rPr>
            <w:rStyle w:val="pln"/>
            <w:color w:val="000000"/>
            <w:sz w:val="23"/>
            <w:szCs w:val="23"/>
          </w:rPr>
          <w:t xml:space="preserve">contrib </w:t>
        </w:r>
        <w:r>
          <w:rPr>
            <w:rStyle w:val="kwd"/>
            <w:color w:val="000088"/>
            <w:sz w:val="23"/>
            <w:szCs w:val="23"/>
          </w:rPr>
          <w:t>import</w:t>
        </w:r>
        <w:r>
          <w:rPr>
            <w:rStyle w:val="pln"/>
            <w:color w:val="000000"/>
            <w:sz w:val="23"/>
            <w:szCs w:val="23"/>
          </w:rPr>
          <w:t xml:space="preserve"> messages</w:t>
        </w:r>
      </w:ins>
    </w:p>
    <w:p w:rsidR="00DD16FF" w:rsidRDefault="00DD16FF" w:rsidP="00DD16FF">
      <w:pPr>
        <w:pStyle w:val="NormalWeb"/>
        <w:rPr>
          <w:ins w:id="1377" w:author="Unknown"/>
          <w:rFonts w:ascii="Roboto" w:hAnsi="Roboto"/>
          <w:sz w:val="23"/>
          <w:szCs w:val="23"/>
        </w:rPr>
      </w:pPr>
      <w:ins w:id="1378" w:author="Unknown">
        <w:r>
          <w:rPr>
            <w:rFonts w:ascii="Roboto" w:hAnsi="Roboto"/>
            <w:sz w:val="23"/>
            <w:szCs w:val="23"/>
          </w:rPr>
          <w:t>Next, after a user has been created, we can do something like:</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79" w:author="Unknown"/>
          <w:sz w:val="23"/>
          <w:szCs w:val="23"/>
        </w:rPr>
      </w:pPr>
      <w:proofErr w:type="gramStart"/>
      <w:ins w:id="1380" w:author="Unknown">
        <w:r>
          <w:rPr>
            <w:rStyle w:val="pln"/>
            <w:color w:val="000000"/>
            <w:sz w:val="23"/>
            <w:szCs w:val="23"/>
          </w:rPr>
          <w:t>messages</w:t>
        </w:r>
        <w:r>
          <w:rPr>
            <w:rStyle w:val="pun"/>
            <w:color w:val="666600"/>
            <w:sz w:val="23"/>
            <w:szCs w:val="23"/>
          </w:rPr>
          <w:t>.</w:t>
        </w:r>
        <w:r>
          <w:rPr>
            <w:rStyle w:val="pln"/>
            <w:color w:val="000000"/>
            <w:sz w:val="23"/>
            <w:szCs w:val="23"/>
          </w:rPr>
          <w:t>success</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f</w:t>
        </w:r>
        <w:r>
          <w:rPr>
            <w:rStyle w:val="str"/>
            <w:color w:val="008800"/>
            <w:sz w:val="23"/>
            <w:szCs w:val="23"/>
          </w:rPr>
          <w:t>"New account created: {username}"</w:t>
        </w:r>
        <w:r>
          <w:rPr>
            <w:rStyle w:val="pun"/>
            <w:color w:val="666600"/>
            <w:sz w:val="23"/>
            <w:szCs w:val="23"/>
          </w:rPr>
          <w:t>)</w:t>
        </w:r>
      </w:ins>
    </w:p>
    <w:p w:rsidR="00DD16FF" w:rsidRDefault="00DD16FF" w:rsidP="00DD16FF">
      <w:pPr>
        <w:pStyle w:val="NormalWeb"/>
        <w:rPr>
          <w:ins w:id="1381" w:author="Unknown"/>
          <w:rFonts w:ascii="Roboto" w:hAnsi="Roboto"/>
          <w:sz w:val="23"/>
          <w:szCs w:val="23"/>
        </w:rPr>
      </w:pPr>
      <w:ins w:id="1382" w:author="Unknown">
        <w:r>
          <w:rPr>
            <w:rFonts w:ascii="Roboto" w:hAnsi="Roboto"/>
            <w:sz w:val="23"/>
            <w:szCs w:val="23"/>
          </w:rPr>
          <w:t>Then, for our errors, we could handle them with:</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83" w:author="Unknown"/>
          <w:rStyle w:val="pln"/>
          <w:color w:val="000000"/>
          <w:sz w:val="23"/>
          <w:szCs w:val="23"/>
        </w:rPr>
      </w:pPr>
      <w:ins w:id="1384" w:author="Unknown">
        <w:r>
          <w:rPr>
            <w:rStyle w:val="pln"/>
            <w:color w:val="000000"/>
            <w:sz w:val="23"/>
            <w:szCs w:val="23"/>
          </w:rPr>
          <w:t xml:space="preserve">            </w:t>
        </w:r>
        <w:proofErr w:type="gramStart"/>
        <w:r>
          <w:rPr>
            <w:rStyle w:val="kwd"/>
            <w:color w:val="000088"/>
            <w:sz w:val="23"/>
            <w:szCs w:val="23"/>
          </w:rPr>
          <w:t>for</w:t>
        </w:r>
        <w:proofErr w:type="gramEnd"/>
        <w:r>
          <w:rPr>
            <w:rStyle w:val="pln"/>
            <w:color w:val="000000"/>
            <w:sz w:val="23"/>
            <w:szCs w:val="23"/>
          </w:rPr>
          <w:t xml:space="preserve"> msg </w:t>
        </w:r>
        <w:r>
          <w:rPr>
            <w:rStyle w:val="kwd"/>
            <w:color w:val="000088"/>
            <w:sz w:val="23"/>
            <w:szCs w:val="23"/>
          </w:rPr>
          <w:t>in</w:t>
        </w:r>
        <w:r>
          <w:rPr>
            <w:rStyle w:val="pln"/>
            <w:color w:val="000000"/>
            <w:sz w:val="23"/>
            <w:szCs w:val="23"/>
          </w:rPr>
          <w:t xml:space="preserve"> form</w:t>
        </w:r>
        <w:r>
          <w:rPr>
            <w:rStyle w:val="pun"/>
            <w:color w:val="666600"/>
            <w:sz w:val="23"/>
            <w:szCs w:val="23"/>
          </w:rPr>
          <w:t>.</w:t>
        </w:r>
        <w:r>
          <w:rPr>
            <w:rStyle w:val="pln"/>
            <w:color w:val="000000"/>
            <w:sz w:val="23"/>
            <w:szCs w:val="23"/>
          </w:rPr>
          <w:t>error_messages</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85" w:author="Unknown"/>
          <w:sz w:val="23"/>
          <w:szCs w:val="23"/>
        </w:rPr>
      </w:pPr>
      <w:ins w:id="1386" w:author="Unknown">
        <w:r>
          <w:rPr>
            <w:rStyle w:val="pln"/>
            <w:color w:val="000000"/>
            <w:sz w:val="23"/>
            <w:szCs w:val="23"/>
          </w:rPr>
          <w:t xml:space="preserve">                </w:t>
        </w:r>
        <w:proofErr w:type="gramStart"/>
        <w:r>
          <w:rPr>
            <w:rStyle w:val="pln"/>
            <w:color w:val="000000"/>
            <w:sz w:val="23"/>
            <w:szCs w:val="23"/>
          </w:rPr>
          <w:t>messages</w:t>
        </w:r>
        <w:r>
          <w:rPr>
            <w:rStyle w:val="pun"/>
            <w:color w:val="666600"/>
            <w:sz w:val="23"/>
            <w:szCs w:val="23"/>
          </w:rPr>
          <w:t>.</w:t>
        </w:r>
        <w:r>
          <w:rPr>
            <w:rStyle w:val="pln"/>
            <w:color w:val="000000"/>
            <w:sz w:val="23"/>
            <w:szCs w:val="23"/>
          </w:rPr>
          <w:t>error</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f</w:t>
        </w:r>
        <w:r>
          <w:rPr>
            <w:rStyle w:val="str"/>
            <w:color w:val="008800"/>
            <w:sz w:val="23"/>
            <w:szCs w:val="23"/>
          </w:rPr>
          <w:t>"{msg}: {form.error_messages[msg]}"</w:t>
        </w:r>
        <w:r>
          <w:rPr>
            <w:rStyle w:val="pun"/>
            <w:color w:val="666600"/>
            <w:sz w:val="23"/>
            <w:szCs w:val="23"/>
          </w:rPr>
          <w:t>)</w:t>
        </w:r>
      </w:ins>
    </w:p>
    <w:p w:rsidR="00DD16FF" w:rsidRDefault="00DD16FF" w:rsidP="00DD16FF">
      <w:pPr>
        <w:pStyle w:val="NormalWeb"/>
        <w:rPr>
          <w:ins w:id="1387" w:author="Unknown"/>
          <w:rFonts w:ascii="Roboto" w:hAnsi="Roboto"/>
          <w:sz w:val="23"/>
          <w:szCs w:val="23"/>
        </w:rPr>
      </w:pPr>
      <w:ins w:id="1388" w:author="Unknown">
        <w:r>
          <w:rPr>
            <w:rFonts w:ascii="Roboto" w:hAnsi="Roboto"/>
            <w:sz w:val="23"/>
            <w:szCs w:val="23"/>
          </w:rPr>
          <w:t>Full register function:</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89" w:author="Unknown"/>
          <w:rStyle w:val="pln"/>
          <w:color w:val="000000"/>
          <w:sz w:val="23"/>
          <w:szCs w:val="23"/>
        </w:rPr>
      </w:pPr>
      <w:proofErr w:type="gramStart"/>
      <w:ins w:id="1390" w:author="Unknown">
        <w:r>
          <w:rPr>
            <w:rStyle w:val="kwd"/>
            <w:color w:val="000088"/>
            <w:sz w:val="23"/>
            <w:szCs w:val="23"/>
          </w:rPr>
          <w:t>def</w:t>
        </w:r>
        <w:proofErr w:type="gramEnd"/>
        <w:r>
          <w:rPr>
            <w:rStyle w:val="pln"/>
            <w:color w:val="000000"/>
            <w:sz w:val="23"/>
            <w:szCs w:val="23"/>
          </w:rPr>
          <w:t xml:space="preserve"> register</w:t>
        </w:r>
        <w:r>
          <w:rPr>
            <w:rStyle w:val="pun"/>
            <w:color w:val="666600"/>
            <w:sz w:val="23"/>
            <w:szCs w:val="23"/>
          </w:rPr>
          <w:t>(</w:t>
        </w:r>
        <w:r>
          <w:rPr>
            <w:rStyle w:val="pln"/>
            <w:color w:val="000000"/>
            <w:sz w:val="23"/>
            <w:szCs w:val="23"/>
          </w:rPr>
          <w:t>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91" w:author="Unknown"/>
          <w:rStyle w:val="pln"/>
          <w:color w:val="000000"/>
          <w:sz w:val="23"/>
          <w:szCs w:val="23"/>
        </w:rPr>
      </w:pPr>
      <w:ins w:id="1392" w:author="Unknown">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request</w:t>
        </w:r>
        <w:r>
          <w:rPr>
            <w:rStyle w:val="pun"/>
            <w:color w:val="666600"/>
            <w:sz w:val="23"/>
            <w:szCs w:val="23"/>
          </w:rPr>
          <w:t>.</w:t>
        </w:r>
        <w:r>
          <w:rPr>
            <w:rStyle w:val="pln"/>
            <w:color w:val="000000"/>
            <w:sz w:val="23"/>
            <w:szCs w:val="23"/>
          </w:rPr>
          <w:t xml:space="preserve">method </w:t>
        </w:r>
        <w:r>
          <w:rPr>
            <w:rStyle w:val="pun"/>
            <w:color w:val="666600"/>
            <w:sz w:val="23"/>
            <w:szCs w:val="23"/>
          </w:rPr>
          <w:t>==</w:t>
        </w:r>
        <w:r>
          <w:rPr>
            <w:rStyle w:val="pln"/>
            <w:color w:val="000000"/>
            <w:sz w:val="23"/>
            <w:szCs w:val="23"/>
          </w:rPr>
          <w:t xml:space="preserve"> </w:t>
        </w:r>
        <w:r>
          <w:rPr>
            <w:rStyle w:val="str"/>
            <w:color w:val="008800"/>
            <w:sz w:val="23"/>
            <w:szCs w:val="23"/>
          </w:rPr>
          <w:t>"POST"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93" w:author="Unknown"/>
          <w:rStyle w:val="pln"/>
          <w:color w:val="000000"/>
          <w:sz w:val="23"/>
          <w:szCs w:val="23"/>
        </w:rPr>
      </w:pPr>
      <w:ins w:id="1394" w:author="Unknown">
        <w:r>
          <w:rPr>
            <w:rStyle w:val="pln"/>
            <w:color w:val="000000"/>
            <w:sz w:val="23"/>
            <w:szCs w:val="23"/>
          </w:rPr>
          <w:t xml:space="preserve">        </w:t>
        </w:r>
        <w:proofErr w:type="gramStart"/>
        <w:r>
          <w:rPr>
            <w:rStyle w:val="pln"/>
            <w:color w:val="000000"/>
            <w:sz w:val="23"/>
            <w:szCs w:val="23"/>
          </w:rPr>
          <w:t>form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UserCreationForm</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POST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95" w:author="Unknown"/>
          <w:rStyle w:val="pln"/>
          <w:color w:val="000000"/>
          <w:sz w:val="23"/>
          <w:szCs w:val="23"/>
        </w:rPr>
      </w:pPr>
      <w:ins w:id="1396" w:author="Unknown">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form</w:t>
        </w:r>
        <w:r>
          <w:rPr>
            <w:rStyle w:val="pun"/>
            <w:color w:val="666600"/>
            <w:sz w:val="23"/>
            <w:szCs w:val="23"/>
          </w:rPr>
          <w:t>.</w:t>
        </w:r>
        <w:r>
          <w:rPr>
            <w:rStyle w:val="pln"/>
            <w:color w:val="000000"/>
            <w:sz w:val="23"/>
            <w:szCs w:val="23"/>
          </w:rPr>
          <w:t>is_valid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97" w:author="Unknown"/>
          <w:rStyle w:val="pln"/>
          <w:color w:val="000000"/>
          <w:sz w:val="23"/>
          <w:szCs w:val="23"/>
        </w:rPr>
      </w:pPr>
      <w:ins w:id="1398" w:author="Unknown">
        <w:r>
          <w:rPr>
            <w:rStyle w:val="pln"/>
            <w:color w:val="000000"/>
            <w:sz w:val="23"/>
            <w:szCs w:val="23"/>
          </w:rPr>
          <w:t xml:space="preserve">            </w:t>
        </w:r>
        <w:proofErr w:type="gramStart"/>
        <w:r>
          <w:rPr>
            <w:rStyle w:val="pln"/>
            <w:color w:val="000000"/>
            <w:sz w:val="23"/>
            <w:szCs w:val="23"/>
          </w:rPr>
          <w:t>user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form</w:t>
        </w:r>
        <w:r>
          <w:rPr>
            <w:rStyle w:val="pun"/>
            <w:color w:val="666600"/>
            <w:sz w:val="23"/>
            <w:szCs w:val="23"/>
          </w:rPr>
          <w:t>.</w:t>
        </w:r>
        <w:r>
          <w:rPr>
            <w:rStyle w:val="pln"/>
            <w:color w:val="000000"/>
            <w:sz w:val="23"/>
            <w:szCs w:val="23"/>
          </w:rPr>
          <w:t>save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399" w:author="Unknown"/>
          <w:rStyle w:val="pln"/>
          <w:color w:val="000000"/>
          <w:sz w:val="23"/>
          <w:szCs w:val="23"/>
        </w:rPr>
      </w:pPr>
      <w:ins w:id="1400" w:author="Unknown">
        <w:r>
          <w:rPr>
            <w:rStyle w:val="pln"/>
            <w:color w:val="000000"/>
            <w:sz w:val="23"/>
            <w:szCs w:val="23"/>
          </w:rPr>
          <w:t xml:space="preserve">            </w:t>
        </w:r>
        <w:proofErr w:type="gramStart"/>
        <w:r>
          <w:rPr>
            <w:rStyle w:val="pln"/>
            <w:color w:val="000000"/>
            <w:sz w:val="23"/>
            <w:szCs w:val="23"/>
          </w:rPr>
          <w:t>username</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form</w:t>
        </w:r>
        <w:r>
          <w:rPr>
            <w:rStyle w:val="pun"/>
            <w:color w:val="666600"/>
            <w:sz w:val="23"/>
            <w:szCs w:val="23"/>
          </w:rPr>
          <w:t>.</w:t>
        </w:r>
        <w:r>
          <w:rPr>
            <w:rStyle w:val="pln"/>
            <w:color w:val="000000"/>
            <w:sz w:val="23"/>
            <w:szCs w:val="23"/>
          </w:rPr>
          <w:t>cleaned_data</w:t>
        </w:r>
        <w:r>
          <w:rPr>
            <w:rStyle w:val="pun"/>
            <w:color w:val="666600"/>
            <w:sz w:val="23"/>
            <w:szCs w:val="23"/>
          </w:rPr>
          <w:t>.</w:t>
        </w:r>
        <w:r>
          <w:rPr>
            <w:rStyle w:val="pln"/>
            <w:color w:val="000000"/>
            <w:sz w:val="23"/>
            <w:szCs w:val="23"/>
          </w:rPr>
          <w:t>get</w:t>
        </w:r>
        <w:r>
          <w:rPr>
            <w:rStyle w:val="pun"/>
            <w:color w:val="666600"/>
            <w:sz w:val="23"/>
            <w:szCs w:val="23"/>
          </w:rPr>
          <w:t>(</w:t>
        </w:r>
        <w:r>
          <w:rPr>
            <w:rStyle w:val="str"/>
            <w:color w:val="008800"/>
            <w:sz w:val="23"/>
            <w:szCs w:val="23"/>
          </w:rPr>
          <w:t>'username'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01" w:author="Unknown"/>
          <w:rStyle w:val="pln"/>
          <w:color w:val="000000"/>
          <w:sz w:val="23"/>
          <w:szCs w:val="23"/>
        </w:rPr>
      </w:pPr>
      <w:ins w:id="1402" w:author="Unknown">
        <w:r>
          <w:rPr>
            <w:rStyle w:val="pln"/>
            <w:color w:val="000000"/>
            <w:sz w:val="23"/>
            <w:szCs w:val="23"/>
          </w:rPr>
          <w:t xml:space="preserve">            </w:t>
        </w:r>
        <w:proofErr w:type="gramStart"/>
        <w:r>
          <w:rPr>
            <w:rStyle w:val="pln"/>
            <w:color w:val="000000"/>
            <w:sz w:val="23"/>
            <w:szCs w:val="23"/>
          </w:rPr>
          <w:t>messages</w:t>
        </w:r>
        <w:r>
          <w:rPr>
            <w:rStyle w:val="pun"/>
            <w:color w:val="666600"/>
            <w:sz w:val="23"/>
            <w:szCs w:val="23"/>
          </w:rPr>
          <w:t>.</w:t>
        </w:r>
        <w:r>
          <w:rPr>
            <w:rStyle w:val="pln"/>
            <w:color w:val="000000"/>
            <w:sz w:val="23"/>
            <w:szCs w:val="23"/>
          </w:rPr>
          <w:t>success</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f</w:t>
        </w:r>
        <w:r>
          <w:rPr>
            <w:rStyle w:val="str"/>
            <w:color w:val="008800"/>
            <w:sz w:val="23"/>
            <w:szCs w:val="23"/>
          </w:rPr>
          <w:t>"New account created: {username}"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03" w:author="Unknown"/>
          <w:rStyle w:val="pln"/>
          <w:color w:val="000000"/>
          <w:sz w:val="23"/>
          <w:szCs w:val="23"/>
        </w:rPr>
      </w:pPr>
      <w:ins w:id="1404" w:author="Unknown">
        <w:r>
          <w:rPr>
            <w:rStyle w:val="pln"/>
            <w:color w:val="000000"/>
            <w:sz w:val="23"/>
            <w:szCs w:val="23"/>
          </w:rPr>
          <w:t xml:space="preserve">            </w:t>
        </w:r>
        <w:proofErr w:type="gramStart"/>
        <w:r>
          <w:rPr>
            <w:rStyle w:val="pln"/>
            <w:color w:val="000000"/>
            <w:sz w:val="23"/>
            <w:szCs w:val="23"/>
          </w:rPr>
          <w:t>login</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user</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05" w:author="Unknown"/>
          <w:rStyle w:val="pln"/>
          <w:color w:val="000000"/>
          <w:sz w:val="23"/>
          <w:szCs w:val="23"/>
        </w:rPr>
      </w:pPr>
      <w:ins w:id="1406"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redirect</w:t>
        </w:r>
        <w:r>
          <w:rPr>
            <w:rStyle w:val="pun"/>
            <w:color w:val="666600"/>
            <w:sz w:val="23"/>
            <w:szCs w:val="23"/>
          </w:rPr>
          <w:t>(</w:t>
        </w:r>
        <w:r>
          <w:rPr>
            <w:rStyle w:val="str"/>
            <w:color w:val="008800"/>
            <w:sz w:val="23"/>
            <w:szCs w:val="23"/>
          </w:rPr>
          <w:t>"main:homepage"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07"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08" w:author="Unknown"/>
          <w:rStyle w:val="pln"/>
          <w:color w:val="000000"/>
          <w:sz w:val="23"/>
          <w:szCs w:val="23"/>
        </w:rPr>
      </w:pPr>
      <w:ins w:id="1409" w:author="Unknown">
        <w:r>
          <w:rPr>
            <w:rStyle w:val="pln"/>
            <w:color w:val="000000"/>
            <w:sz w:val="23"/>
            <w:szCs w:val="23"/>
          </w:rPr>
          <w:t xml:space="preserve">        </w:t>
        </w:r>
        <w:proofErr w:type="gramStart"/>
        <w:r>
          <w:rPr>
            <w:rStyle w:val="kwd"/>
            <w:color w:val="000088"/>
            <w:sz w:val="23"/>
            <w:szCs w:val="23"/>
          </w:rPr>
          <w:t>else</w:t>
        </w:r>
        <w:proofErr w:type="gramEnd"/>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10" w:author="Unknown"/>
          <w:rStyle w:val="pln"/>
          <w:color w:val="000000"/>
          <w:sz w:val="23"/>
          <w:szCs w:val="23"/>
        </w:rPr>
      </w:pPr>
      <w:ins w:id="1411" w:author="Unknown">
        <w:r>
          <w:rPr>
            <w:rStyle w:val="pln"/>
            <w:color w:val="000000"/>
            <w:sz w:val="23"/>
            <w:szCs w:val="23"/>
          </w:rPr>
          <w:t xml:space="preserve">            </w:t>
        </w:r>
        <w:proofErr w:type="gramStart"/>
        <w:r>
          <w:rPr>
            <w:rStyle w:val="kwd"/>
            <w:color w:val="000088"/>
            <w:sz w:val="23"/>
            <w:szCs w:val="23"/>
          </w:rPr>
          <w:t>for</w:t>
        </w:r>
        <w:proofErr w:type="gramEnd"/>
        <w:r>
          <w:rPr>
            <w:rStyle w:val="pln"/>
            <w:color w:val="000000"/>
            <w:sz w:val="23"/>
            <w:szCs w:val="23"/>
          </w:rPr>
          <w:t xml:space="preserve"> msg </w:t>
        </w:r>
        <w:r>
          <w:rPr>
            <w:rStyle w:val="kwd"/>
            <w:color w:val="000088"/>
            <w:sz w:val="23"/>
            <w:szCs w:val="23"/>
          </w:rPr>
          <w:t>in</w:t>
        </w:r>
        <w:r>
          <w:rPr>
            <w:rStyle w:val="pln"/>
            <w:color w:val="000000"/>
            <w:sz w:val="23"/>
            <w:szCs w:val="23"/>
          </w:rPr>
          <w:t xml:space="preserve"> form</w:t>
        </w:r>
        <w:r>
          <w:rPr>
            <w:rStyle w:val="pun"/>
            <w:color w:val="666600"/>
            <w:sz w:val="23"/>
            <w:szCs w:val="23"/>
          </w:rPr>
          <w:t>.</w:t>
        </w:r>
        <w:r>
          <w:rPr>
            <w:rStyle w:val="pln"/>
            <w:color w:val="000000"/>
            <w:sz w:val="23"/>
            <w:szCs w:val="23"/>
          </w:rPr>
          <w:t>error_messages</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12" w:author="Unknown"/>
          <w:rStyle w:val="pln"/>
          <w:color w:val="000000"/>
          <w:sz w:val="23"/>
          <w:szCs w:val="23"/>
        </w:rPr>
      </w:pPr>
      <w:ins w:id="1413" w:author="Unknown">
        <w:r>
          <w:rPr>
            <w:rStyle w:val="pln"/>
            <w:color w:val="000000"/>
            <w:sz w:val="23"/>
            <w:szCs w:val="23"/>
          </w:rPr>
          <w:t xml:space="preserve">                </w:t>
        </w:r>
        <w:proofErr w:type="gramStart"/>
        <w:r>
          <w:rPr>
            <w:rStyle w:val="pln"/>
            <w:color w:val="000000"/>
            <w:sz w:val="23"/>
            <w:szCs w:val="23"/>
          </w:rPr>
          <w:t>messages</w:t>
        </w:r>
        <w:r>
          <w:rPr>
            <w:rStyle w:val="pun"/>
            <w:color w:val="666600"/>
            <w:sz w:val="23"/>
            <w:szCs w:val="23"/>
          </w:rPr>
          <w:t>.</w:t>
        </w:r>
        <w:r>
          <w:rPr>
            <w:rStyle w:val="pln"/>
            <w:color w:val="000000"/>
            <w:sz w:val="23"/>
            <w:szCs w:val="23"/>
          </w:rPr>
          <w:t>error</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f</w:t>
        </w:r>
        <w:r>
          <w:rPr>
            <w:rStyle w:val="str"/>
            <w:color w:val="008800"/>
            <w:sz w:val="23"/>
            <w:szCs w:val="23"/>
          </w:rPr>
          <w:t>"{msg}: {form.error_messages[msg]}"</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14"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15" w:author="Unknown"/>
          <w:rStyle w:val="pln"/>
          <w:color w:val="000000"/>
          <w:sz w:val="23"/>
          <w:szCs w:val="23"/>
        </w:rPr>
      </w:pPr>
      <w:ins w:id="1416"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render</w:t>
        </w:r>
        <w:r>
          <w:rPr>
            <w:rStyle w:val="pun"/>
            <w:color w:val="666600"/>
            <w:sz w:val="23"/>
            <w:szCs w:val="23"/>
          </w:rPr>
          <w:t>(</w:t>
        </w:r>
        <w:r>
          <w:rPr>
            <w:rStyle w:val="pln"/>
            <w:color w:val="000000"/>
            <w:sz w:val="23"/>
            <w:szCs w:val="23"/>
          </w:rPr>
          <w:t xml:space="preserve">request </w:t>
        </w:r>
        <w:r>
          <w:rPr>
            <w:rStyle w:val="pun"/>
            <w:color w:val="666600"/>
            <w:sz w:val="23"/>
            <w:szCs w:val="23"/>
          </w:rPr>
          <w:t>=</w:t>
        </w:r>
        <w:r>
          <w:rPr>
            <w:rStyle w:val="pln"/>
            <w:color w:val="000000"/>
            <w:sz w:val="23"/>
            <w:szCs w:val="23"/>
          </w:rPr>
          <w:t xml:space="preserve"> 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17" w:author="Unknown"/>
          <w:rStyle w:val="pln"/>
          <w:color w:val="000000"/>
          <w:sz w:val="23"/>
          <w:szCs w:val="23"/>
        </w:rPr>
      </w:pPr>
      <w:ins w:id="1418" w:author="Unknown">
        <w:r>
          <w:rPr>
            <w:rStyle w:val="pln"/>
            <w:color w:val="000000"/>
            <w:sz w:val="23"/>
            <w:szCs w:val="23"/>
          </w:rPr>
          <w:t xml:space="preserve">                          template_name </w:t>
        </w:r>
        <w:r>
          <w:rPr>
            <w:rStyle w:val="pun"/>
            <w:color w:val="666600"/>
            <w:sz w:val="23"/>
            <w:szCs w:val="23"/>
          </w:rPr>
          <w:t>=</w:t>
        </w:r>
        <w:r>
          <w:rPr>
            <w:rStyle w:val="pln"/>
            <w:color w:val="000000"/>
            <w:sz w:val="23"/>
            <w:szCs w:val="23"/>
          </w:rPr>
          <w:t xml:space="preserve"> </w:t>
        </w:r>
        <w:r>
          <w:rPr>
            <w:rStyle w:val="str"/>
            <w:color w:val="008800"/>
            <w:sz w:val="23"/>
            <w:szCs w:val="23"/>
          </w:rPr>
          <w:t>"main/register.html"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19" w:author="Unknown"/>
          <w:rStyle w:val="pln"/>
          <w:color w:val="000000"/>
          <w:sz w:val="23"/>
          <w:szCs w:val="23"/>
        </w:rPr>
      </w:pPr>
      <w:ins w:id="1420" w:author="Unknown">
        <w:r>
          <w:rPr>
            <w:rStyle w:val="pln"/>
            <w:color w:val="000000"/>
            <w:sz w:val="23"/>
            <w:szCs w:val="23"/>
          </w:rPr>
          <w:t xml:space="preserve">                          </w:t>
        </w:r>
        <w:proofErr w:type="gramStart"/>
        <w:r>
          <w:rPr>
            <w:rStyle w:val="pln"/>
            <w:color w:val="000000"/>
            <w:sz w:val="23"/>
            <w:szCs w:val="23"/>
          </w:rPr>
          <w:t>context</w:t>
        </w:r>
        <w:proofErr w:type="gramEnd"/>
        <w:r>
          <w:rPr>
            <w:rStyle w:val="pun"/>
            <w:color w:val="666600"/>
            <w:sz w:val="23"/>
            <w:szCs w:val="23"/>
          </w:rPr>
          <w:t>={</w:t>
        </w:r>
        <w:r>
          <w:rPr>
            <w:rStyle w:val="str"/>
            <w:color w:val="008800"/>
            <w:sz w:val="23"/>
            <w:szCs w:val="23"/>
          </w:rPr>
          <w:t>"form"</w:t>
        </w:r>
        <w:r>
          <w:rPr>
            <w:rStyle w:val="pun"/>
            <w:color w:val="666600"/>
            <w:sz w:val="23"/>
            <w:szCs w:val="23"/>
          </w:rPr>
          <w:t>:</w:t>
        </w:r>
        <w:r>
          <w:rPr>
            <w:rStyle w:val="pln"/>
            <w:color w:val="000000"/>
            <w:sz w:val="23"/>
            <w:szCs w:val="23"/>
          </w:rPr>
          <w:t>form</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21"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22" w:author="Unknown"/>
          <w:rStyle w:val="pln"/>
          <w:color w:val="000000"/>
          <w:sz w:val="23"/>
          <w:szCs w:val="23"/>
        </w:rPr>
      </w:pPr>
      <w:ins w:id="1423" w:author="Unknown">
        <w:r>
          <w:rPr>
            <w:rStyle w:val="pln"/>
            <w:color w:val="000000"/>
            <w:sz w:val="23"/>
            <w:szCs w:val="23"/>
          </w:rPr>
          <w:t xml:space="preserve">    </w:t>
        </w:r>
        <w:proofErr w:type="gramStart"/>
        <w:r>
          <w:rPr>
            <w:rStyle w:val="pln"/>
            <w:color w:val="000000"/>
            <w:sz w:val="23"/>
            <w:szCs w:val="23"/>
          </w:rPr>
          <w:t>form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UserCreationForm</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24" w:author="Unknown"/>
          <w:rStyle w:val="pln"/>
          <w:color w:val="000000"/>
          <w:sz w:val="23"/>
          <w:szCs w:val="23"/>
        </w:rPr>
      </w:pPr>
      <w:ins w:id="1425"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render</w:t>
        </w:r>
        <w:r>
          <w:rPr>
            <w:rStyle w:val="pun"/>
            <w:color w:val="666600"/>
            <w:sz w:val="23"/>
            <w:szCs w:val="23"/>
          </w:rPr>
          <w:t>(</w:t>
        </w:r>
        <w:r>
          <w:rPr>
            <w:rStyle w:val="pln"/>
            <w:color w:val="000000"/>
            <w:sz w:val="23"/>
            <w:szCs w:val="23"/>
          </w:rPr>
          <w:t xml:space="preserve">request </w:t>
        </w:r>
        <w:r>
          <w:rPr>
            <w:rStyle w:val="pun"/>
            <w:color w:val="666600"/>
            <w:sz w:val="23"/>
            <w:szCs w:val="23"/>
          </w:rPr>
          <w:t>=</w:t>
        </w:r>
        <w:r>
          <w:rPr>
            <w:rStyle w:val="pln"/>
            <w:color w:val="000000"/>
            <w:sz w:val="23"/>
            <w:szCs w:val="23"/>
          </w:rPr>
          <w:t xml:space="preserve"> 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26" w:author="Unknown"/>
          <w:rStyle w:val="pln"/>
          <w:color w:val="000000"/>
          <w:sz w:val="23"/>
          <w:szCs w:val="23"/>
        </w:rPr>
      </w:pPr>
      <w:ins w:id="1427" w:author="Unknown">
        <w:r>
          <w:rPr>
            <w:rStyle w:val="pln"/>
            <w:color w:val="000000"/>
            <w:sz w:val="23"/>
            <w:szCs w:val="23"/>
          </w:rPr>
          <w:t xml:space="preserve">                  template_name </w:t>
        </w:r>
        <w:r>
          <w:rPr>
            <w:rStyle w:val="pun"/>
            <w:color w:val="666600"/>
            <w:sz w:val="23"/>
            <w:szCs w:val="23"/>
          </w:rPr>
          <w:t>=</w:t>
        </w:r>
        <w:r>
          <w:rPr>
            <w:rStyle w:val="pln"/>
            <w:color w:val="000000"/>
            <w:sz w:val="23"/>
            <w:szCs w:val="23"/>
          </w:rPr>
          <w:t xml:space="preserve"> </w:t>
        </w:r>
        <w:r>
          <w:rPr>
            <w:rStyle w:val="str"/>
            <w:color w:val="008800"/>
            <w:sz w:val="23"/>
            <w:szCs w:val="23"/>
          </w:rPr>
          <w:t>"main/register.html"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28" w:author="Unknown"/>
          <w:sz w:val="23"/>
          <w:szCs w:val="23"/>
        </w:rPr>
      </w:pPr>
      <w:ins w:id="1429" w:author="Unknown">
        <w:r>
          <w:rPr>
            <w:rStyle w:val="pln"/>
            <w:color w:val="000000"/>
            <w:sz w:val="23"/>
            <w:szCs w:val="23"/>
          </w:rPr>
          <w:t xml:space="preserve">                  </w:t>
        </w:r>
        <w:proofErr w:type="gramStart"/>
        <w:r>
          <w:rPr>
            <w:rStyle w:val="pln"/>
            <w:color w:val="000000"/>
            <w:sz w:val="23"/>
            <w:szCs w:val="23"/>
          </w:rPr>
          <w:t>context</w:t>
        </w:r>
        <w:proofErr w:type="gramEnd"/>
        <w:r>
          <w:rPr>
            <w:rStyle w:val="pun"/>
            <w:color w:val="666600"/>
            <w:sz w:val="23"/>
            <w:szCs w:val="23"/>
          </w:rPr>
          <w:t>={</w:t>
        </w:r>
        <w:r>
          <w:rPr>
            <w:rStyle w:val="str"/>
            <w:color w:val="008800"/>
            <w:sz w:val="23"/>
            <w:szCs w:val="23"/>
          </w:rPr>
          <w:t>"form"</w:t>
        </w:r>
        <w:r>
          <w:rPr>
            <w:rStyle w:val="pun"/>
            <w:color w:val="666600"/>
            <w:sz w:val="23"/>
            <w:szCs w:val="23"/>
          </w:rPr>
          <w:t>:</w:t>
        </w:r>
        <w:r>
          <w:rPr>
            <w:rStyle w:val="pln"/>
            <w:color w:val="000000"/>
            <w:sz w:val="23"/>
            <w:szCs w:val="23"/>
          </w:rPr>
          <w:t>form</w:t>
        </w:r>
        <w:r>
          <w:rPr>
            <w:rStyle w:val="pun"/>
            <w:color w:val="666600"/>
            <w:sz w:val="23"/>
            <w:szCs w:val="23"/>
          </w:rPr>
          <w:t>})</w:t>
        </w:r>
      </w:ins>
    </w:p>
    <w:p w:rsidR="00DD16FF" w:rsidRDefault="00DD16FF" w:rsidP="00DD16FF">
      <w:pPr>
        <w:pStyle w:val="NormalWeb"/>
        <w:rPr>
          <w:ins w:id="1430" w:author="Unknown"/>
          <w:rFonts w:ascii="Roboto" w:hAnsi="Roboto"/>
          <w:sz w:val="23"/>
          <w:szCs w:val="23"/>
        </w:rPr>
      </w:pPr>
      <w:ins w:id="1431" w:author="Unknown">
        <w:r>
          <w:rPr>
            <w:rFonts w:ascii="Roboto" w:hAnsi="Roboto"/>
            <w:sz w:val="23"/>
            <w:szCs w:val="23"/>
          </w:rPr>
          <w:t>Once that's done, we're ready to show the messages. We don't need to pass messages through the context, though that's exactly what we'd do if there wasn't something already in place like Django's messaging! Instead, we can just go straight to our templates to handle for them.</w:t>
        </w:r>
      </w:ins>
    </w:p>
    <w:p w:rsidR="00DD16FF" w:rsidRDefault="00DD16FF" w:rsidP="00DD16FF">
      <w:pPr>
        <w:pStyle w:val="NormalWeb"/>
        <w:rPr>
          <w:ins w:id="1432" w:author="Unknown"/>
          <w:rFonts w:ascii="Roboto" w:hAnsi="Roboto"/>
          <w:sz w:val="23"/>
          <w:szCs w:val="23"/>
        </w:rPr>
      </w:pPr>
      <w:ins w:id="1433" w:author="Unknown">
        <w:r>
          <w:rPr>
            <w:rFonts w:ascii="Roboto" w:hAnsi="Roboto"/>
            <w:sz w:val="23"/>
            <w:szCs w:val="23"/>
          </w:rPr>
          <w:lastRenderedPageBreak/>
          <w:t>We could modify the </w:t>
        </w:r>
        <w:r>
          <w:rPr>
            <w:rStyle w:val="HTMLCode"/>
            <w:sz w:val="23"/>
            <w:szCs w:val="23"/>
          </w:rPr>
          <w:t>register.html</w:t>
        </w:r>
        <w:r>
          <w:rPr>
            <w:rFonts w:ascii="Roboto" w:hAnsi="Roboto"/>
            <w:sz w:val="23"/>
            <w:szCs w:val="23"/>
          </w:rPr>
          <w:t> page to handle for messages, but messages are something we'd like to use all over our website, not just on this specific page, so instead we'll handle this on the </w:t>
        </w:r>
        <w:r>
          <w:rPr>
            <w:rStyle w:val="HTMLCode"/>
            <w:sz w:val="23"/>
            <w:szCs w:val="23"/>
          </w:rPr>
          <w:t>header.html</w:t>
        </w:r>
        <w:r>
          <w:rPr>
            <w:rFonts w:ascii="Roboto" w:hAnsi="Roboto"/>
            <w:sz w:val="23"/>
            <w:szCs w:val="23"/>
          </w:rPr>
          <w:t> page.</w:t>
        </w:r>
      </w:ins>
    </w:p>
    <w:p w:rsidR="00DD16FF" w:rsidRDefault="00DD16FF" w:rsidP="00DD16FF">
      <w:pPr>
        <w:pStyle w:val="NormalWeb"/>
        <w:rPr>
          <w:ins w:id="1434" w:author="Unknown"/>
          <w:rFonts w:ascii="Roboto" w:hAnsi="Roboto"/>
          <w:sz w:val="23"/>
          <w:szCs w:val="23"/>
        </w:rPr>
      </w:pPr>
      <w:ins w:id="1435" w:author="Unknown">
        <w:r>
          <w:rPr>
            <w:rFonts w:ascii="Roboto" w:hAnsi="Roboto"/>
            <w:sz w:val="23"/>
            <w:szCs w:val="23"/>
          </w:rPr>
          <w:t>Just before the container div that contains our block content, let's add the following:</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36" w:author="Unknown"/>
          <w:rStyle w:val="pln"/>
          <w:color w:val="000000"/>
          <w:sz w:val="23"/>
          <w:szCs w:val="23"/>
        </w:rPr>
      </w:pPr>
      <w:ins w:id="1437" w:author="Unknown">
        <w:r>
          <w:rPr>
            <w:rStyle w:val="pln"/>
            <w:color w:val="000000"/>
            <w:sz w:val="23"/>
            <w:szCs w:val="23"/>
          </w:rPr>
          <w:t xml:space="preserve">    {% if messages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38" w:author="Unknown"/>
          <w:rStyle w:val="pln"/>
          <w:color w:val="000000"/>
          <w:sz w:val="23"/>
          <w:szCs w:val="23"/>
        </w:rPr>
      </w:pPr>
      <w:ins w:id="1439" w:author="Unknown">
        <w:r>
          <w:rPr>
            <w:rStyle w:val="pln"/>
            <w:color w:val="000000"/>
            <w:sz w:val="23"/>
            <w:szCs w:val="23"/>
          </w:rPr>
          <w:t xml:space="preserve">        {% for message in messages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40" w:author="Unknown"/>
          <w:rStyle w:val="pln"/>
          <w:color w:val="000000"/>
          <w:sz w:val="23"/>
          <w:szCs w:val="23"/>
        </w:rPr>
      </w:pPr>
      <w:ins w:id="1441"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'blue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2000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42" w:author="Unknown"/>
          <w:rStyle w:val="pln"/>
          <w:color w:val="000000"/>
          <w:sz w:val="23"/>
          <w:szCs w:val="23"/>
        </w:rPr>
      </w:pPr>
      <w:ins w:id="1443" w:author="Unknown">
        <w:r>
          <w:rPr>
            <w:rStyle w:val="pln"/>
            <w:color w:val="000000"/>
            <w:sz w:val="23"/>
            <w:szCs w:val="23"/>
          </w:rPr>
          <w:t xml:space="preserve">        {% endfor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44" w:author="Unknown"/>
          <w:sz w:val="23"/>
          <w:szCs w:val="23"/>
        </w:rPr>
      </w:pPr>
      <w:ins w:id="1445" w:author="Unknown">
        <w:r>
          <w:rPr>
            <w:rStyle w:val="pln"/>
            <w:color w:val="000000"/>
            <w:sz w:val="23"/>
            <w:szCs w:val="23"/>
          </w:rPr>
          <w:t xml:space="preserve">    {% endif %}</w:t>
        </w:r>
      </w:ins>
    </w:p>
    <w:p w:rsidR="00DD16FF" w:rsidRDefault="00DD16FF" w:rsidP="00DD16FF">
      <w:pPr>
        <w:pStyle w:val="NormalWeb"/>
        <w:rPr>
          <w:ins w:id="1446" w:author="Unknown"/>
          <w:rFonts w:ascii="Roboto" w:hAnsi="Roboto"/>
          <w:sz w:val="23"/>
          <w:szCs w:val="23"/>
        </w:rPr>
      </w:pPr>
      <w:ins w:id="1447" w:author="Unknown">
        <w:r>
          <w:rPr>
            <w:rFonts w:ascii="Roboto" w:hAnsi="Roboto"/>
            <w:sz w:val="23"/>
            <w:szCs w:val="23"/>
          </w:rPr>
          <w:t>Now, create another user, but this time purposefully mess up the password fields. You should now see the error message pop up. Go ahead and register a new user legitimately, and you should see a message about creating a new account successfully!</w:t>
        </w:r>
      </w:ins>
    </w:p>
    <w:p w:rsidR="00DD16FF" w:rsidRDefault="00DD16FF" w:rsidP="00DD16FF">
      <w:pPr>
        <w:pStyle w:val="NormalWeb"/>
        <w:rPr>
          <w:ins w:id="1448" w:author="Unknown"/>
          <w:rFonts w:ascii="Roboto" w:hAnsi="Roboto"/>
          <w:sz w:val="23"/>
          <w:szCs w:val="23"/>
        </w:rPr>
      </w:pPr>
      <w:ins w:id="1449" w:author="Unknown">
        <w:r>
          <w:rPr>
            <w:rFonts w:ascii="Roboto" w:hAnsi="Roboto"/>
            <w:sz w:val="23"/>
            <w:szCs w:val="23"/>
          </w:rPr>
          <w:t xml:space="preserve">Next, we could get a bit </w:t>
        </w:r>
        <w:proofErr w:type="gramStart"/>
        <w:r>
          <w:rPr>
            <w:rFonts w:ascii="Roboto" w:hAnsi="Roboto"/>
            <w:sz w:val="23"/>
            <w:szCs w:val="23"/>
          </w:rPr>
          <w:t>more fancy</w:t>
        </w:r>
        <w:proofErr w:type="gramEnd"/>
        <w:r>
          <w:rPr>
            <w:rFonts w:ascii="Roboto" w:hAnsi="Roboto"/>
            <w:sz w:val="23"/>
            <w:szCs w:val="23"/>
          </w:rPr>
          <w:t xml:space="preserve"> with this by setting custom messages depending on the message tag itself.</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50" w:author="Unknown"/>
          <w:rStyle w:val="pln"/>
          <w:color w:val="000000"/>
          <w:sz w:val="23"/>
          <w:szCs w:val="23"/>
        </w:rPr>
      </w:pPr>
      <w:ins w:id="1451" w:author="Unknown">
        <w:r>
          <w:rPr>
            <w:rStyle w:val="pln"/>
            <w:color w:val="000000"/>
            <w:sz w:val="23"/>
            <w:szCs w:val="23"/>
          </w:rPr>
          <w:t xml:space="preserve">    {% if messages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52" w:author="Unknown"/>
          <w:rStyle w:val="pln"/>
          <w:color w:val="000000"/>
          <w:sz w:val="23"/>
          <w:szCs w:val="23"/>
        </w:rPr>
      </w:pPr>
      <w:ins w:id="1453" w:author="Unknown">
        <w:r>
          <w:rPr>
            <w:rStyle w:val="pln"/>
            <w:color w:val="000000"/>
            <w:sz w:val="23"/>
            <w:szCs w:val="23"/>
          </w:rPr>
          <w:t xml:space="preserve">        {% for message in messages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54" w:author="Unknown"/>
          <w:rStyle w:val="pln"/>
          <w:color w:val="000000"/>
          <w:sz w:val="23"/>
          <w:szCs w:val="23"/>
        </w:rPr>
      </w:pPr>
      <w:ins w:id="1455" w:author="Unknown">
        <w:r>
          <w:rPr>
            <w:rStyle w:val="pln"/>
            <w:color w:val="000000"/>
            <w:sz w:val="23"/>
            <w:szCs w:val="23"/>
          </w:rPr>
          <w:t xml:space="preserve">            {% if message.tags == 'success'%}</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56" w:author="Unknown"/>
          <w:rStyle w:val="pln"/>
          <w:color w:val="000000"/>
          <w:sz w:val="23"/>
          <w:szCs w:val="23"/>
        </w:rPr>
      </w:pPr>
      <w:ins w:id="1457"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'green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2000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58" w:author="Unknown"/>
          <w:rStyle w:val="pln"/>
          <w:color w:val="000000"/>
          <w:sz w:val="23"/>
          <w:szCs w:val="23"/>
        </w:rPr>
      </w:pPr>
      <w:ins w:id="1459" w:author="Unknown">
        <w:r>
          <w:rPr>
            <w:rStyle w:val="pln"/>
            <w:color w:val="000000"/>
            <w:sz w:val="23"/>
            <w:szCs w:val="23"/>
          </w:rPr>
          <w:t xml:space="preserve">            {% elif message.tags == 'info'%}</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60" w:author="Unknown"/>
          <w:rStyle w:val="pln"/>
          <w:color w:val="000000"/>
          <w:sz w:val="23"/>
          <w:szCs w:val="23"/>
        </w:rPr>
      </w:pPr>
      <w:ins w:id="1461"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'blue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2000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62" w:author="Unknown"/>
          <w:rStyle w:val="pln"/>
          <w:color w:val="000000"/>
          <w:sz w:val="23"/>
          <w:szCs w:val="23"/>
        </w:rPr>
      </w:pPr>
      <w:ins w:id="1463" w:author="Unknown">
        <w:r>
          <w:rPr>
            <w:rStyle w:val="pln"/>
            <w:color w:val="000000"/>
            <w:sz w:val="23"/>
            <w:szCs w:val="23"/>
          </w:rPr>
          <w:t xml:space="preserve">            {% elif message.tags == 'warning'%}</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64" w:author="Unknown"/>
          <w:rStyle w:val="pln"/>
          <w:color w:val="000000"/>
          <w:sz w:val="23"/>
          <w:szCs w:val="23"/>
        </w:rPr>
      </w:pPr>
      <w:ins w:id="1465"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'orange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10000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66" w:author="Unknown"/>
          <w:rStyle w:val="pln"/>
          <w:color w:val="000000"/>
          <w:sz w:val="23"/>
          <w:szCs w:val="23"/>
        </w:rPr>
      </w:pPr>
      <w:ins w:id="1467" w:author="Unknown">
        <w:r>
          <w:rPr>
            <w:rStyle w:val="pln"/>
            <w:color w:val="000000"/>
            <w:sz w:val="23"/>
            <w:szCs w:val="23"/>
          </w:rPr>
          <w:t xml:space="preserve">            {% elif message.tags == 'error'%}</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68" w:author="Unknown"/>
          <w:rStyle w:val="pln"/>
          <w:color w:val="000000"/>
          <w:sz w:val="23"/>
          <w:szCs w:val="23"/>
        </w:rPr>
      </w:pPr>
      <w:ins w:id="1469"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'red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10000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70" w:author="Unknown"/>
          <w:rStyle w:val="pln"/>
          <w:color w:val="000000"/>
          <w:sz w:val="23"/>
          <w:szCs w:val="23"/>
        </w:rPr>
      </w:pPr>
      <w:ins w:id="1471" w:author="Unknown">
        <w:r>
          <w:rPr>
            <w:rStyle w:val="pln"/>
            <w:color w:val="000000"/>
            <w:sz w:val="23"/>
            <w:szCs w:val="23"/>
          </w:rPr>
          <w:t xml:space="preserve">            {% endif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72" w:author="Unknown"/>
          <w:rStyle w:val="pln"/>
          <w:color w:val="000000"/>
          <w:sz w:val="23"/>
          <w:szCs w:val="23"/>
        </w:rPr>
      </w:pPr>
      <w:ins w:id="1473" w:author="Unknown">
        <w:r>
          <w:rPr>
            <w:rStyle w:val="pln"/>
            <w:color w:val="000000"/>
            <w:sz w:val="23"/>
            <w:szCs w:val="23"/>
          </w:rPr>
          <w:t xml:space="preserve">        {% endfor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74" w:author="Unknown"/>
          <w:sz w:val="23"/>
          <w:szCs w:val="23"/>
        </w:rPr>
      </w:pPr>
      <w:ins w:id="1475" w:author="Unknown">
        <w:r>
          <w:rPr>
            <w:rStyle w:val="pln"/>
            <w:color w:val="000000"/>
            <w:sz w:val="23"/>
            <w:szCs w:val="23"/>
          </w:rPr>
          <w:t xml:space="preserve">    {% endif %}</w:t>
        </w:r>
      </w:ins>
    </w:p>
    <w:p w:rsidR="00DD16FF" w:rsidRDefault="00DD16FF" w:rsidP="00DD16FF">
      <w:pPr>
        <w:pStyle w:val="NormalWeb"/>
        <w:rPr>
          <w:ins w:id="1476" w:author="Unknown"/>
          <w:rFonts w:ascii="Roboto" w:hAnsi="Roboto"/>
          <w:sz w:val="23"/>
          <w:szCs w:val="23"/>
        </w:rPr>
      </w:pPr>
      <w:ins w:id="1477" w:author="Unknown">
        <w:r>
          <w:rPr>
            <w:rFonts w:ascii="Roboto" w:hAnsi="Roboto"/>
            <w:sz w:val="23"/>
            <w:szCs w:val="23"/>
          </w:rPr>
          <w:t xml:space="preserve">Next, we should dynamically handle for the user being logged in. Once someone has registered and logged in, we shouldnt show the register and login buttons. </w:t>
        </w:r>
        <w:proofErr w:type="gramStart"/>
        <w:r>
          <w:rPr>
            <w:rFonts w:ascii="Roboto" w:hAnsi="Roboto"/>
            <w:sz w:val="23"/>
            <w:szCs w:val="23"/>
          </w:rPr>
          <w:t>Instead maybe an account and logout button.</w:t>
        </w:r>
        <w:proofErr w:type="gramEnd"/>
      </w:ins>
    </w:p>
    <w:p w:rsidR="00DD16FF" w:rsidRDefault="00DD16FF" w:rsidP="00DD16FF">
      <w:pPr>
        <w:pStyle w:val="NormalWeb"/>
        <w:rPr>
          <w:ins w:id="1478" w:author="Unknown"/>
          <w:rFonts w:ascii="Roboto" w:hAnsi="Roboto"/>
          <w:sz w:val="23"/>
          <w:szCs w:val="23"/>
        </w:rPr>
      </w:pPr>
      <w:ins w:id="1479" w:author="Unknown">
        <w:r>
          <w:rPr>
            <w:rFonts w:ascii="Roboto" w:hAnsi="Roboto"/>
            <w:sz w:val="23"/>
            <w:szCs w:val="23"/>
          </w:rPr>
          <w:t>Looking above the messages part of the </w:t>
        </w:r>
        <w:r>
          <w:rPr>
            <w:rStyle w:val="HTMLCode"/>
            <w:sz w:val="23"/>
            <w:szCs w:val="23"/>
          </w:rPr>
          <w:t>header.html</w:t>
        </w:r>
        <w:r>
          <w:rPr>
            <w:rFonts w:ascii="Roboto" w:hAnsi="Roboto"/>
            <w:sz w:val="23"/>
            <w:szCs w:val="23"/>
          </w:rPr>
          <w:t> file, let's look specifically at the </w:t>
        </w:r>
        <w:r>
          <w:rPr>
            <w:rStyle w:val="HTMLCode"/>
            <w:sz w:val="23"/>
            <w:szCs w:val="23"/>
          </w:rPr>
          <w:t>ul</w:t>
        </w:r>
        <w:r>
          <w:rPr>
            <w:rFonts w:ascii="Roboto" w:hAnsi="Roboto"/>
            <w:sz w:val="23"/>
            <w:szCs w:val="23"/>
          </w:rPr>
          <w:t> tags for the navbar:</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80" w:author="Unknown"/>
          <w:rStyle w:val="pln"/>
          <w:color w:val="000000"/>
          <w:sz w:val="23"/>
          <w:szCs w:val="23"/>
        </w:rPr>
      </w:pPr>
      <w:ins w:id="1481" w:author="Unknown">
        <w:r>
          <w:rPr>
            <w:rStyle w:val="pln"/>
            <w:color w:val="000000"/>
            <w:sz w:val="23"/>
            <w:szCs w:val="23"/>
          </w:rPr>
          <w:t xml:space="preserve">      </w:t>
        </w:r>
        <w:r>
          <w:rPr>
            <w:rStyle w:val="tag"/>
            <w:color w:val="000088"/>
            <w:sz w:val="23"/>
            <w:szCs w:val="23"/>
          </w:rPr>
          <w:t>&lt;ul</w:t>
        </w:r>
        <w:r>
          <w:rPr>
            <w:rStyle w:val="pln"/>
            <w:color w:val="000000"/>
            <w:sz w:val="23"/>
            <w:szCs w:val="23"/>
          </w:rPr>
          <w:t xml:space="preserve"> </w:t>
        </w:r>
        <w:r>
          <w:rPr>
            <w:rStyle w:val="atn"/>
            <w:color w:val="660066"/>
            <w:sz w:val="23"/>
            <w:szCs w:val="23"/>
          </w:rPr>
          <w:t>id</w:t>
        </w:r>
        <w:r>
          <w:rPr>
            <w:rStyle w:val="pun"/>
            <w:color w:val="666600"/>
            <w:sz w:val="23"/>
            <w:szCs w:val="23"/>
          </w:rPr>
          <w:t>=</w:t>
        </w:r>
        <w:r>
          <w:rPr>
            <w:rStyle w:val="atv"/>
            <w:color w:val="008800"/>
            <w:sz w:val="23"/>
            <w:szCs w:val="23"/>
          </w:rPr>
          <w:t>"nav-mobile"</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"right hide-on-med-and-down"</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82"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83" w:author="Unknown"/>
          <w:rStyle w:val="pln"/>
          <w:color w:val="000000"/>
          <w:sz w:val="23"/>
          <w:szCs w:val="23"/>
        </w:rPr>
      </w:pPr>
      <w:ins w:id="1484"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Home</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85" w:author="Unknown"/>
          <w:rStyle w:val="pln"/>
          <w:color w:val="000000"/>
          <w:sz w:val="23"/>
          <w:szCs w:val="23"/>
        </w:rPr>
      </w:pPr>
      <w:ins w:id="1486"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"https://discord.gg/sentdex"</w:t>
        </w:r>
        <w:r>
          <w:rPr>
            <w:rStyle w:val="tag"/>
            <w:color w:val="000088"/>
            <w:sz w:val="23"/>
            <w:szCs w:val="23"/>
          </w:rPr>
          <w:t>&gt;</w:t>
        </w:r>
        <w:r>
          <w:rPr>
            <w:rStyle w:val="pln"/>
            <w:color w:val="000000"/>
            <w:sz w:val="23"/>
            <w:szCs w:val="23"/>
          </w:rPr>
          <w:t>Community</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87" w:author="Unknown"/>
          <w:rStyle w:val="pln"/>
          <w:color w:val="000000"/>
          <w:sz w:val="23"/>
          <w:szCs w:val="23"/>
        </w:rPr>
      </w:pPr>
      <w:ins w:id="1488"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"/login"</w:t>
        </w:r>
        <w:r>
          <w:rPr>
            <w:rStyle w:val="tag"/>
            <w:color w:val="000088"/>
            <w:sz w:val="23"/>
            <w:szCs w:val="23"/>
          </w:rPr>
          <w:t>&gt;</w:t>
        </w:r>
        <w:r>
          <w:rPr>
            <w:rStyle w:val="pln"/>
            <w:color w:val="000000"/>
            <w:sz w:val="23"/>
            <w:szCs w:val="23"/>
          </w:rPr>
          <w:t>Login</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89" w:author="Unknown"/>
          <w:rStyle w:val="pln"/>
          <w:color w:val="000000"/>
          <w:sz w:val="23"/>
          <w:szCs w:val="23"/>
        </w:rPr>
      </w:pPr>
      <w:ins w:id="1490" w:author="Unknown">
        <w:r>
          <w:rPr>
            <w:rStyle w:val="pln"/>
            <w:color w:val="000000"/>
            <w:sz w:val="23"/>
            <w:szCs w:val="23"/>
          </w:rPr>
          <w:lastRenderedPageBreak/>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"/register"</w:t>
        </w:r>
        <w:r>
          <w:rPr>
            <w:rStyle w:val="tag"/>
            <w:color w:val="000088"/>
            <w:sz w:val="23"/>
            <w:szCs w:val="23"/>
          </w:rPr>
          <w:t>&gt;</w:t>
        </w:r>
        <w:r>
          <w:rPr>
            <w:rStyle w:val="pln"/>
            <w:color w:val="000000"/>
            <w:sz w:val="23"/>
            <w:szCs w:val="23"/>
          </w:rPr>
          <w:t>Register</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91"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92" w:author="Unknown"/>
          <w:sz w:val="23"/>
          <w:szCs w:val="23"/>
        </w:rPr>
      </w:pPr>
      <w:ins w:id="1493" w:author="Unknown">
        <w:r>
          <w:rPr>
            <w:rStyle w:val="pln"/>
            <w:color w:val="000000"/>
            <w:sz w:val="23"/>
            <w:szCs w:val="23"/>
          </w:rPr>
          <w:t xml:space="preserve">      </w:t>
        </w:r>
        <w:r>
          <w:rPr>
            <w:rStyle w:val="tag"/>
            <w:color w:val="000088"/>
            <w:sz w:val="23"/>
            <w:szCs w:val="23"/>
          </w:rPr>
          <w:t>&lt;/ul&gt;</w:t>
        </w:r>
      </w:ins>
    </w:p>
    <w:p w:rsidR="00DD16FF" w:rsidRDefault="00DD16FF" w:rsidP="00DD16FF">
      <w:pPr>
        <w:pStyle w:val="NormalWeb"/>
        <w:rPr>
          <w:ins w:id="1494" w:author="Unknown"/>
          <w:rFonts w:ascii="Roboto" w:hAnsi="Roboto"/>
          <w:sz w:val="23"/>
          <w:szCs w:val="23"/>
        </w:rPr>
      </w:pPr>
      <w:ins w:id="1495" w:author="Unknown">
        <w:r>
          <w:rPr>
            <w:rFonts w:ascii="Roboto" w:hAnsi="Roboto"/>
            <w:sz w:val="23"/>
            <w:szCs w:val="23"/>
          </w:rPr>
          <w:t>Here, we can do a check to see if the user is authenticated. If they are, then instead we should show a logout button and maybe a user account. If not, then we show login/register.</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96" w:author="Unknown"/>
          <w:rStyle w:val="pln"/>
          <w:color w:val="000000"/>
          <w:sz w:val="23"/>
          <w:szCs w:val="23"/>
        </w:rPr>
      </w:pPr>
      <w:ins w:id="1497"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Home</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498" w:author="Unknown"/>
          <w:rStyle w:val="pln"/>
          <w:color w:val="000000"/>
          <w:sz w:val="23"/>
          <w:szCs w:val="23"/>
        </w:rPr>
      </w:pPr>
      <w:ins w:id="1499"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"https://discord.gg/sentdex"</w:t>
        </w:r>
        <w:r>
          <w:rPr>
            <w:rStyle w:val="tag"/>
            <w:color w:val="000088"/>
            <w:sz w:val="23"/>
            <w:szCs w:val="23"/>
          </w:rPr>
          <w:t>&gt;</w:t>
        </w:r>
        <w:r>
          <w:rPr>
            <w:rStyle w:val="pln"/>
            <w:color w:val="000000"/>
            <w:sz w:val="23"/>
            <w:szCs w:val="23"/>
          </w:rPr>
          <w:t>Community</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00" w:author="Unknown"/>
          <w:rStyle w:val="pln"/>
          <w:color w:val="000000"/>
          <w:sz w:val="23"/>
          <w:szCs w:val="23"/>
        </w:rPr>
      </w:pPr>
      <w:ins w:id="1501" w:author="Unknown">
        <w:r>
          <w:rPr>
            <w:rStyle w:val="pln"/>
            <w:color w:val="000000"/>
            <w:sz w:val="23"/>
            <w:szCs w:val="23"/>
          </w:rPr>
          <w:t xml:space="preserve">        {% if user.is_authenticated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02" w:author="Unknown"/>
          <w:rStyle w:val="pln"/>
          <w:color w:val="000000"/>
          <w:sz w:val="23"/>
          <w:szCs w:val="23"/>
        </w:rPr>
      </w:pPr>
      <w:ins w:id="1503"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"/account"</w:t>
        </w:r>
        <w:r>
          <w:rPr>
            <w:rStyle w:val="tag"/>
            <w:color w:val="000088"/>
            <w:sz w:val="23"/>
            <w:szCs w:val="23"/>
          </w:rPr>
          <w:t>&gt;</w:t>
        </w:r>
        <w:r>
          <w:rPr>
            <w:rStyle w:val="pln"/>
            <w:color w:val="000000"/>
            <w:sz w:val="23"/>
            <w:szCs w:val="23"/>
          </w:rPr>
          <w:t>{{user.username|title}}</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04" w:author="Unknown"/>
          <w:rStyle w:val="pln"/>
          <w:color w:val="000000"/>
          <w:sz w:val="23"/>
          <w:szCs w:val="23"/>
        </w:rPr>
      </w:pPr>
      <w:ins w:id="1505"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"/logout"</w:t>
        </w:r>
        <w:r>
          <w:rPr>
            <w:rStyle w:val="tag"/>
            <w:color w:val="000088"/>
            <w:sz w:val="23"/>
            <w:szCs w:val="23"/>
          </w:rPr>
          <w:t>&gt;</w:t>
        </w:r>
        <w:r>
          <w:rPr>
            <w:rStyle w:val="pln"/>
            <w:color w:val="000000"/>
            <w:sz w:val="23"/>
            <w:szCs w:val="23"/>
          </w:rPr>
          <w:t>Logout</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06" w:author="Unknown"/>
          <w:rStyle w:val="pln"/>
          <w:color w:val="000000"/>
          <w:sz w:val="23"/>
          <w:szCs w:val="23"/>
        </w:rPr>
      </w:pPr>
      <w:ins w:id="1507" w:author="Unknown">
        <w:r>
          <w:rPr>
            <w:rStyle w:val="pln"/>
            <w:color w:val="000000"/>
            <w:sz w:val="23"/>
            <w:szCs w:val="23"/>
          </w:rPr>
          <w:t xml:space="preserve">        {% else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08" w:author="Unknown"/>
          <w:rStyle w:val="pln"/>
          <w:color w:val="000000"/>
          <w:sz w:val="23"/>
          <w:szCs w:val="23"/>
        </w:rPr>
      </w:pPr>
      <w:ins w:id="1509"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"/login"</w:t>
        </w:r>
        <w:r>
          <w:rPr>
            <w:rStyle w:val="tag"/>
            <w:color w:val="000088"/>
            <w:sz w:val="23"/>
            <w:szCs w:val="23"/>
          </w:rPr>
          <w:t>&gt;</w:t>
        </w:r>
        <w:r>
          <w:rPr>
            <w:rStyle w:val="pln"/>
            <w:color w:val="000000"/>
            <w:sz w:val="23"/>
            <w:szCs w:val="23"/>
          </w:rPr>
          <w:t>Login</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10" w:author="Unknown"/>
          <w:rStyle w:val="pln"/>
          <w:color w:val="000000"/>
          <w:sz w:val="23"/>
          <w:szCs w:val="23"/>
        </w:rPr>
      </w:pPr>
      <w:ins w:id="1511"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"/register"</w:t>
        </w:r>
        <w:r>
          <w:rPr>
            <w:rStyle w:val="tag"/>
            <w:color w:val="000088"/>
            <w:sz w:val="23"/>
            <w:szCs w:val="23"/>
          </w:rPr>
          <w:t>&gt;</w:t>
        </w:r>
        <w:r>
          <w:rPr>
            <w:rStyle w:val="pln"/>
            <w:color w:val="000000"/>
            <w:sz w:val="23"/>
            <w:szCs w:val="23"/>
          </w:rPr>
          <w:t>Register</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12" w:author="Unknown"/>
          <w:sz w:val="23"/>
          <w:szCs w:val="23"/>
        </w:rPr>
      </w:pPr>
      <w:ins w:id="1513" w:author="Unknown">
        <w:r>
          <w:rPr>
            <w:rStyle w:val="pln"/>
            <w:color w:val="000000"/>
            <w:sz w:val="23"/>
            <w:szCs w:val="23"/>
          </w:rPr>
          <w:t xml:space="preserve">        {% endif %}</w:t>
        </w:r>
      </w:ins>
    </w:p>
    <w:p w:rsidR="00DD16FF" w:rsidRDefault="00DD16FF" w:rsidP="00DD16FF">
      <w:pPr>
        <w:pStyle w:val="NormalWeb"/>
        <w:rPr>
          <w:ins w:id="1514" w:author="Unknown"/>
          <w:rFonts w:ascii="Roboto" w:hAnsi="Roboto"/>
          <w:sz w:val="23"/>
          <w:szCs w:val="23"/>
        </w:rPr>
      </w:pPr>
      <w:ins w:id="1515" w:author="Unknown">
        <w:r>
          <w:rPr>
            <w:rFonts w:ascii="Roboto" w:hAnsi="Roboto"/>
            <w:sz w:val="23"/>
            <w:szCs w:val="23"/>
          </w:rPr>
          <w:t>At this point, we've got some cool functionality for our header, but, in all honesty, things are starting to get messy for this header page. As we continue to add functionality like this, it's only going to become more and more confusing and time consuming to add things or change them. This is probably a good time to incorporate </w:t>
        </w:r>
        <w:r>
          <w:rPr>
            <w:rStyle w:val="HTMLCode"/>
            <w:sz w:val="23"/>
            <w:szCs w:val="23"/>
          </w:rPr>
          <w:t>includes</w:t>
        </w:r>
        <w:r>
          <w:rPr>
            <w:rFonts w:ascii="Roboto" w:hAnsi="Roboto"/>
            <w:sz w:val="23"/>
            <w:szCs w:val="23"/>
          </w:rPr>
          <w:t>. These </w:t>
        </w:r>
        <w:r>
          <w:rPr>
            <w:rStyle w:val="HTMLCode"/>
            <w:sz w:val="23"/>
            <w:szCs w:val="23"/>
          </w:rPr>
          <w:t>includes</w:t>
        </w:r>
        <w:r>
          <w:rPr>
            <w:rFonts w:ascii="Roboto" w:hAnsi="Roboto"/>
            <w:sz w:val="23"/>
            <w:szCs w:val="23"/>
          </w:rPr>
          <w:t> are similar to </w:t>
        </w:r>
        <w:r>
          <w:rPr>
            <w:rStyle w:val="HTMLCode"/>
            <w:sz w:val="23"/>
            <w:szCs w:val="23"/>
          </w:rPr>
          <w:t>extends</w:t>
        </w:r>
        <w:r>
          <w:rPr>
            <w:rFonts w:ascii="Roboto" w:hAnsi="Roboto"/>
            <w:sz w:val="23"/>
            <w:szCs w:val="23"/>
          </w:rPr>
          <w:t xml:space="preserve">, where we can just place one line of code to call in </w:t>
        </w:r>
        <w:proofErr w:type="gramStart"/>
        <w:r>
          <w:rPr>
            <w:rFonts w:ascii="Roboto" w:hAnsi="Roboto"/>
            <w:sz w:val="23"/>
            <w:szCs w:val="23"/>
          </w:rPr>
          <w:t>an </w:t>
        </w:r>
        <w:r>
          <w:rPr>
            <w:rStyle w:val="HTMLCode"/>
            <w:sz w:val="23"/>
            <w:szCs w:val="23"/>
          </w:rPr>
          <w:t>include</w:t>
        </w:r>
        <w:proofErr w:type="gramEnd"/>
        <w:r>
          <w:rPr>
            <w:rFonts w:ascii="Roboto" w:hAnsi="Roboto"/>
            <w:sz w:val="23"/>
            <w:szCs w:val="23"/>
          </w:rPr>
          <w:t xml:space="preserve">, which may contain many more lines of code. Let's see an example. First, let's change our navbar list items to be </w:t>
        </w:r>
        <w:proofErr w:type="gramStart"/>
        <w:r>
          <w:rPr>
            <w:rFonts w:ascii="Roboto" w:hAnsi="Roboto"/>
            <w:sz w:val="23"/>
            <w:szCs w:val="23"/>
          </w:rPr>
          <w:t>an include</w:t>
        </w:r>
        <w:proofErr w:type="gramEnd"/>
        <w:r>
          <w:rPr>
            <w:rFonts w:ascii="Roboto" w:hAnsi="Roboto"/>
            <w:sz w:val="23"/>
            <w:szCs w:val="23"/>
          </w:rPr>
          <w:t>.</w:t>
        </w:r>
      </w:ins>
    </w:p>
    <w:p w:rsidR="00DD16FF" w:rsidRDefault="00DD16FF" w:rsidP="00DD16FF">
      <w:pPr>
        <w:pStyle w:val="NormalWeb"/>
        <w:rPr>
          <w:ins w:id="1516" w:author="Unknown"/>
          <w:rFonts w:ascii="Roboto" w:hAnsi="Roboto"/>
          <w:sz w:val="23"/>
          <w:szCs w:val="23"/>
        </w:rPr>
      </w:pPr>
      <w:ins w:id="1517" w:author="Unknown">
        <w:r>
          <w:rPr>
            <w:rFonts w:ascii="Roboto" w:hAnsi="Roboto"/>
            <w:sz w:val="23"/>
            <w:szCs w:val="23"/>
          </w:rPr>
          <w:t>Inside of our </w:t>
        </w:r>
        <w:r>
          <w:rPr>
            <w:rStyle w:val="HTMLCode"/>
            <w:sz w:val="23"/>
            <w:szCs w:val="23"/>
          </w:rPr>
          <w:t>mysite/main/template/main</w:t>
        </w:r>
        <w:r>
          <w:rPr>
            <w:rFonts w:ascii="Roboto" w:hAnsi="Roboto"/>
            <w:sz w:val="23"/>
            <w:szCs w:val="23"/>
          </w:rPr>
          <w:t>directory, let's make another directory called </w:t>
        </w:r>
        <w:r>
          <w:rPr>
            <w:rStyle w:val="HTMLCode"/>
            <w:sz w:val="23"/>
            <w:szCs w:val="23"/>
          </w:rPr>
          <w:t>includes</w:t>
        </w:r>
        <w:r>
          <w:rPr>
            <w:rFonts w:ascii="Roboto" w:hAnsi="Roboto"/>
            <w:sz w:val="23"/>
            <w:szCs w:val="23"/>
          </w:rPr>
          <w:t>. Includes are just snippets of HTML usually, so I would like to organize them into their own directory.</w:t>
        </w:r>
      </w:ins>
    </w:p>
    <w:p w:rsidR="00DD16FF" w:rsidRDefault="00DD16FF" w:rsidP="00DD16FF">
      <w:pPr>
        <w:pStyle w:val="NormalWeb"/>
        <w:rPr>
          <w:ins w:id="1518" w:author="Unknown"/>
          <w:rFonts w:ascii="Roboto" w:hAnsi="Roboto"/>
          <w:sz w:val="23"/>
          <w:szCs w:val="23"/>
        </w:rPr>
      </w:pPr>
      <w:ins w:id="1519" w:author="Unknown">
        <w:r>
          <w:rPr>
            <w:rFonts w:ascii="Roboto" w:hAnsi="Roboto"/>
            <w:sz w:val="23"/>
            <w:szCs w:val="23"/>
          </w:rPr>
          <w:t>Inside the new directory, let's create a new HTML file called </w:t>
        </w:r>
        <w:r>
          <w:rPr>
            <w:rStyle w:val="HTMLCode"/>
            <w:sz w:val="23"/>
            <w:szCs w:val="23"/>
          </w:rPr>
          <w:t>navbaritems.html</w:t>
        </w:r>
        <w:r>
          <w:rPr>
            <w:rFonts w:ascii="Roboto" w:hAnsi="Roboto"/>
            <w:sz w:val="23"/>
            <w:szCs w:val="23"/>
          </w:rPr>
          <w:t>. Edit that, and let's copy and paste in the list items and the logic for the navbar.</w:t>
        </w:r>
      </w:ins>
    </w:p>
    <w:p w:rsidR="00DD16FF" w:rsidRDefault="00DD16FF" w:rsidP="00DD16FF">
      <w:pPr>
        <w:rPr>
          <w:ins w:id="1520" w:author="Unknown"/>
          <w:rFonts w:ascii="Times New Roman" w:hAnsi="Times New Roman"/>
          <w:sz w:val="24"/>
          <w:szCs w:val="24"/>
        </w:rPr>
      </w:pPr>
      <w:ins w:id="1521" w:author="Unknown">
        <w:r>
          <w:rPr>
            <w:rStyle w:val="HTMLCode"/>
            <w:rFonts w:eastAsiaTheme="minorHAnsi"/>
            <w:sz w:val="23"/>
            <w:szCs w:val="23"/>
          </w:rPr>
          <w:t>mysite/main/templates/main/includes/navbaritems.html</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22" w:author="Unknown"/>
          <w:rStyle w:val="pln"/>
          <w:color w:val="000000"/>
          <w:sz w:val="23"/>
          <w:szCs w:val="23"/>
        </w:rPr>
      </w:pPr>
      <w:ins w:id="1523"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Home</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24" w:author="Unknown"/>
          <w:rStyle w:val="pln"/>
          <w:color w:val="000000"/>
          <w:sz w:val="23"/>
          <w:szCs w:val="23"/>
        </w:rPr>
      </w:pPr>
      <w:ins w:id="1525"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"https://discord.gg/sentdex"</w:t>
        </w:r>
        <w:r>
          <w:rPr>
            <w:rStyle w:val="tag"/>
            <w:color w:val="000088"/>
            <w:sz w:val="23"/>
            <w:szCs w:val="23"/>
          </w:rPr>
          <w:t>&gt;</w:t>
        </w:r>
        <w:r>
          <w:rPr>
            <w:rStyle w:val="pln"/>
            <w:color w:val="000000"/>
            <w:sz w:val="23"/>
            <w:szCs w:val="23"/>
          </w:rPr>
          <w:t>Community</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26" w:author="Unknown"/>
          <w:rStyle w:val="pln"/>
          <w:color w:val="000000"/>
          <w:sz w:val="23"/>
          <w:szCs w:val="23"/>
        </w:rPr>
      </w:pPr>
      <w:ins w:id="1527" w:author="Unknown">
        <w:r>
          <w:rPr>
            <w:rStyle w:val="pln"/>
            <w:color w:val="000000"/>
            <w:sz w:val="23"/>
            <w:szCs w:val="23"/>
          </w:rPr>
          <w:t xml:space="preserve">        {% if user.is_authenticated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28" w:author="Unknown"/>
          <w:rStyle w:val="pln"/>
          <w:color w:val="000000"/>
          <w:sz w:val="23"/>
          <w:szCs w:val="23"/>
        </w:rPr>
      </w:pPr>
      <w:ins w:id="1529"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"/account"</w:t>
        </w:r>
        <w:r>
          <w:rPr>
            <w:rStyle w:val="tag"/>
            <w:color w:val="000088"/>
            <w:sz w:val="23"/>
            <w:szCs w:val="23"/>
          </w:rPr>
          <w:t>&gt;</w:t>
        </w:r>
        <w:r>
          <w:rPr>
            <w:rStyle w:val="pln"/>
            <w:color w:val="000000"/>
            <w:sz w:val="23"/>
            <w:szCs w:val="23"/>
          </w:rPr>
          <w:t>{{user.username|title}}</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30" w:author="Unknown"/>
          <w:rStyle w:val="pln"/>
          <w:color w:val="000000"/>
          <w:sz w:val="23"/>
          <w:szCs w:val="23"/>
        </w:rPr>
      </w:pPr>
      <w:ins w:id="1531"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"/logout"</w:t>
        </w:r>
        <w:r>
          <w:rPr>
            <w:rStyle w:val="tag"/>
            <w:color w:val="000088"/>
            <w:sz w:val="23"/>
            <w:szCs w:val="23"/>
          </w:rPr>
          <w:t>&gt;</w:t>
        </w:r>
        <w:r>
          <w:rPr>
            <w:rStyle w:val="pln"/>
            <w:color w:val="000000"/>
            <w:sz w:val="23"/>
            <w:szCs w:val="23"/>
          </w:rPr>
          <w:t>Logout</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32" w:author="Unknown"/>
          <w:rStyle w:val="pln"/>
          <w:color w:val="000000"/>
          <w:sz w:val="23"/>
          <w:szCs w:val="23"/>
        </w:rPr>
      </w:pPr>
      <w:ins w:id="1533" w:author="Unknown">
        <w:r>
          <w:rPr>
            <w:rStyle w:val="pln"/>
            <w:color w:val="000000"/>
            <w:sz w:val="23"/>
            <w:szCs w:val="23"/>
          </w:rPr>
          <w:t xml:space="preserve">        {% else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34" w:author="Unknown"/>
          <w:rStyle w:val="pln"/>
          <w:color w:val="000000"/>
          <w:sz w:val="23"/>
          <w:szCs w:val="23"/>
        </w:rPr>
      </w:pPr>
      <w:ins w:id="1535"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"/login"</w:t>
        </w:r>
        <w:r>
          <w:rPr>
            <w:rStyle w:val="tag"/>
            <w:color w:val="000088"/>
            <w:sz w:val="23"/>
            <w:szCs w:val="23"/>
          </w:rPr>
          <w:t>&gt;</w:t>
        </w:r>
        <w:r>
          <w:rPr>
            <w:rStyle w:val="pln"/>
            <w:color w:val="000000"/>
            <w:sz w:val="23"/>
            <w:szCs w:val="23"/>
          </w:rPr>
          <w:t>Login</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36" w:author="Unknown"/>
          <w:rStyle w:val="pln"/>
          <w:color w:val="000000"/>
          <w:sz w:val="23"/>
          <w:szCs w:val="23"/>
        </w:rPr>
      </w:pPr>
      <w:ins w:id="1537"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"/register"</w:t>
        </w:r>
        <w:r>
          <w:rPr>
            <w:rStyle w:val="tag"/>
            <w:color w:val="000088"/>
            <w:sz w:val="23"/>
            <w:szCs w:val="23"/>
          </w:rPr>
          <w:t>&gt;</w:t>
        </w:r>
        <w:r>
          <w:rPr>
            <w:rStyle w:val="pln"/>
            <w:color w:val="000000"/>
            <w:sz w:val="23"/>
            <w:szCs w:val="23"/>
          </w:rPr>
          <w:t>Register</w:t>
        </w:r>
        <w:r>
          <w:rPr>
            <w:rStyle w:val="tag"/>
            <w:color w:val="000088"/>
            <w:sz w:val="23"/>
            <w:szCs w:val="23"/>
          </w:rPr>
          <w:t>&lt;/a&gt;&lt;/li&gt;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38" w:author="Unknown"/>
          <w:sz w:val="23"/>
          <w:szCs w:val="23"/>
        </w:rPr>
      </w:pPr>
      <w:ins w:id="1539" w:author="Unknown">
        <w:r>
          <w:rPr>
            <w:rStyle w:val="pln"/>
            <w:color w:val="000000"/>
            <w:sz w:val="23"/>
            <w:szCs w:val="23"/>
          </w:rPr>
          <w:t xml:space="preserve">        {% endif %}</w:t>
        </w:r>
      </w:ins>
    </w:p>
    <w:p w:rsidR="00DD16FF" w:rsidRDefault="00DD16FF" w:rsidP="00DD16FF">
      <w:pPr>
        <w:pStyle w:val="NormalWeb"/>
        <w:rPr>
          <w:ins w:id="1540" w:author="Unknown"/>
          <w:rFonts w:ascii="Roboto" w:hAnsi="Roboto"/>
          <w:sz w:val="23"/>
          <w:szCs w:val="23"/>
        </w:rPr>
      </w:pPr>
      <w:ins w:id="1541" w:author="Unknown">
        <w:r>
          <w:rPr>
            <w:rFonts w:ascii="Roboto" w:hAnsi="Roboto"/>
            <w:sz w:val="23"/>
            <w:szCs w:val="23"/>
          </w:rPr>
          <w:t>Then, we can head over to our </w:t>
        </w:r>
        <w:r>
          <w:rPr>
            <w:rStyle w:val="HTMLCode"/>
            <w:sz w:val="23"/>
            <w:szCs w:val="23"/>
          </w:rPr>
          <w:t>header.html</w:t>
        </w:r>
        <w:r>
          <w:rPr>
            <w:rFonts w:ascii="Roboto" w:hAnsi="Roboto"/>
            <w:sz w:val="23"/>
            <w:szCs w:val="23"/>
          </w:rPr>
          <w:t> file in the main templates dir and replace the list items there with:</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42" w:author="Unknown"/>
          <w:sz w:val="23"/>
          <w:szCs w:val="23"/>
        </w:rPr>
      </w:pPr>
      <w:ins w:id="1543" w:author="Unknown">
        <w:r>
          <w:rPr>
            <w:rStyle w:val="pln"/>
            <w:color w:val="000000"/>
            <w:sz w:val="23"/>
            <w:szCs w:val="23"/>
          </w:rPr>
          <w:lastRenderedPageBreak/>
          <w:t>{% include 'main/includes/navbaritems.html' %}</w:t>
        </w:r>
      </w:ins>
    </w:p>
    <w:p w:rsidR="00DD16FF" w:rsidRDefault="00DD16FF" w:rsidP="00DD16FF">
      <w:pPr>
        <w:pStyle w:val="NormalWeb"/>
        <w:rPr>
          <w:ins w:id="1544" w:author="Unknown"/>
          <w:rFonts w:ascii="Roboto" w:hAnsi="Roboto"/>
          <w:sz w:val="23"/>
          <w:szCs w:val="23"/>
        </w:rPr>
      </w:pPr>
      <w:ins w:id="1545" w:author="Unknown">
        <w:r>
          <w:rPr>
            <w:rFonts w:ascii="Roboto" w:hAnsi="Roboto"/>
            <w:sz w:val="23"/>
            <w:szCs w:val="23"/>
          </w:rPr>
          <w:t xml:space="preserve">We can now do the same thing with messages. Again, it's useful for us to know "oh okay, the nav options are here" ...but otherwise we probably </w:t>
        </w:r>
        <w:proofErr w:type="gramStart"/>
        <w:r>
          <w:rPr>
            <w:rFonts w:ascii="Roboto" w:hAnsi="Roboto"/>
            <w:sz w:val="23"/>
            <w:szCs w:val="23"/>
          </w:rPr>
          <w:t>wont</w:t>
        </w:r>
        <w:proofErr w:type="gramEnd"/>
        <w:r>
          <w:rPr>
            <w:rFonts w:ascii="Roboto" w:hAnsi="Roboto"/>
            <w:sz w:val="23"/>
            <w:szCs w:val="23"/>
          </w:rPr>
          <w:t xml:space="preserve"> be modifying those very often. </w:t>
        </w:r>
        <w:proofErr w:type="gramStart"/>
        <w:r>
          <w:rPr>
            <w:rFonts w:ascii="Roboto" w:hAnsi="Roboto"/>
            <w:sz w:val="23"/>
            <w:szCs w:val="23"/>
          </w:rPr>
          <w:t>Same with messages.</w:t>
        </w:r>
        <w:proofErr w:type="gramEnd"/>
        <w:r>
          <w:rPr>
            <w:rFonts w:ascii="Roboto" w:hAnsi="Roboto"/>
            <w:sz w:val="23"/>
            <w:szCs w:val="23"/>
          </w:rPr>
          <w:t xml:space="preserve"> We'd like to see where the message code is, but there's really no need for us to have it cluttering up that top level HTML file.</w:t>
        </w:r>
      </w:ins>
    </w:p>
    <w:p w:rsidR="00DD16FF" w:rsidRDefault="00DD16FF" w:rsidP="00DD16FF">
      <w:pPr>
        <w:pStyle w:val="NormalWeb"/>
        <w:rPr>
          <w:ins w:id="1546" w:author="Unknown"/>
          <w:rFonts w:ascii="Roboto" w:hAnsi="Roboto"/>
          <w:sz w:val="23"/>
          <w:szCs w:val="23"/>
        </w:rPr>
      </w:pPr>
      <w:ins w:id="1547" w:author="Unknown">
        <w:r>
          <w:rPr>
            <w:rFonts w:ascii="Roboto" w:hAnsi="Roboto"/>
            <w:sz w:val="23"/>
            <w:szCs w:val="23"/>
          </w:rPr>
          <w:t>Now, inside that </w:t>
        </w:r>
        <w:r>
          <w:rPr>
            <w:rStyle w:val="HTMLCode"/>
            <w:sz w:val="23"/>
            <w:szCs w:val="23"/>
          </w:rPr>
          <w:t>includes</w:t>
        </w:r>
        <w:r>
          <w:rPr>
            <w:rFonts w:ascii="Roboto" w:hAnsi="Roboto"/>
            <w:sz w:val="23"/>
            <w:szCs w:val="23"/>
          </w:rPr>
          <w:t> directory, make another file called </w:t>
        </w:r>
        <w:r>
          <w:rPr>
            <w:rStyle w:val="HTMLCode"/>
            <w:sz w:val="23"/>
            <w:szCs w:val="23"/>
          </w:rPr>
          <w:t>messaging.html</w:t>
        </w:r>
        <w:r>
          <w:rPr>
            <w:rFonts w:ascii="Roboto" w:hAnsi="Roboto"/>
            <w:sz w:val="23"/>
            <w:szCs w:val="23"/>
          </w:rPr>
          <w:t> and put the following in there:</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48" w:author="Unknown"/>
          <w:rStyle w:val="pln"/>
          <w:color w:val="000000"/>
          <w:sz w:val="23"/>
          <w:szCs w:val="23"/>
        </w:rPr>
      </w:pPr>
      <w:ins w:id="1549" w:author="Unknown">
        <w:r>
          <w:rPr>
            <w:rStyle w:val="pln"/>
            <w:color w:val="000000"/>
            <w:sz w:val="23"/>
            <w:szCs w:val="23"/>
          </w:rPr>
          <w:t xml:space="preserve">    {% if messages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50" w:author="Unknown"/>
          <w:rStyle w:val="pln"/>
          <w:color w:val="000000"/>
          <w:sz w:val="23"/>
          <w:szCs w:val="23"/>
        </w:rPr>
      </w:pPr>
      <w:ins w:id="1551" w:author="Unknown">
        <w:r>
          <w:rPr>
            <w:rStyle w:val="pln"/>
            <w:color w:val="000000"/>
            <w:sz w:val="23"/>
            <w:szCs w:val="23"/>
          </w:rPr>
          <w:t xml:space="preserve">        {% for message in messages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52" w:author="Unknown"/>
          <w:rStyle w:val="pln"/>
          <w:color w:val="000000"/>
          <w:sz w:val="23"/>
          <w:szCs w:val="23"/>
        </w:rPr>
      </w:pPr>
      <w:ins w:id="1553" w:author="Unknown">
        <w:r>
          <w:rPr>
            <w:rStyle w:val="pln"/>
            <w:color w:val="000000"/>
            <w:sz w:val="23"/>
            <w:szCs w:val="23"/>
          </w:rPr>
          <w:t xml:space="preserve">            {% if message.tags == 'success'%}</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54" w:author="Unknown"/>
          <w:rStyle w:val="pln"/>
          <w:color w:val="000000"/>
          <w:sz w:val="23"/>
          <w:szCs w:val="23"/>
        </w:rPr>
      </w:pPr>
      <w:ins w:id="1555"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'green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2000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56" w:author="Unknown"/>
          <w:rStyle w:val="pln"/>
          <w:color w:val="000000"/>
          <w:sz w:val="23"/>
          <w:szCs w:val="23"/>
        </w:rPr>
      </w:pPr>
      <w:ins w:id="1557" w:author="Unknown">
        <w:r>
          <w:rPr>
            <w:rStyle w:val="pln"/>
            <w:color w:val="000000"/>
            <w:sz w:val="23"/>
            <w:szCs w:val="23"/>
          </w:rPr>
          <w:t xml:space="preserve">            {% elif message.tags == 'info'%}</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58" w:author="Unknown"/>
          <w:rStyle w:val="pln"/>
          <w:color w:val="000000"/>
          <w:sz w:val="23"/>
          <w:szCs w:val="23"/>
        </w:rPr>
      </w:pPr>
      <w:ins w:id="1559"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'blue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2000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60" w:author="Unknown"/>
          <w:rStyle w:val="pln"/>
          <w:color w:val="000000"/>
          <w:sz w:val="23"/>
          <w:szCs w:val="23"/>
        </w:rPr>
      </w:pPr>
      <w:ins w:id="1561" w:author="Unknown">
        <w:r>
          <w:rPr>
            <w:rStyle w:val="pln"/>
            <w:color w:val="000000"/>
            <w:sz w:val="23"/>
            <w:szCs w:val="23"/>
          </w:rPr>
          <w:t xml:space="preserve">            {% elif message.tags == 'warning'%}</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62" w:author="Unknown"/>
          <w:rStyle w:val="pln"/>
          <w:color w:val="000000"/>
          <w:sz w:val="23"/>
          <w:szCs w:val="23"/>
        </w:rPr>
      </w:pPr>
      <w:ins w:id="1563"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'orange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10000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64" w:author="Unknown"/>
          <w:rStyle w:val="pln"/>
          <w:color w:val="000000"/>
          <w:sz w:val="23"/>
          <w:szCs w:val="23"/>
        </w:rPr>
      </w:pPr>
      <w:ins w:id="1565" w:author="Unknown">
        <w:r>
          <w:rPr>
            <w:rStyle w:val="pln"/>
            <w:color w:val="000000"/>
            <w:sz w:val="23"/>
            <w:szCs w:val="23"/>
          </w:rPr>
          <w:t xml:space="preserve">            {% elif message.tags == 'error'%}</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66" w:author="Unknown"/>
          <w:rStyle w:val="pln"/>
          <w:color w:val="000000"/>
          <w:sz w:val="23"/>
          <w:szCs w:val="23"/>
        </w:rPr>
      </w:pPr>
      <w:ins w:id="1567"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pln"/>
            <w:color w:val="000000"/>
            <w:sz w:val="23"/>
            <w:szCs w:val="23"/>
          </w:rPr>
          <w:t>toast</w:t>
        </w:r>
        <w:r>
          <w:rPr>
            <w:rStyle w:val="pun"/>
            <w:color w:val="666600"/>
            <w:sz w:val="23"/>
            <w:szCs w:val="23"/>
          </w:rPr>
          <w:t>({</w:t>
        </w:r>
        <w:r>
          <w:rPr>
            <w:rStyle w:val="pln"/>
            <w:color w:val="000000"/>
            <w:sz w:val="23"/>
            <w:szCs w:val="23"/>
          </w:rPr>
          <w:t>html</w:t>
        </w:r>
        <w:r>
          <w:rPr>
            <w:rStyle w:val="pun"/>
            <w:color w:val="666600"/>
            <w:sz w:val="23"/>
            <w:szCs w:val="23"/>
          </w:rPr>
          <w:t>:</w:t>
        </w:r>
        <w:r>
          <w:rPr>
            <w:rStyle w:val="pln"/>
            <w:color w:val="000000"/>
            <w:sz w:val="23"/>
            <w:szCs w:val="23"/>
          </w:rPr>
          <w:t xml:space="preserve"> </w:t>
        </w:r>
        <w:r>
          <w:rPr>
            <w:rStyle w:val="str"/>
            <w:color w:val="008800"/>
            <w:sz w:val="23"/>
            <w:szCs w:val="23"/>
          </w:rPr>
          <w:t>"{{message}}"</w:t>
        </w:r>
        <w:r>
          <w:rPr>
            <w:rStyle w:val="pun"/>
            <w:color w:val="666600"/>
            <w:sz w:val="23"/>
            <w:szCs w:val="23"/>
          </w:rPr>
          <w:t>,</w:t>
        </w:r>
        <w:r>
          <w:rPr>
            <w:rStyle w:val="pln"/>
            <w:color w:val="000000"/>
            <w:sz w:val="23"/>
            <w:szCs w:val="23"/>
          </w:rPr>
          <w:t xml:space="preserve"> classes</w:t>
        </w:r>
        <w:r>
          <w:rPr>
            <w:rStyle w:val="pun"/>
            <w:color w:val="666600"/>
            <w:sz w:val="23"/>
            <w:szCs w:val="23"/>
          </w:rPr>
          <w:t>:</w:t>
        </w:r>
        <w:r>
          <w:rPr>
            <w:rStyle w:val="pln"/>
            <w:color w:val="000000"/>
            <w:sz w:val="23"/>
            <w:szCs w:val="23"/>
          </w:rPr>
          <w:t xml:space="preserve"> </w:t>
        </w:r>
        <w:r>
          <w:rPr>
            <w:rStyle w:val="str"/>
            <w:color w:val="008800"/>
            <w:sz w:val="23"/>
            <w:szCs w:val="23"/>
          </w:rPr>
          <w:t>'red rounded'</w:t>
        </w:r>
        <w:r>
          <w:rPr>
            <w:rStyle w:val="pun"/>
            <w:color w:val="666600"/>
            <w:sz w:val="23"/>
            <w:szCs w:val="23"/>
          </w:rPr>
          <w:t>,</w:t>
        </w:r>
        <w:r>
          <w:rPr>
            <w:rStyle w:val="pln"/>
            <w:color w:val="000000"/>
            <w:sz w:val="23"/>
            <w:szCs w:val="23"/>
          </w:rPr>
          <w:t xml:space="preserve"> displayLength</w:t>
        </w:r>
        <w:r>
          <w:rPr>
            <w:rStyle w:val="pun"/>
            <w:color w:val="666600"/>
            <w:sz w:val="23"/>
            <w:szCs w:val="23"/>
          </w:rPr>
          <w:t>:</w:t>
        </w:r>
        <w:r>
          <w:rPr>
            <w:rStyle w:val="lit"/>
            <w:color w:val="006666"/>
            <w:sz w:val="23"/>
            <w:szCs w:val="23"/>
          </w:rPr>
          <w:t>10000</w:t>
        </w:r>
        <w:r>
          <w:rPr>
            <w:rStyle w:val="pun"/>
            <w:color w:val="666600"/>
            <w:sz w:val="23"/>
            <w:szCs w:val="23"/>
          </w:rPr>
          <w:t>});</w:t>
        </w:r>
        <w:r>
          <w:rPr>
            <w:rStyle w:val="tag"/>
            <w:color w:val="000088"/>
            <w:sz w:val="23"/>
            <w:szCs w:val="23"/>
          </w:rPr>
          <w: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68" w:author="Unknown"/>
          <w:rStyle w:val="pln"/>
          <w:color w:val="000000"/>
          <w:sz w:val="23"/>
          <w:szCs w:val="23"/>
        </w:rPr>
      </w:pPr>
      <w:ins w:id="1569" w:author="Unknown">
        <w:r>
          <w:rPr>
            <w:rStyle w:val="pln"/>
            <w:color w:val="000000"/>
            <w:sz w:val="23"/>
            <w:szCs w:val="23"/>
          </w:rPr>
          <w:t xml:space="preserve">            {% endif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70" w:author="Unknown"/>
          <w:rStyle w:val="pln"/>
          <w:color w:val="000000"/>
          <w:sz w:val="23"/>
          <w:szCs w:val="23"/>
        </w:rPr>
      </w:pPr>
      <w:ins w:id="1571" w:author="Unknown">
        <w:r>
          <w:rPr>
            <w:rStyle w:val="pln"/>
            <w:color w:val="000000"/>
            <w:sz w:val="23"/>
            <w:szCs w:val="23"/>
          </w:rPr>
          <w:t xml:space="preserve">        {% endfor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72" w:author="Unknown"/>
          <w:sz w:val="23"/>
          <w:szCs w:val="23"/>
        </w:rPr>
      </w:pPr>
      <w:ins w:id="1573" w:author="Unknown">
        <w:r>
          <w:rPr>
            <w:rStyle w:val="pln"/>
            <w:color w:val="000000"/>
            <w:sz w:val="23"/>
            <w:szCs w:val="23"/>
          </w:rPr>
          <w:t xml:space="preserve">    {% endif %}</w:t>
        </w:r>
      </w:ins>
    </w:p>
    <w:p w:rsidR="00DD16FF" w:rsidRDefault="00DD16FF" w:rsidP="00DD16FF">
      <w:pPr>
        <w:pStyle w:val="NormalWeb"/>
        <w:rPr>
          <w:ins w:id="1574" w:author="Unknown"/>
          <w:rFonts w:ascii="Roboto" w:hAnsi="Roboto"/>
          <w:sz w:val="23"/>
          <w:szCs w:val="23"/>
        </w:rPr>
      </w:pPr>
      <w:ins w:id="1575" w:author="Unknown">
        <w:r>
          <w:rPr>
            <w:rFonts w:ascii="Roboto" w:hAnsi="Roboto"/>
            <w:sz w:val="23"/>
            <w:szCs w:val="23"/>
          </w:rPr>
          <w:t>Then remove those lines from the main template and replace with:</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76" w:author="Unknown"/>
          <w:sz w:val="23"/>
          <w:szCs w:val="23"/>
        </w:rPr>
      </w:pPr>
      <w:ins w:id="1577"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include </w:t>
        </w:r>
        <w:r>
          <w:rPr>
            <w:rStyle w:val="str"/>
            <w:color w:val="008800"/>
            <w:sz w:val="23"/>
            <w:szCs w:val="23"/>
          </w:rPr>
          <w:t>'main/includes/messaging.html'</w:t>
        </w:r>
        <w:r>
          <w:rPr>
            <w:rStyle w:val="pln"/>
            <w:color w:val="000000"/>
            <w:sz w:val="23"/>
            <w:szCs w:val="23"/>
          </w:rPr>
          <w:t xml:space="preserve"> </w:t>
        </w:r>
        <w:r>
          <w:rPr>
            <w:rStyle w:val="pun"/>
            <w:color w:val="666600"/>
            <w:sz w:val="23"/>
            <w:szCs w:val="23"/>
          </w:rPr>
          <w:t>%}</w:t>
        </w:r>
      </w:ins>
    </w:p>
    <w:p w:rsidR="00DD16FF" w:rsidRDefault="00DD16FF" w:rsidP="00DD16FF">
      <w:pPr>
        <w:pStyle w:val="NormalWeb"/>
        <w:rPr>
          <w:ins w:id="1578" w:author="Unknown"/>
          <w:rFonts w:ascii="Roboto" w:hAnsi="Roboto"/>
          <w:sz w:val="23"/>
          <w:szCs w:val="23"/>
        </w:rPr>
      </w:pPr>
      <w:ins w:id="1579" w:author="Unknown">
        <w:r>
          <w:rPr>
            <w:rFonts w:ascii="Roboto" w:hAnsi="Roboto"/>
            <w:sz w:val="23"/>
            <w:szCs w:val="23"/>
          </w:rPr>
          <w:t>Now our </w:t>
        </w:r>
        <w:r>
          <w:rPr>
            <w:rStyle w:val="HTMLCode"/>
            <w:sz w:val="23"/>
            <w:szCs w:val="23"/>
          </w:rPr>
          <w:t>header.html</w:t>
        </w:r>
        <w:r>
          <w:rPr>
            <w:rFonts w:ascii="Roboto" w:hAnsi="Roboto"/>
            <w:sz w:val="23"/>
            <w:szCs w:val="23"/>
          </w:rPr>
          <w:t> is just: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80" w:author="Unknown"/>
          <w:rStyle w:val="pln"/>
          <w:color w:val="000000"/>
          <w:sz w:val="23"/>
          <w:szCs w:val="23"/>
        </w:rPr>
      </w:pPr>
      <w:ins w:id="1581" w:author="Unknown">
        <w:r>
          <w:rPr>
            <w:rStyle w:val="pun"/>
            <w:color w:val="666600"/>
            <w:sz w:val="23"/>
            <w:szCs w:val="23"/>
          </w:rPr>
          <w:t>&lt;</w:t>
        </w:r>
        <w:proofErr w:type="gramStart"/>
        <w:r>
          <w:rPr>
            <w:rStyle w:val="pln"/>
            <w:color w:val="000000"/>
            <w:sz w:val="23"/>
            <w:szCs w:val="23"/>
          </w:rPr>
          <w:t>head</w:t>
        </w:r>
        <w:proofErr w:type="gramEnd"/>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82" w:author="Unknown"/>
          <w:rStyle w:val="pln"/>
          <w:color w:val="000000"/>
          <w:sz w:val="23"/>
          <w:szCs w:val="23"/>
        </w:rPr>
      </w:pPr>
      <w:ins w:id="1583"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load static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84" w:author="Unknown"/>
          <w:rStyle w:val="pln"/>
          <w:color w:val="000000"/>
          <w:sz w:val="23"/>
          <w:szCs w:val="23"/>
        </w:rPr>
      </w:pPr>
      <w:ins w:id="1585"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Prism</w:t>
        </w:r>
        <w:r>
          <w:rPr>
            <w:rStyle w:val="pln"/>
            <w:color w:val="000000"/>
            <w:sz w:val="23"/>
            <w:szCs w:val="23"/>
          </w:rPr>
          <w:t xml:space="preserve"> CSS </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86" w:author="Unknown"/>
          <w:rStyle w:val="pln"/>
          <w:color w:val="000000"/>
          <w:sz w:val="23"/>
          <w:szCs w:val="23"/>
        </w:rPr>
      </w:pPr>
      <w:ins w:id="1587" w:author="Unknown">
        <w:r>
          <w:rPr>
            <w:rStyle w:val="pln"/>
            <w:color w:val="000000"/>
            <w:sz w:val="23"/>
            <w:szCs w:val="23"/>
          </w:rPr>
          <w:t xml:space="preserve">    </w:t>
        </w:r>
        <w:r>
          <w:rPr>
            <w:rStyle w:val="pun"/>
            <w:color w:val="666600"/>
            <w:sz w:val="23"/>
            <w:szCs w:val="23"/>
          </w:rPr>
          <w:t>&lt;</w:t>
        </w:r>
        <w:r>
          <w:rPr>
            <w:rStyle w:val="pln"/>
            <w:color w:val="000000"/>
            <w:sz w:val="23"/>
            <w:szCs w:val="23"/>
          </w:rPr>
          <w:t>link href</w:t>
        </w:r>
        <w:r>
          <w:rPr>
            <w:rStyle w:val="pun"/>
            <w:color w:val="666600"/>
            <w:sz w:val="23"/>
            <w:szCs w:val="23"/>
          </w:rPr>
          <w:t>=</w:t>
        </w:r>
        <w:r>
          <w:rPr>
            <w:rStyle w:val="str"/>
            <w:color w:val="008800"/>
            <w:sz w:val="23"/>
            <w:szCs w:val="23"/>
          </w:rPr>
          <w:t>"{% static "</w:t>
        </w:r>
        <w:r>
          <w:rPr>
            <w:rStyle w:val="pln"/>
            <w:color w:val="000000"/>
            <w:sz w:val="23"/>
            <w:szCs w:val="23"/>
          </w:rPr>
          <w:t>tinymce</w:t>
        </w:r>
        <w:r>
          <w:rPr>
            <w:rStyle w:val="pun"/>
            <w:color w:val="666600"/>
            <w:sz w:val="23"/>
            <w:szCs w:val="23"/>
          </w:rPr>
          <w:t>/</w:t>
        </w:r>
        <w:r>
          <w:rPr>
            <w:rStyle w:val="pln"/>
            <w:color w:val="000000"/>
            <w:sz w:val="23"/>
            <w:szCs w:val="23"/>
          </w:rPr>
          <w:t>css</w:t>
        </w:r>
        <w:r>
          <w:rPr>
            <w:rStyle w:val="pun"/>
            <w:color w:val="666600"/>
            <w:sz w:val="23"/>
            <w:szCs w:val="23"/>
          </w:rPr>
          <w:t>/</w:t>
        </w:r>
        <w:r>
          <w:rPr>
            <w:rStyle w:val="pln"/>
            <w:color w:val="000000"/>
            <w:sz w:val="23"/>
            <w:szCs w:val="23"/>
          </w:rPr>
          <w:t>prism</w:t>
        </w:r>
        <w:r>
          <w:rPr>
            <w:rStyle w:val="pun"/>
            <w:color w:val="666600"/>
            <w:sz w:val="23"/>
            <w:szCs w:val="23"/>
          </w:rPr>
          <w:t>.</w:t>
        </w:r>
        <w:r>
          <w:rPr>
            <w:rStyle w:val="pln"/>
            <w:color w:val="000000"/>
            <w:sz w:val="23"/>
            <w:szCs w:val="23"/>
          </w:rPr>
          <w:t>css</w:t>
        </w:r>
        <w:r>
          <w:rPr>
            <w:rStyle w:val="str"/>
            <w:color w:val="008800"/>
            <w:sz w:val="23"/>
            <w:szCs w:val="23"/>
          </w:rPr>
          <w:t>" %}"</w:t>
        </w:r>
        <w:r>
          <w:rPr>
            <w:rStyle w:val="pln"/>
            <w:color w:val="000000"/>
            <w:sz w:val="23"/>
            <w:szCs w:val="23"/>
          </w:rPr>
          <w:t xml:space="preserve"> rel</w:t>
        </w:r>
        <w:r>
          <w:rPr>
            <w:rStyle w:val="pun"/>
            <w:color w:val="666600"/>
            <w:sz w:val="23"/>
            <w:szCs w:val="23"/>
          </w:rPr>
          <w:t>=</w:t>
        </w:r>
        <w:r>
          <w:rPr>
            <w:rStyle w:val="str"/>
            <w:color w:val="008800"/>
            <w:sz w:val="23"/>
            <w:szCs w:val="23"/>
          </w:rPr>
          <w:t>"stylesheet"</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88" w:author="Unknown"/>
          <w:rStyle w:val="pln"/>
          <w:color w:val="000000"/>
          <w:sz w:val="23"/>
          <w:szCs w:val="23"/>
        </w:rPr>
      </w:pPr>
      <w:ins w:id="1589"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Compiled</w:t>
        </w:r>
        <w:r>
          <w:rPr>
            <w:rStyle w:val="pln"/>
            <w:color w:val="000000"/>
            <w:sz w:val="23"/>
            <w:szCs w:val="23"/>
          </w:rPr>
          <w:t xml:space="preserve"> </w:t>
        </w:r>
        <w:r>
          <w:rPr>
            <w:rStyle w:val="kwd"/>
            <w:color w:val="000088"/>
            <w:sz w:val="23"/>
            <w:szCs w:val="23"/>
          </w:rPr>
          <w:t>and</w:t>
        </w:r>
        <w:r>
          <w:rPr>
            <w:rStyle w:val="pln"/>
            <w:color w:val="000000"/>
            <w:sz w:val="23"/>
            <w:szCs w:val="23"/>
          </w:rPr>
          <w:t xml:space="preserve"> minified CSS </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90" w:author="Unknown"/>
          <w:rStyle w:val="pln"/>
          <w:color w:val="000000"/>
          <w:sz w:val="23"/>
          <w:szCs w:val="23"/>
        </w:rPr>
      </w:pPr>
      <w:ins w:id="1591" w:author="Unknown">
        <w:r>
          <w:rPr>
            <w:rStyle w:val="pln"/>
            <w:color w:val="000000"/>
            <w:sz w:val="23"/>
            <w:szCs w:val="23"/>
          </w:rPr>
          <w:t xml:space="preserve">    </w:t>
        </w:r>
        <w:r>
          <w:rPr>
            <w:rStyle w:val="pun"/>
            <w:color w:val="666600"/>
            <w:sz w:val="23"/>
            <w:szCs w:val="23"/>
          </w:rPr>
          <w:t>&lt;</w:t>
        </w:r>
        <w:r>
          <w:rPr>
            <w:rStyle w:val="pln"/>
            <w:color w:val="000000"/>
            <w:sz w:val="23"/>
            <w:szCs w:val="23"/>
          </w:rPr>
          <w:t>link rel</w:t>
        </w:r>
        <w:r>
          <w:rPr>
            <w:rStyle w:val="pun"/>
            <w:color w:val="666600"/>
            <w:sz w:val="23"/>
            <w:szCs w:val="23"/>
          </w:rPr>
          <w:t>=</w:t>
        </w:r>
        <w:r>
          <w:rPr>
            <w:rStyle w:val="str"/>
            <w:color w:val="008800"/>
            <w:sz w:val="23"/>
            <w:szCs w:val="23"/>
          </w:rPr>
          <w:t>"stylesheet"</w:t>
        </w:r>
        <w:r>
          <w:rPr>
            <w:rStyle w:val="pln"/>
            <w:color w:val="000000"/>
            <w:sz w:val="23"/>
            <w:szCs w:val="23"/>
          </w:rPr>
          <w:t xml:space="preserve"> href</w:t>
        </w:r>
        <w:r>
          <w:rPr>
            <w:rStyle w:val="pun"/>
            <w:color w:val="666600"/>
            <w:sz w:val="23"/>
            <w:szCs w:val="23"/>
          </w:rPr>
          <w:t>=</w:t>
        </w:r>
        <w:r>
          <w:rPr>
            <w:rStyle w:val="str"/>
            <w:color w:val="008800"/>
            <w:sz w:val="23"/>
            <w:szCs w:val="23"/>
          </w:rPr>
          <w:t>"{% static "</w:t>
        </w:r>
        <w:r>
          <w:rPr>
            <w:rStyle w:val="pln"/>
            <w:color w:val="000000"/>
            <w:sz w:val="23"/>
            <w:szCs w:val="23"/>
          </w:rPr>
          <w:t>main</w:t>
        </w:r>
        <w:r>
          <w:rPr>
            <w:rStyle w:val="pun"/>
            <w:color w:val="666600"/>
            <w:sz w:val="23"/>
            <w:szCs w:val="23"/>
          </w:rPr>
          <w:t>/</w:t>
        </w:r>
        <w:r>
          <w:rPr>
            <w:rStyle w:val="pln"/>
            <w:color w:val="000000"/>
            <w:sz w:val="23"/>
            <w:szCs w:val="23"/>
          </w:rPr>
          <w:t>css</w:t>
        </w:r>
        <w:r>
          <w:rPr>
            <w:rStyle w:val="pun"/>
            <w:color w:val="666600"/>
            <w:sz w:val="23"/>
            <w:szCs w:val="23"/>
          </w:rPr>
          <w:t>/</w:t>
        </w:r>
        <w:r>
          <w:rPr>
            <w:rStyle w:val="pln"/>
            <w:color w:val="000000"/>
            <w:sz w:val="23"/>
            <w:szCs w:val="23"/>
          </w:rPr>
          <w:t>materialize</w:t>
        </w:r>
        <w:r>
          <w:rPr>
            <w:rStyle w:val="pun"/>
            <w:color w:val="666600"/>
            <w:sz w:val="23"/>
            <w:szCs w:val="23"/>
          </w:rPr>
          <w:t>.</w:t>
        </w:r>
        <w:r>
          <w:rPr>
            <w:rStyle w:val="pln"/>
            <w:color w:val="000000"/>
            <w:sz w:val="23"/>
            <w:szCs w:val="23"/>
          </w:rPr>
          <w:t>css</w:t>
        </w:r>
        <w:r>
          <w:rPr>
            <w:rStyle w:val="str"/>
            <w:color w:val="008800"/>
            <w:sz w:val="23"/>
            <w:szCs w:val="23"/>
          </w:rPr>
          <w:t>" %}"</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92" w:author="Unknown"/>
          <w:rStyle w:val="pln"/>
          <w:color w:val="000000"/>
          <w:sz w:val="23"/>
          <w:szCs w:val="23"/>
        </w:rPr>
      </w:pPr>
      <w:ins w:id="1593" w:author="Unknown">
        <w:r>
          <w:rPr>
            <w:rStyle w:val="pln"/>
            <w:color w:val="000000"/>
            <w:sz w:val="23"/>
            <w:szCs w:val="23"/>
          </w:rPr>
          <w:t xml:space="preserve">    </w:t>
        </w:r>
        <w:proofErr w:type="gramStart"/>
        <w:r>
          <w:rPr>
            <w:rStyle w:val="pun"/>
            <w:color w:val="666600"/>
            <w:sz w:val="23"/>
            <w:szCs w:val="23"/>
          </w:rPr>
          <w:t>&lt;!--</w:t>
        </w:r>
        <w:proofErr w:type="gramEnd"/>
        <w:r>
          <w:rPr>
            <w:rStyle w:val="pln"/>
            <w:color w:val="000000"/>
            <w:sz w:val="23"/>
            <w:szCs w:val="23"/>
          </w:rPr>
          <w:t xml:space="preserve"> </w:t>
        </w:r>
        <w:r>
          <w:rPr>
            <w:rStyle w:val="typ"/>
            <w:color w:val="660066"/>
            <w:sz w:val="23"/>
            <w:szCs w:val="23"/>
          </w:rPr>
          <w:t>Compiled</w:t>
        </w:r>
        <w:r>
          <w:rPr>
            <w:rStyle w:val="pln"/>
            <w:color w:val="000000"/>
            <w:sz w:val="23"/>
            <w:szCs w:val="23"/>
          </w:rPr>
          <w:t xml:space="preserve"> </w:t>
        </w:r>
        <w:r>
          <w:rPr>
            <w:rStyle w:val="kwd"/>
            <w:color w:val="000088"/>
            <w:sz w:val="23"/>
            <w:szCs w:val="23"/>
          </w:rPr>
          <w:t>and</w:t>
        </w:r>
        <w:r>
          <w:rPr>
            <w:rStyle w:val="pln"/>
            <w:color w:val="000000"/>
            <w:sz w:val="23"/>
            <w:szCs w:val="23"/>
          </w:rPr>
          <w:t xml:space="preserve"> minified </w:t>
        </w:r>
        <w:r>
          <w:rPr>
            <w:rStyle w:val="typ"/>
            <w:color w:val="660066"/>
            <w:sz w:val="23"/>
            <w:szCs w:val="23"/>
          </w:rPr>
          <w:t>JavaScript</w:t>
        </w:r>
        <w:r>
          <w:rPr>
            <w:rStyle w:val="pln"/>
            <w:color w:val="000000"/>
            <w:sz w:val="23"/>
            <w:szCs w:val="23"/>
          </w:rPr>
          <w:t xml:space="preserve"> </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94" w:author="Unknown"/>
          <w:rStyle w:val="pln"/>
          <w:color w:val="000000"/>
          <w:sz w:val="23"/>
          <w:szCs w:val="23"/>
        </w:rPr>
      </w:pPr>
      <w:ins w:id="1595" w:author="Unknown">
        <w:r>
          <w:rPr>
            <w:rStyle w:val="pln"/>
            <w:color w:val="000000"/>
            <w:sz w:val="23"/>
            <w:szCs w:val="23"/>
          </w:rPr>
          <w:t xml:space="preserve">    </w:t>
        </w:r>
        <w:r>
          <w:rPr>
            <w:rStyle w:val="pun"/>
            <w:color w:val="666600"/>
            <w:sz w:val="23"/>
            <w:szCs w:val="23"/>
          </w:rPr>
          <w:t>&lt;</w:t>
        </w:r>
        <w:proofErr w:type="gramStart"/>
        <w:r>
          <w:rPr>
            <w:rStyle w:val="pln"/>
            <w:color w:val="000000"/>
            <w:sz w:val="23"/>
            <w:szCs w:val="23"/>
          </w:rPr>
          <w:t>script</w:t>
        </w:r>
        <w:proofErr w:type="gramEnd"/>
        <w:r>
          <w:rPr>
            <w:rStyle w:val="pln"/>
            <w:color w:val="000000"/>
            <w:sz w:val="23"/>
            <w:szCs w:val="23"/>
          </w:rPr>
          <w:t xml:space="preserve"> src</w:t>
        </w:r>
        <w:r>
          <w:rPr>
            <w:rStyle w:val="pun"/>
            <w:color w:val="666600"/>
            <w:sz w:val="23"/>
            <w:szCs w:val="23"/>
          </w:rPr>
          <w:t>=</w:t>
        </w:r>
        <w:r>
          <w:rPr>
            <w:rStyle w:val="str"/>
            <w:color w:val="008800"/>
            <w:sz w:val="23"/>
            <w:szCs w:val="23"/>
          </w:rPr>
          <w:t>"https://cdnjs.cloudflare.com/ajax/libs/materialize/1.0.0/js/materialize.min.js"</w:t>
        </w:r>
        <w:r>
          <w:rPr>
            <w:rStyle w:val="pun"/>
            <w:color w:val="666600"/>
            <w:sz w:val="23"/>
            <w:szCs w:val="23"/>
          </w:rPr>
          <w:t>&gt;&lt;/</w:t>
        </w:r>
        <w:r>
          <w:rPr>
            <w:rStyle w:val="pln"/>
            <w:color w:val="000000"/>
            <w:sz w:val="23"/>
            <w:szCs w:val="23"/>
          </w:rPr>
          <w:t>script</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96" w:author="Unknown"/>
          <w:rStyle w:val="pln"/>
          <w:color w:val="000000"/>
          <w:sz w:val="23"/>
          <w:szCs w:val="23"/>
        </w:rPr>
      </w:pPr>
      <w:ins w:id="1597" w:author="Unknown">
        <w:r>
          <w:rPr>
            <w:rStyle w:val="pun"/>
            <w:color w:val="666600"/>
            <w:sz w:val="23"/>
            <w:szCs w:val="23"/>
          </w:rPr>
          <w:t>&lt;/</w:t>
        </w:r>
        <w:r>
          <w:rPr>
            <w:rStyle w:val="pln"/>
            <w:color w:val="000000"/>
            <w:sz w:val="23"/>
            <w:szCs w:val="23"/>
          </w:rPr>
          <w:t>head</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98"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599"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00" w:author="Unknown"/>
          <w:rStyle w:val="pln"/>
          <w:color w:val="000000"/>
          <w:sz w:val="23"/>
          <w:szCs w:val="23"/>
        </w:rPr>
      </w:pPr>
      <w:ins w:id="1601" w:author="Unknown">
        <w:r>
          <w:rPr>
            <w:rStyle w:val="pun"/>
            <w:color w:val="666600"/>
            <w:sz w:val="23"/>
            <w:szCs w:val="23"/>
          </w:rPr>
          <w:t>&lt;</w:t>
        </w:r>
        <w:proofErr w:type="gramStart"/>
        <w:r>
          <w:rPr>
            <w:rStyle w:val="pln"/>
            <w:color w:val="000000"/>
            <w:sz w:val="23"/>
            <w:szCs w:val="23"/>
          </w:rPr>
          <w:t>body</w:t>
        </w:r>
        <w:proofErr w:type="gramEnd"/>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02"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03" w:author="Unknown"/>
          <w:rStyle w:val="pln"/>
          <w:color w:val="000000"/>
          <w:sz w:val="23"/>
          <w:szCs w:val="23"/>
        </w:rPr>
      </w:pPr>
      <w:ins w:id="1604" w:author="Unknown">
        <w:r>
          <w:rPr>
            <w:rStyle w:val="pln"/>
            <w:color w:val="000000"/>
            <w:sz w:val="23"/>
            <w:szCs w:val="23"/>
          </w:rPr>
          <w:lastRenderedPageBreak/>
          <w:t xml:space="preserve">  </w:t>
        </w:r>
        <w:r>
          <w:rPr>
            <w:rStyle w:val="pun"/>
            <w:color w:val="666600"/>
            <w:sz w:val="23"/>
            <w:szCs w:val="23"/>
          </w:rPr>
          <w:t>&lt;</w:t>
        </w:r>
        <w:proofErr w:type="gramStart"/>
        <w:r>
          <w:rPr>
            <w:rStyle w:val="pln"/>
            <w:color w:val="000000"/>
            <w:sz w:val="23"/>
            <w:szCs w:val="23"/>
          </w:rPr>
          <w:t>nav</w:t>
        </w:r>
        <w:proofErr w:type="gramEnd"/>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05" w:author="Unknown"/>
          <w:rStyle w:val="pln"/>
          <w:color w:val="000000"/>
          <w:sz w:val="23"/>
          <w:szCs w:val="23"/>
        </w:rPr>
      </w:pPr>
      <w:ins w:id="1606" w:author="Unknown">
        <w:r>
          <w:rPr>
            <w:rStyle w:val="pln"/>
            <w:color w:val="000000"/>
            <w:sz w:val="23"/>
            <w:szCs w:val="23"/>
          </w:rPr>
          <w:t xml:space="preserve">    </w:t>
        </w:r>
        <w:r>
          <w:rPr>
            <w:rStyle w:val="pun"/>
            <w:color w:val="666600"/>
            <w:sz w:val="23"/>
            <w:szCs w:val="23"/>
          </w:rPr>
          <w:t>&lt;</w:t>
        </w:r>
        <w:r>
          <w:rPr>
            <w:rStyle w:val="pln"/>
            <w:color w:val="000000"/>
            <w:sz w:val="23"/>
            <w:szCs w:val="23"/>
          </w:rPr>
          <w:t xml:space="preserve">div </w:t>
        </w:r>
        <w:r>
          <w:rPr>
            <w:rStyle w:val="kwd"/>
            <w:color w:val="000088"/>
            <w:sz w:val="23"/>
            <w:szCs w:val="23"/>
          </w:rPr>
          <w:t>class</w:t>
        </w:r>
        <w:r>
          <w:rPr>
            <w:rStyle w:val="pun"/>
            <w:color w:val="666600"/>
            <w:sz w:val="23"/>
            <w:szCs w:val="23"/>
          </w:rPr>
          <w:t>=</w:t>
        </w:r>
        <w:r>
          <w:rPr>
            <w:rStyle w:val="str"/>
            <w:color w:val="008800"/>
            <w:sz w:val="23"/>
            <w:szCs w:val="23"/>
          </w:rPr>
          <w:t>"nav-wrapper"</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07" w:author="Unknown"/>
          <w:rStyle w:val="pln"/>
          <w:color w:val="000000"/>
          <w:sz w:val="23"/>
          <w:szCs w:val="23"/>
        </w:rPr>
      </w:pPr>
      <w:ins w:id="1608" w:author="Unknown">
        <w:r>
          <w:rPr>
            <w:rStyle w:val="pln"/>
            <w:color w:val="000000"/>
            <w:sz w:val="23"/>
            <w:szCs w:val="23"/>
          </w:rPr>
          <w:t xml:space="preserve">      </w:t>
        </w:r>
        <w:r>
          <w:rPr>
            <w:rStyle w:val="pun"/>
            <w:color w:val="666600"/>
            <w:sz w:val="23"/>
            <w:szCs w:val="23"/>
          </w:rPr>
          <w:t>&lt;</w:t>
        </w:r>
        <w:r>
          <w:rPr>
            <w:rStyle w:val="pln"/>
            <w:color w:val="000000"/>
            <w:sz w:val="23"/>
            <w:szCs w:val="23"/>
          </w:rPr>
          <w:t>a href</w:t>
        </w:r>
        <w:r>
          <w:rPr>
            <w:rStyle w:val="pun"/>
            <w:color w:val="666600"/>
            <w:sz w:val="23"/>
            <w:szCs w:val="23"/>
          </w:rPr>
          <w:t>=</w:t>
        </w:r>
        <w:r>
          <w:rPr>
            <w:rStyle w:val="str"/>
            <w:color w:val="008800"/>
            <w:sz w:val="23"/>
            <w:szCs w:val="23"/>
          </w:rPr>
          <w:t>"/"</w:t>
        </w:r>
        <w:r>
          <w:rPr>
            <w:rStyle w:val="pln"/>
            <w:color w:val="000000"/>
            <w:sz w:val="23"/>
            <w:szCs w:val="23"/>
          </w:rPr>
          <w:t xml:space="preserve"> </w:t>
        </w:r>
        <w:r>
          <w:rPr>
            <w:rStyle w:val="kwd"/>
            <w:color w:val="000088"/>
            <w:sz w:val="23"/>
            <w:szCs w:val="23"/>
          </w:rPr>
          <w:t>class</w:t>
        </w:r>
        <w:r>
          <w:rPr>
            <w:rStyle w:val="pun"/>
            <w:color w:val="666600"/>
            <w:sz w:val="23"/>
            <w:szCs w:val="23"/>
          </w:rPr>
          <w:t>=</w:t>
        </w:r>
        <w:r>
          <w:rPr>
            <w:rStyle w:val="str"/>
            <w:color w:val="008800"/>
            <w:sz w:val="23"/>
            <w:szCs w:val="23"/>
          </w:rPr>
          <w:t>"brand-logo"</w:t>
        </w:r>
        <w:r>
          <w:rPr>
            <w:rStyle w:val="pun"/>
            <w:color w:val="666600"/>
            <w:sz w:val="23"/>
            <w:szCs w:val="23"/>
          </w:rPr>
          <w:t>&gt;</w:t>
        </w:r>
        <w:r>
          <w:rPr>
            <w:rStyle w:val="typ"/>
            <w:color w:val="660066"/>
            <w:sz w:val="23"/>
            <w:szCs w:val="23"/>
          </w:rPr>
          <w:t>Tutorials</w:t>
        </w:r>
        <w:r>
          <w:rPr>
            <w:rStyle w:val="pun"/>
            <w:color w:val="666600"/>
            <w:sz w:val="23"/>
            <w:szCs w:val="23"/>
          </w:rPr>
          <w:t>&lt;/</w:t>
        </w:r>
        <w:r>
          <w:rPr>
            <w:rStyle w:val="pln"/>
            <w:color w:val="000000"/>
            <w:sz w:val="23"/>
            <w:szCs w:val="23"/>
          </w:rPr>
          <w:t>a</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09" w:author="Unknown"/>
          <w:rStyle w:val="pln"/>
          <w:color w:val="000000"/>
          <w:sz w:val="23"/>
          <w:szCs w:val="23"/>
        </w:rPr>
      </w:pPr>
      <w:ins w:id="1610" w:author="Unknown">
        <w:r>
          <w:rPr>
            <w:rStyle w:val="pln"/>
            <w:color w:val="000000"/>
            <w:sz w:val="23"/>
            <w:szCs w:val="23"/>
          </w:rPr>
          <w:t xml:space="preserve">      </w:t>
        </w:r>
        <w:r>
          <w:rPr>
            <w:rStyle w:val="pun"/>
            <w:color w:val="666600"/>
            <w:sz w:val="23"/>
            <w:szCs w:val="23"/>
          </w:rPr>
          <w:t>&lt;</w:t>
        </w:r>
        <w:r>
          <w:rPr>
            <w:rStyle w:val="pln"/>
            <w:color w:val="000000"/>
            <w:sz w:val="23"/>
            <w:szCs w:val="23"/>
          </w:rPr>
          <w:t>ul id</w:t>
        </w:r>
        <w:r>
          <w:rPr>
            <w:rStyle w:val="pun"/>
            <w:color w:val="666600"/>
            <w:sz w:val="23"/>
            <w:szCs w:val="23"/>
          </w:rPr>
          <w:t>=</w:t>
        </w:r>
        <w:r>
          <w:rPr>
            <w:rStyle w:val="str"/>
            <w:color w:val="008800"/>
            <w:sz w:val="23"/>
            <w:szCs w:val="23"/>
          </w:rPr>
          <w:t>"nav-mobile"</w:t>
        </w:r>
        <w:r>
          <w:rPr>
            <w:rStyle w:val="pln"/>
            <w:color w:val="000000"/>
            <w:sz w:val="23"/>
            <w:szCs w:val="23"/>
          </w:rPr>
          <w:t xml:space="preserve"> </w:t>
        </w:r>
        <w:r>
          <w:rPr>
            <w:rStyle w:val="kwd"/>
            <w:color w:val="000088"/>
            <w:sz w:val="23"/>
            <w:szCs w:val="23"/>
          </w:rPr>
          <w:t>class</w:t>
        </w:r>
        <w:r>
          <w:rPr>
            <w:rStyle w:val="pun"/>
            <w:color w:val="666600"/>
            <w:sz w:val="23"/>
            <w:szCs w:val="23"/>
          </w:rPr>
          <w:t>=</w:t>
        </w:r>
        <w:r>
          <w:rPr>
            <w:rStyle w:val="str"/>
            <w:color w:val="008800"/>
            <w:sz w:val="23"/>
            <w:szCs w:val="23"/>
          </w:rPr>
          <w:t>"right hide-on-med-and-down"</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11" w:author="Unknown"/>
          <w:rStyle w:val="pln"/>
          <w:color w:val="000000"/>
          <w:sz w:val="23"/>
          <w:szCs w:val="23"/>
        </w:rPr>
      </w:pPr>
      <w:ins w:id="1612"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include </w:t>
        </w:r>
        <w:r>
          <w:rPr>
            <w:rStyle w:val="str"/>
            <w:color w:val="008800"/>
            <w:sz w:val="23"/>
            <w:szCs w:val="23"/>
          </w:rPr>
          <w:t>'main/includes/navbaritems.html'</w:t>
        </w:r>
        <w:r>
          <w:rPr>
            <w:rStyle w:val="pln"/>
            <w:color w:val="000000"/>
            <w:sz w:val="23"/>
            <w:szCs w:val="23"/>
          </w:rPr>
          <w:t xml:space="preserve">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13" w:author="Unknown"/>
          <w:rStyle w:val="pln"/>
          <w:color w:val="000000"/>
          <w:sz w:val="23"/>
          <w:szCs w:val="23"/>
        </w:rPr>
      </w:pPr>
      <w:ins w:id="1614" w:author="Unknown">
        <w:r>
          <w:rPr>
            <w:rStyle w:val="pln"/>
            <w:color w:val="000000"/>
            <w:sz w:val="23"/>
            <w:szCs w:val="23"/>
          </w:rPr>
          <w:t xml:space="preserve">      </w:t>
        </w:r>
        <w:r>
          <w:rPr>
            <w:rStyle w:val="pun"/>
            <w:color w:val="666600"/>
            <w:sz w:val="23"/>
            <w:szCs w:val="23"/>
          </w:rPr>
          <w:t>&lt;/</w:t>
        </w:r>
        <w:r>
          <w:rPr>
            <w:rStyle w:val="pln"/>
            <w:color w:val="000000"/>
            <w:sz w:val="23"/>
            <w:szCs w:val="23"/>
          </w:rPr>
          <w:t>ul</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15" w:author="Unknown"/>
          <w:rStyle w:val="pln"/>
          <w:color w:val="000000"/>
          <w:sz w:val="23"/>
          <w:szCs w:val="23"/>
        </w:rPr>
      </w:pPr>
      <w:ins w:id="1616" w:author="Unknown">
        <w:r>
          <w:rPr>
            <w:rStyle w:val="pln"/>
            <w:color w:val="000000"/>
            <w:sz w:val="23"/>
            <w:szCs w:val="23"/>
          </w:rPr>
          <w:t xml:space="preserve">    </w:t>
        </w:r>
        <w:r>
          <w:rPr>
            <w:rStyle w:val="pun"/>
            <w:color w:val="666600"/>
            <w:sz w:val="23"/>
            <w:szCs w:val="23"/>
          </w:rPr>
          <w:t>&lt;/</w:t>
        </w:r>
        <w:r>
          <w:rPr>
            <w:rStyle w:val="pln"/>
            <w:color w:val="000000"/>
            <w:sz w:val="23"/>
            <w:szCs w:val="23"/>
          </w:rPr>
          <w:t>div</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17" w:author="Unknown"/>
          <w:rStyle w:val="pln"/>
          <w:color w:val="000000"/>
          <w:sz w:val="23"/>
          <w:szCs w:val="23"/>
        </w:rPr>
      </w:pPr>
      <w:ins w:id="1618" w:author="Unknown">
        <w:r>
          <w:rPr>
            <w:rStyle w:val="pln"/>
            <w:color w:val="000000"/>
            <w:sz w:val="23"/>
            <w:szCs w:val="23"/>
          </w:rPr>
          <w:t xml:space="preserve">  </w:t>
        </w:r>
        <w:r>
          <w:rPr>
            <w:rStyle w:val="pun"/>
            <w:color w:val="666600"/>
            <w:sz w:val="23"/>
            <w:szCs w:val="23"/>
          </w:rPr>
          <w:t>&lt;/</w:t>
        </w:r>
        <w:r>
          <w:rPr>
            <w:rStyle w:val="pln"/>
            <w:color w:val="000000"/>
            <w:sz w:val="23"/>
            <w:szCs w:val="23"/>
          </w:rPr>
          <w:t>nav</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19"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20" w:author="Unknown"/>
          <w:rStyle w:val="pln"/>
          <w:color w:val="000000"/>
          <w:sz w:val="23"/>
          <w:szCs w:val="23"/>
        </w:rPr>
      </w:pPr>
      <w:ins w:id="1621"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include </w:t>
        </w:r>
        <w:r>
          <w:rPr>
            <w:rStyle w:val="str"/>
            <w:color w:val="008800"/>
            <w:sz w:val="23"/>
            <w:szCs w:val="23"/>
          </w:rPr>
          <w:t>'main/includes/messaging.html'</w:t>
        </w:r>
        <w:r>
          <w:rPr>
            <w:rStyle w:val="pln"/>
            <w:color w:val="000000"/>
            <w:sz w:val="23"/>
            <w:szCs w:val="23"/>
          </w:rPr>
          <w:t xml:space="preserve">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22"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23" w:author="Unknown"/>
          <w:rStyle w:val="pln"/>
          <w:color w:val="000000"/>
          <w:sz w:val="23"/>
          <w:szCs w:val="23"/>
        </w:rPr>
      </w:pPr>
      <w:ins w:id="1624" w:author="Unknown">
        <w:r>
          <w:rPr>
            <w:rStyle w:val="pln"/>
            <w:color w:val="000000"/>
            <w:sz w:val="23"/>
            <w:szCs w:val="23"/>
          </w:rPr>
          <w:t xml:space="preserve">  </w:t>
        </w:r>
        <w:r>
          <w:rPr>
            <w:rStyle w:val="pun"/>
            <w:color w:val="666600"/>
            <w:sz w:val="23"/>
            <w:szCs w:val="23"/>
          </w:rPr>
          <w:t>&lt;</w:t>
        </w:r>
        <w:r>
          <w:rPr>
            <w:rStyle w:val="pln"/>
            <w:color w:val="000000"/>
            <w:sz w:val="23"/>
            <w:szCs w:val="23"/>
          </w:rPr>
          <w:t xml:space="preserve">div </w:t>
        </w:r>
        <w:r>
          <w:rPr>
            <w:rStyle w:val="kwd"/>
            <w:color w:val="000088"/>
            <w:sz w:val="23"/>
            <w:szCs w:val="23"/>
          </w:rPr>
          <w:t>class</w:t>
        </w:r>
        <w:r>
          <w:rPr>
            <w:rStyle w:val="pun"/>
            <w:color w:val="666600"/>
            <w:sz w:val="23"/>
            <w:szCs w:val="23"/>
          </w:rPr>
          <w:t>=</w:t>
        </w:r>
        <w:r>
          <w:rPr>
            <w:rStyle w:val="str"/>
            <w:color w:val="008800"/>
            <w:sz w:val="23"/>
            <w:szCs w:val="23"/>
          </w:rPr>
          <w:t>"container"</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25" w:author="Unknown"/>
          <w:rStyle w:val="pln"/>
          <w:color w:val="000000"/>
          <w:sz w:val="23"/>
          <w:szCs w:val="23"/>
        </w:rPr>
      </w:pPr>
      <w:ins w:id="1626"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block content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27" w:author="Unknown"/>
          <w:rStyle w:val="pln"/>
          <w:color w:val="000000"/>
          <w:sz w:val="23"/>
          <w:szCs w:val="23"/>
        </w:rPr>
      </w:pPr>
      <w:ins w:id="1628" w:author="Unknown">
        <w:r>
          <w:rPr>
            <w:rStyle w:val="pln"/>
            <w:color w:val="000000"/>
            <w:sz w:val="23"/>
            <w:szCs w:val="23"/>
          </w:rPr>
          <w:t xml:space="preserve">    </w:t>
        </w:r>
        <w:r>
          <w:rPr>
            <w:rStyle w:val="pun"/>
            <w:color w:val="666600"/>
            <w:sz w:val="23"/>
            <w:szCs w:val="23"/>
          </w:rPr>
          <w:t>{%</w:t>
        </w:r>
        <w:r>
          <w:rPr>
            <w:rStyle w:val="pln"/>
            <w:color w:val="000000"/>
            <w:sz w:val="23"/>
            <w:szCs w:val="23"/>
          </w:rPr>
          <w:t xml:space="preserve"> endblock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29" w:author="Unknown"/>
          <w:rStyle w:val="pln"/>
          <w:color w:val="000000"/>
          <w:sz w:val="23"/>
          <w:szCs w:val="23"/>
        </w:rPr>
      </w:pPr>
      <w:ins w:id="1630" w:author="Unknown">
        <w:r>
          <w:rPr>
            <w:rStyle w:val="pln"/>
            <w:color w:val="000000"/>
            <w:sz w:val="23"/>
            <w:szCs w:val="23"/>
          </w:rPr>
          <w:t xml:space="preserve">  </w:t>
        </w:r>
        <w:r>
          <w:rPr>
            <w:rStyle w:val="pun"/>
            <w:color w:val="666600"/>
            <w:sz w:val="23"/>
            <w:szCs w:val="23"/>
          </w:rPr>
          <w:t>&lt;/</w:t>
        </w:r>
        <w:r>
          <w:rPr>
            <w:rStyle w:val="pln"/>
            <w:color w:val="000000"/>
            <w:sz w:val="23"/>
            <w:szCs w:val="23"/>
          </w:rPr>
          <w:t>div</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31" w:author="Unknown"/>
          <w:rStyle w:val="pln"/>
          <w:color w:val="000000"/>
          <w:sz w:val="23"/>
          <w:szCs w:val="23"/>
        </w:rPr>
      </w:pPr>
      <w:ins w:id="1632" w:author="Unknown">
        <w:r>
          <w:rPr>
            <w:rStyle w:val="pun"/>
            <w:color w:val="666600"/>
            <w:sz w:val="23"/>
            <w:szCs w:val="23"/>
          </w:rPr>
          <w:t>&lt;/</w:t>
        </w:r>
        <w:r>
          <w:rPr>
            <w:rStyle w:val="pln"/>
            <w:color w:val="000000"/>
            <w:sz w:val="23"/>
            <w:szCs w:val="23"/>
          </w:rPr>
          <w:t>body</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33"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34" w:author="Unknown"/>
          <w:rStyle w:val="pln"/>
          <w:color w:val="000000"/>
          <w:sz w:val="23"/>
          <w:szCs w:val="23"/>
        </w:rPr>
      </w:pPr>
      <w:proofErr w:type="gramStart"/>
      <w:ins w:id="1635" w:author="Unknown">
        <w:r>
          <w:rPr>
            <w:rStyle w:val="pun"/>
            <w:color w:val="666600"/>
            <w:sz w:val="23"/>
            <w:szCs w:val="23"/>
          </w:rPr>
          <w:t>&lt;!--</w:t>
        </w:r>
        <w:proofErr w:type="gramEnd"/>
        <w:r>
          <w:rPr>
            <w:rStyle w:val="pln"/>
            <w:color w:val="000000"/>
            <w:sz w:val="23"/>
            <w:szCs w:val="23"/>
          </w:rPr>
          <w:t xml:space="preserve"> </w:t>
        </w:r>
        <w:r>
          <w:rPr>
            <w:rStyle w:val="typ"/>
            <w:color w:val="660066"/>
            <w:sz w:val="23"/>
            <w:szCs w:val="23"/>
          </w:rPr>
          <w:t>Prism</w:t>
        </w:r>
        <w:r>
          <w:rPr>
            <w:rStyle w:val="pln"/>
            <w:color w:val="000000"/>
            <w:sz w:val="23"/>
            <w:szCs w:val="23"/>
          </w:rPr>
          <w:t xml:space="preserve"> JS </w:t>
        </w:r>
        <w:r>
          <w:rPr>
            <w:rStyle w:val="pun"/>
            <w:color w:val="666600"/>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36" w:author="Unknown"/>
          <w:sz w:val="23"/>
          <w:szCs w:val="23"/>
        </w:rPr>
      </w:pPr>
      <w:ins w:id="1637" w:author="Unknown">
        <w:r>
          <w:rPr>
            <w:rStyle w:val="pun"/>
            <w:color w:val="666600"/>
            <w:sz w:val="23"/>
            <w:szCs w:val="23"/>
          </w:rPr>
          <w:t>&lt;</w:t>
        </w:r>
        <w:r>
          <w:rPr>
            <w:rStyle w:val="pln"/>
            <w:color w:val="000000"/>
            <w:sz w:val="23"/>
            <w:szCs w:val="23"/>
          </w:rPr>
          <w:t>script src</w:t>
        </w:r>
        <w:r>
          <w:rPr>
            <w:rStyle w:val="pun"/>
            <w:color w:val="666600"/>
            <w:sz w:val="23"/>
            <w:szCs w:val="23"/>
          </w:rPr>
          <w:t>=</w:t>
        </w:r>
        <w:r>
          <w:rPr>
            <w:rStyle w:val="str"/>
            <w:color w:val="008800"/>
            <w:sz w:val="23"/>
            <w:szCs w:val="23"/>
          </w:rPr>
          <w:t>"{% static "</w:t>
        </w:r>
        <w:r>
          <w:rPr>
            <w:rStyle w:val="pln"/>
            <w:color w:val="000000"/>
            <w:sz w:val="23"/>
            <w:szCs w:val="23"/>
          </w:rPr>
          <w:t>tinymce</w:t>
        </w:r>
        <w:r>
          <w:rPr>
            <w:rStyle w:val="pun"/>
            <w:color w:val="666600"/>
            <w:sz w:val="23"/>
            <w:szCs w:val="23"/>
          </w:rPr>
          <w:t>/</w:t>
        </w:r>
        <w:r>
          <w:rPr>
            <w:rStyle w:val="pln"/>
            <w:color w:val="000000"/>
            <w:sz w:val="23"/>
            <w:szCs w:val="23"/>
          </w:rPr>
          <w:t>js</w:t>
        </w:r>
        <w:r>
          <w:rPr>
            <w:rStyle w:val="pun"/>
            <w:color w:val="666600"/>
            <w:sz w:val="23"/>
            <w:szCs w:val="23"/>
          </w:rPr>
          <w:t>/</w:t>
        </w:r>
        <w:r>
          <w:rPr>
            <w:rStyle w:val="pln"/>
            <w:color w:val="000000"/>
            <w:sz w:val="23"/>
            <w:szCs w:val="23"/>
          </w:rPr>
          <w:t>prism</w:t>
        </w:r>
        <w:r>
          <w:rPr>
            <w:rStyle w:val="pun"/>
            <w:color w:val="666600"/>
            <w:sz w:val="23"/>
            <w:szCs w:val="23"/>
          </w:rPr>
          <w:t>.</w:t>
        </w:r>
        <w:r>
          <w:rPr>
            <w:rStyle w:val="pln"/>
            <w:color w:val="000000"/>
            <w:sz w:val="23"/>
            <w:szCs w:val="23"/>
          </w:rPr>
          <w:t>js</w:t>
        </w:r>
        <w:r>
          <w:rPr>
            <w:rStyle w:val="str"/>
            <w:color w:val="008800"/>
            <w:sz w:val="23"/>
            <w:szCs w:val="23"/>
          </w:rPr>
          <w:t>" %}"</w:t>
        </w:r>
        <w:r>
          <w:rPr>
            <w:rStyle w:val="pun"/>
            <w:color w:val="666600"/>
            <w:sz w:val="23"/>
            <w:szCs w:val="23"/>
          </w:rPr>
          <w:t>&gt;</w:t>
        </w:r>
        <w:proofErr w:type="gramStart"/>
        <w:r>
          <w:rPr>
            <w:rStyle w:val="pun"/>
            <w:color w:val="666600"/>
            <w:sz w:val="23"/>
            <w:szCs w:val="23"/>
          </w:rPr>
          <w:t>&lt;/</w:t>
        </w:r>
        <w:proofErr w:type="gramEnd"/>
        <w:r>
          <w:rPr>
            <w:rStyle w:val="pln"/>
            <w:color w:val="000000"/>
            <w:sz w:val="23"/>
            <w:szCs w:val="23"/>
          </w:rPr>
          <w:t>script</w:t>
        </w:r>
        <w:r>
          <w:rPr>
            <w:rStyle w:val="pun"/>
            <w:color w:val="666600"/>
            <w:sz w:val="23"/>
            <w:szCs w:val="23"/>
          </w:rPr>
          <w:t>&gt;</w:t>
        </w:r>
      </w:ins>
    </w:p>
    <w:p w:rsidR="00DD16FF" w:rsidRDefault="00DD16FF" w:rsidP="00DD16FF">
      <w:pPr>
        <w:pStyle w:val="NormalWeb"/>
        <w:rPr>
          <w:ins w:id="1638" w:author="Unknown"/>
          <w:rFonts w:ascii="Roboto" w:hAnsi="Roboto"/>
          <w:sz w:val="23"/>
          <w:szCs w:val="23"/>
        </w:rPr>
      </w:pPr>
      <w:ins w:id="1639" w:author="Unknown">
        <w:r>
          <w:rPr>
            <w:rFonts w:ascii="Roboto" w:hAnsi="Roboto"/>
            <w:sz w:val="23"/>
            <w:szCs w:val="23"/>
          </w:rPr>
          <w:t>Now the next thing we need to handle for is allowing a user to actually login or logout. Right now, the only way to log in is by registering, and there's no great way to log out! Let's fix both in the next tutorial.</w:t>
        </w:r>
      </w:ins>
    </w:p>
    <w:p w:rsidR="00DD16FF" w:rsidRDefault="00DD16FF"/>
    <w:p w:rsidR="00DD16FF" w:rsidRDefault="00DD16FF"/>
    <w:p w:rsidR="00DD16FF" w:rsidRDefault="00DD16FF" w:rsidP="00DD16FF">
      <w:pPr>
        <w:pStyle w:val="Heading2"/>
        <w:spacing w:line="881" w:lineRule="atLeast"/>
        <w:rPr>
          <w:rFonts w:ascii="Roboto" w:hAnsi="Roboto"/>
          <w:b w:val="0"/>
          <w:bCs w:val="0"/>
        </w:rPr>
      </w:pPr>
      <w:r>
        <w:rPr>
          <w:rFonts w:ascii="Roboto" w:hAnsi="Roboto"/>
          <w:b w:val="0"/>
          <w:bCs w:val="0"/>
        </w:rPr>
        <w:t>User Login and Logout - Django Tutorial</w:t>
      </w:r>
    </w:p>
    <w:p w:rsidR="00DD16FF" w:rsidRDefault="00DD16FF" w:rsidP="00DD16FF">
      <w:pPr>
        <w:rPr>
          <w:rFonts w:ascii="Times New Roman" w:hAnsi="Times New Roman"/>
        </w:rPr>
      </w:pPr>
    </w:p>
    <w:p w:rsidR="00DD16FF" w:rsidRDefault="00DD16FF" w:rsidP="00DD16FF">
      <w:r>
        <w:rPr>
          <w:rFonts w:ascii="Roboto" w:hAnsi="Roboto"/>
          <w:sz w:val="23"/>
          <w:szCs w:val="23"/>
        </w:rPr>
        <w:br/>
      </w:r>
      <w:r>
        <w:rPr>
          <w:rFonts w:ascii="Roboto" w:hAnsi="Roboto"/>
          <w:sz w:val="23"/>
          <w:szCs w:val="23"/>
        </w:rPr>
        <w:br/>
      </w:r>
    </w:p>
    <w:p w:rsidR="00DD16FF" w:rsidRDefault="00DD16FF" w:rsidP="00DD16FF">
      <w:pPr>
        <w:pStyle w:val="NormalWeb"/>
        <w:rPr>
          <w:rFonts w:ascii="Roboto" w:hAnsi="Roboto"/>
          <w:sz w:val="23"/>
          <w:szCs w:val="23"/>
        </w:rPr>
      </w:pPr>
      <w:r>
        <w:rPr>
          <w:rFonts w:ascii="Roboto" w:hAnsi="Roboto"/>
          <w:sz w:val="23"/>
          <w:szCs w:val="23"/>
        </w:rPr>
        <w:t>Welcome to part 8 of the web development with Python and Django tutorial series. Here, we're going to continue working on our user handling and we will be bringing in the ability for a user to login and log out.</w:t>
      </w:r>
    </w:p>
    <w:p w:rsidR="00DD16FF" w:rsidRDefault="00DD16FF" w:rsidP="00DD16FF">
      <w:pPr>
        <w:pStyle w:val="NormalWeb"/>
        <w:rPr>
          <w:rFonts w:ascii="Roboto" w:hAnsi="Roboto"/>
          <w:sz w:val="23"/>
          <w:szCs w:val="23"/>
        </w:rPr>
      </w:pPr>
      <w:r>
        <w:rPr>
          <w:rFonts w:ascii="Roboto" w:hAnsi="Roboto"/>
          <w:sz w:val="23"/>
          <w:szCs w:val="23"/>
        </w:rPr>
        <w:t>Let's start with logout, since that's super easy. We don't need to design anything for it and Django already has a </w:t>
      </w:r>
      <w:r>
        <w:rPr>
          <w:rStyle w:val="HTMLCode"/>
          <w:sz w:val="23"/>
          <w:szCs w:val="23"/>
        </w:rPr>
        <w:t>logout</w:t>
      </w:r>
      <w:r>
        <w:rPr>
          <w:rFonts w:ascii="Roboto" w:hAnsi="Roboto"/>
          <w:sz w:val="23"/>
          <w:szCs w:val="23"/>
        </w:rPr>
        <w:t> function!</w:t>
      </w:r>
    </w:p>
    <w:p w:rsidR="00DD16FF" w:rsidRDefault="00DD16FF" w:rsidP="00DD16FF">
      <w:pPr>
        <w:pStyle w:val="NormalWeb"/>
        <w:rPr>
          <w:ins w:id="1640" w:author="Unknown"/>
          <w:rFonts w:ascii="Roboto" w:hAnsi="Roboto"/>
          <w:sz w:val="23"/>
          <w:szCs w:val="23"/>
        </w:rPr>
      </w:pPr>
      <w:ins w:id="1641" w:author="Unknown">
        <w:r>
          <w:rPr>
            <w:rFonts w:ascii="Roboto" w:hAnsi="Roboto"/>
            <w:sz w:val="23"/>
            <w:szCs w:val="23"/>
          </w:rPr>
          <w:t>Okay, let's start with the URL, it should be </w:t>
        </w:r>
        <w:r>
          <w:rPr>
            <w:rStyle w:val="HTMLCode"/>
            <w:sz w:val="23"/>
            <w:szCs w:val="23"/>
          </w:rPr>
          <w:t>/logout</w:t>
        </w:r>
        <w:r>
          <w:rPr>
            <w:rFonts w:ascii="Roboto" w:hAnsi="Roboto"/>
            <w:sz w:val="23"/>
            <w:szCs w:val="23"/>
          </w:rPr>
          <w:t>, so let's head into </w:t>
        </w:r>
        <w:r>
          <w:rPr>
            <w:rStyle w:val="HTMLCode"/>
            <w:sz w:val="23"/>
            <w:szCs w:val="23"/>
          </w:rPr>
          <w:t>main/mysite/urls.py</w:t>
        </w:r>
        <w:r>
          <w:rPr>
            <w:rFonts w:ascii="Roboto" w:hAnsi="Roboto"/>
            <w:sz w:val="23"/>
            <w:szCs w:val="23"/>
          </w:rPr>
          <w:t> and add a path for that: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42" w:author="Unknown"/>
          <w:rStyle w:val="pln"/>
          <w:color w:val="000000"/>
          <w:sz w:val="23"/>
          <w:szCs w:val="23"/>
        </w:rPr>
      </w:pPr>
      <w:proofErr w:type="gramStart"/>
      <w:ins w:id="1643" w:author="Unknown">
        <w:r>
          <w:rPr>
            <w:rStyle w:val="kwd"/>
            <w:color w:val="000088"/>
            <w:sz w:val="23"/>
            <w:szCs w:val="23"/>
          </w:rPr>
          <w:t>from</w:t>
        </w:r>
        <w:proofErr w:type="gramEnd"/>
        <w:r>
          <w:rPr>
            <w:rStyle w:val="pln"/>
            <w:color w:val="000000"/>
            <w:sz w:val="23"/>
            <w:szCs w:val="23"/>
          </w:rPr>
          <w:t xml:space="preserve"> django</w:t>
        </w:r>
        <w:r>
          <w:rPr>
            <w:rStyle w:val="pun"/>
            <w:color w:val="666600"/>
            <w:sz w:val="23"/>
            <w:szCs w:val="23"/>
          </w:rPr>
          <w:t>.</w:t>
        </w:r>
        <w:r>
          <w:rPr>
            <w:rStyle w:val="pln"/>
            <w:color w:val="000000"/>
            <w:sz w:val="23"/>
            <w:szCs w:val="23"/>
          </w:rPr>
          <w:t xml:space="preserve">urls </w:t>
        </w:r>
        <w:r>
          <w:rPr>
            <w:rStyle w:val="kwd"/>
            <w:color w:val="000088"/>
            <w:sz w:val="23"/>
            <w:szCs w:val="23"/>
          </w:rPr>
          <w:t>import</w:t>
        </w:r>
        <w:r>
          <w:rPr>
            <w:rStyle w:val="pln"/>
            <w:color w:val="000000"/>
            <w:sz w:val="23"/>
            <w:szCs w:val="23"/>
          </w:rPr>
          <w:t xml:space="preserve"> path</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44" w:author="Unknown"/>
          <w:rStyle w:val="pln"/>
          <w:color w:val="000000"/>
          <w:sz w:val="23"/>
          <w:szCs w:val="23"/>
        </w:rPr>
      </w:pPr>
      <w:proofErr w:type="gramStart"/>
      <w:ins w:id="1645" w:author="Unknown">
        <w:r>
          <w:rPr>
            <w:rStyle w:val="kwd"/>
            <w:color w:val="000088"/>
            <w:sz w:val="23"/>
            <w:szCs w:val="23"/>
          </w:rPr>
          <w:t>from</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proofErr w:type="gramStart"/>
        <w:r>
          <w:rPr>
            <w:rStyle w:val="kwd"/>
            <w:color w:val="000088"/>
            <w:sz w:val="23"/>
            <w:szCs w:val="23"/>
          </w:rPr>
          <w:t>import</w:t>
        </w:r>
        <w:proofErr w:type="gramEnd"/>
        <w:r>
          <w:rPr>
            <w:rStyle w:val="pln"/>
            <w:color w:val="000000"/>
            <w:sz w:val="23"/>
            <w:szCs w:val="23"/>
          </w:rPr>
          <w:t xml:space="preserve"> views</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46"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47"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48" w:author="Unknown"/>
          <w:rStyle w:val="pln"/>
          <w:color w:val="000000"/>
          <w:sz w:val="23"/>
          <w:szCs w:val="23"/>
        </w:rPr>
      </w:pPr>
      <w:ins w:id="1649" w:author="Unknown">
        <w:r>
          <w:rPr>
            <w:rStyle w:val="pln"/>
            <w:color w:val="000000"/>
            <w:sz w:val="23"/>
            <w:szCs w:val="23"/>
          </w:rPr>
          <w:t xml:space="preserve">app_name </w:t>
        </w:r>
        <w:r>
          <w:rPr>
            <w:rStyle w:val="pun"/>
            <w:color w:val="666600"/>
            <w:sz w:val="23"/>
            <w:szCs w:val="23"/>
          </w:rPr>
          <w:t>=</w:t>
        </w:r>
        <w:r>
          <w:rPr>
            <w:rStyle w:val="pln"/>
            <w:color w:val="000000"/>
            <w:sz w:val="23"/>
            <w:szCs w:val="23"/>
          </w:rPr>
          <w:t xml:space="preserve"> </w:t>
        </w:r>
        <w:proofErr w:type="gramStart"/>
        <w:r>
          <w:rPr>
            <w:rStyle w:val="str"/>
            <w:color w:val="008800"/>
            <w:sz w:val="23"/>
            <w:szCs w:val="23"/>
          </w:rPr>
          <w:t>'main'</w:t>
        </w:r>
        <w:r>
          <w:rPr>
            <w:rStyle w:val="pln"/>
            <w:color w:val="000000"/>
            <w:sz w:val="23"/>
            <w:szCs w:val="23"/>
          </w:rPr>
          <w:t xml:space="preserve">  </w:t>
        </w:r>
        <w:r>
          <w:rPr>
            <w:rStyle w:val="com"/>
            <w:color w:val="880000"/>
            <w:sz w:val="23"/>
            <w:szCs w:val="23"/>
          </w:rPr>
          <w:t>#</w:t>
        </w:r>
        <w:proofErr w:type="gramEnd"/>
        <w:r>
          <w:rPr>
            <w:rStyle w:val="com"/>
            <w:color w:val="880000"/>
            <w:sz w:val="23"/>
            <w:szCs w:val="23"/>
          </w:rPr>
          <w:t xml:space="preserve"> here for namespacing of urls.</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50"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51" w:author="Unknown"/>
          <w:rStyle w:val="pln"/>
          <w:color w:val="000000"/>
          <w:sz w:val="23"/>
          <w:szCs w:val="23"/>
        </w:rPr>
      </w:pPr>
      <w:proofErr w:type="gramStart"/>
      <w:ins w:id="1652" w:author="Unknown">
        <w:r>
          <w:rPr>
            <w:rStyle w:val="pln"/>
            <w:color w:val="000000"/>
            <w:sz w:val="23"/>
            <w:szCs w:val="23"/>
          </w:rPr>
          <w:t>urlpatterns</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53" w:author="Unknown"/>
          <w:rStyle w:val="pln"/>
          <w:color w:val="000000"/>
          <w:sz w:val="23"/>
          <w:szCs w:val="23"/>
        </w:rPr>
      </w:pPr>
      <w:ins w:id="1654" w:author="Unknown">
        <w:r>
          <w:rPr>
            <w:rStyle w:val="pln"/>
            <w:color w:val="000000"/>
            <w:sz w:val="23"/>
            <w:szCs w:val="23"/>
          </w:rPr>
          <w:t xml:space="preserve">    </w:t>
        </w:r>
        <w:proofErr w:type="gramStart"/>
        <w:r>
          <w:rPr>
            <w:rStyle w:val="pln"/>
            <w:color w:val="000000"/>
            <w:sz w:val="23"/>
            <w:szCs w:val="23"/>
          </w:rPr>
          <w:t>path</w:t>
        </w:r>
        <w:r>
          <w:rPr>
            <w:rStyle w:val="pun"/>
            <w:color w:val="666600"/>
            <w:sz w:val="23"/>
            <w:szCs w:val="23"/>
          </w:rPr>
          <w:t>(</w:t>
        </w:r>
        <w:proofErr w:type="gramEnd"/>
        <w:r>
          <w:rPr>
            <w:rStyle w:val="str"/>
            <w:color w:val="008800"/>
            <w:sz w:val="23"/>
            <w:szCs w:val="23"/>
          </w:rPr>
          <w:t>""</w:t>
        </w:r>
        <w:r>
          <w:rPr>
            <w:rStyle w:val="pun"/>
            <w:color w:val="666600"/>
            <w:sz w:val="23"/>
            <w:szCs w:val="23"/>
          </w:rPr>
          <w:t>,</w:t>
        </w:r>
        <w:r>
          <w:rPr>
            <w:rStyle w:val="pln"/>
            <w:color w:val="000000"/>
            <w:sz w:val="23"/>
            <w:szCs w:val="23"/>
          </w:rPr>
          <w:t xml:space="preserve"> views</w:t>
        </w:r>
        <w:r>
          <w:rPr>
            <w:rStyle w:val="pun"/>
            <w:color w:val="666600"/>
            <w:sz w:val="23"/>
            <w:szCs w:val="23"/>
          </w:rPr>
          <w:t>.</w:t>
        </w:r>
        <w:r>
          <w:rPr>
            <w:rStyle w:val="pln"/>
            <w:color w:val="000000"/>
            <w:sz w:val="23"/>
            <w:szCs w:val="23"/>
          </w:rPr>
          <w:t>homepage</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str"/>
            <w:color w:val="008800"/>
            <w:sz w:val="23"/>
            <w:szCs w:val="23"/>
          </w:rPr>
          <w:t>"homepage"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55" w:author="Unknown"/>
          <w:rStyle w:val="pln"/>
          <w:color w:val="000000"/>
          <w:sz w:val="23"/>
          <w:szCs w:val="23"/>
        </w:rPr>
      </w:pPr>
      <w:ins w:id="1656" w:author="Unknown">
        <w:r>
          <w:rPr>
            <w:rStyle w:val="pln"/>
            <w:color w:val="000000"/>
            <w:sz w:val="23"/>
            <w:szCs w:val="23"/>
          </w:rPr>
          <w:t xml:space="preserve">    </w:t>
        </w:r>
        <w:proofErr w:type="gramStart"/>
        <w:r>
          <w:rPr>
            <w:rStyle w:val="pln"/>
            <w:color w:val="000000"/>
            <w:sz w:val="23"/>
            <w:szCs w:val="23"/>
          </w:rPr>
          <w:t>path</w:t>
        </w:r>
        <w:r>
          <w:rPr>
            <w:rStyle w:val="pun"/>
            <w:color w:val="666600"/>
            <w:sz w:val="23"/>
            <w:szCs w:val="23"/>
          </w:rPr>
          <w:t>(</w:t>
        </w:r>
        <w:proofErr w:type="gramEnd"/>
        <w:r>
          <w:rPr>
            <w:rStyle w:val="str"/>
            <w:color w:val="008800"/>
            <w:sz w:val="23"/>
            <w:szCs w:val="23"/>
          </w:rPr>
          <w:t>"register/"</w:t>
        </w:r>
        <w:r>
          <w:rPr>
            <w:rStyle w:val="pun"/>
            <w:color w:val="666600"/>
            <w:sz w:val="23"/>
            <w:szCs w:val="23"/>
          </w:rPr>
          <w:t>,</w:t>
        </w:r>
        <w:r>
          <w:rPr>
            <w:rStyle w:val="pln"/>
            <w:color w:val="000000"/>
            <w:sz w:val="23"/>
            <w:szCs w:val="23"/>
          </w:rPr>
          <w:t xml:space="preserve"> views</w:t>
        </w:r>
        <w:r>
          <w:rPr>
            <w:rStyle w:val="pun"/>
            <w:color w:val="666600"/>
            <w:sz w:val="23"/>
            <w:szCs w:val="23"/>
          </w:rPr>
          <w:t>.</w:t>
        </w:r>
        <w:r>
          <w:rPr>
            <w:rStyle w:val="pln"/>
            <w:color w:val="000000"/>
            <w:sz w:val="23"/>
            <w:szCs w:val="23"/>
          </w:rPr>
          <w:t>register</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str"/>
            <w:color w:val="008800"/>
            <w:sz w:val="23"/>
            <w:szCs w:val="23"/>
          </w:rPr>
          <w:t>"register"</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57" w:author="Unknown"/>
          <w:rStyle w:val="pln"/>
          <w:color w:val="000000"/>
          <w:sz w:val="23"/>
          <w:szCs w:val="23"/>
        </w:rPr>
      </w:pPr>
      <w:ins w:id="1658" w:author="Unknown">
        <w:r>
          <w:rPr>
            <w:rStyle w:val="pln"/>
            <w:color w:val="000000"/>
            <w:sz w:val="23"/>
            <w:szCs w:val="23"/>
          </w:rPr>
          <w:t xml:space="preserve">    </w:t>
        </w:r>
        <w:proofErr w:type="gramStart"/>
        <w:r>
          <w:rPr>
            <w:rStyle w:val="pln"/>
            <w:color w:val="000000"/>
            <w:sz w:val="23"/>
            <w:szCs w:val="23"/>
          </w:rPr>
          <w:t>path</w:t>
        </w:r>
        <w:r>
          <w:rPr>
            <w:rStyle w:val="pun"/>
            <w:color w:val="666600"/>
            <w:sz w:val="23"/>
            <w:szCs w:val="23"/>
          </w:rPr>
          <w:t>(</w:t>
        </w:r>
        <w:proofErr w:type="gramEnd"/>
        <w:r>
          <w:rPr>
            <w:rStyle w:val="str"/>
            <w:color w:val="008800"/>
            <w:sz w:val="23"/>
            <w:szCs w:val="23"/>
          </w:rPr>
          <w:t>"logout"</w:t>
        </w:r>
        <w:r>
          <w:rPr>
            <w:rStyle w:val="pun"/>
            <w:color w:val="666600"/>
            <w:sz w:val="23"/>
            <w:szCs w:val="23"/>
          </w:rPr>
          <w:t>,</w:t>
        </w:r>
        <w:r>
          <w:rPr>
            <w:rStyle w:val="pln"/>
            <w:color w:val="000000"/>
            <w:sz w:val="23"/>
            <w:szCs w:val="23"/>
          </w:rPr>
          <w:t xml:space="preserve"> views</w:t>
        </w:r>
        <w:r>
          <w:rPr>
            <w:rStyle w:val="pun"/>
            <w:color w:val="666600"/>
            <w:sz w:val="23"/>
            <w:szCs w:val="23"/>
          </w:rPr>
          <w:t>.</w:t>
        </w:r>
        <w:r>
          <w:rPr>
            <w:rStyle w:val="pln"/>
            <w:color w:val="000000"/>
            <w:sz w:val="23"/>
            <w:szCs w:val="23"/>
          </w:rPr>
          <w:t>logout_request</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str"/>
            <w:color w:val="008800"/>
            <w:sz w:val="23"/>
            <w:szCs w:val="23"/>
          </w:rPr>
          <w:t>"logout"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59" w:author="Unknown"/>
          <w:sz w:val="23"/>
          <w:szCs w:val="23"/>
        </w:rPr>
      </w:pPr>
      <w:ins w:id="1660" w:author="Unknown">
        <w:r>
          <w:rPr>
            <w:rStyle w:val="pun"/>
            <w:color w:val="666600"/>
            <w:sz w:val="23"/>
            <w:szCs w:val="23"/>
          </w:rPr>
          <w:t>]</w:t>
        </w:r>
      </w:ins>
    </w:p>
    <w:p w:rsidR="00DD16FF" w:rsidRDefault="00DD16FF" w:rsidP="00DD16FF">
      <w:pPr>
        <w:pStyle w:val="NormalWeb"/>
        <w:rPr>
          <w:ins w:id="1661" w:author="Unknown"/>
          <w:rFonts w:ascii="Roboto" w:hAnsi="Roboto"/>
          <w:sz w:val="23"/>
          <w:szCs w:val="23"/>
        </w:rPr>
      </w:pPr>
      <w:ins w:id="1662" w:author="Unknown">
        <w:r>
          <w:rPr>
            <w:rFonts w:ascii="Roboto" w:hAnsi="Roboto"/>
            <w:sz w:val="23"/>
            <w:szCs w:val="23"/>
          </w:rPr>
          <w:t>Now that we have the URL for it, let's create the view, which we've already decided will be a function called </w:t>
        </w:r>
        <w:r>
          <w:rPr>
            <w:rStyle w:val="HTMLCode"/>
            <w:sz w:val="23"/>
            <w:szCs w:val="23"/>
          </w:rPr>
          <w:t>logout_request</w:t>
        </w:r>
      </w:ins>
    </w:p>
    <w:p w:rsidR="00DD16FF" w:rsidRDefault="00DD16FF" w:rsidP="00DD16FF">
      <w:pPr>
        <w:pStyle w:val="NormalWeb"/>
        <w:rPr>
          <w:ins w:id="1663" w:author="Unknown"/>
          <w:rFonts w:ascii="Roboto" w:hAnsi="Roboto"/>
          <w:sz w:val="23"/>
          <w:szCs w:val="23"/>
        </w:rPr>
      </w:pPr>
      <w:ins w:id="1664" w:author="Unknown">
        <w:r>
          <w:rPr>
            <w:rFonts w:ascii="Roboto" w:hAnsi="Roboto"/>
            <w:sz w:val="23"/>
            <w:szCs w:val="23"/>
          </w:rPr>
          <w:t>Here's a great example of where you might decide to call your function "logout"...but we're trying to use logout from Django. We'd definitely like to not make that mistake, so make sure to not call it the same as the function we're going to be trying to use. Same thing when we go to make our </w:t>
        </w:r>
        <w:r>
          <w:rPr>
            <w:rStyle w:val="HTMLCode"/>
            <w:sz w:val="23"/>
            <w:szCs w:val="23"/>
          </w:rPr>
          <w:t>login</w:t>
        </w:r>
        <w:r>
          <w:rPr>
            <w:rFonts w:ascii="Roboto" w:hAnsi="Roboto"/>
            <w:sz w:val="23"/>
            <w:szCs w:val="23"/>
          </w:rPr>
          <w:t> function...we'll have to call it something other than that!</w:t>
        </w:r>
      </w:ins>
    </w:p>
    <w:p w:rsidR="00DD16FF" w:rsidRDefault="00DD16FF" w:rsidP="00DD16FF">
      <w:pPr>
        <w:rPr>
          <w:ins w:id="1665" w:author="Unknown"/>
          <w:rFonts w:ascii="Times New Roman" w:hAnsi="Times New Roman"/>
          <w:sz w:val="24"/>
          <w:szCs w:val="24"/>
        </w:rPr>
      </w:pPr>
      <w:ins w:id="1666" w:author="Unknown">
        <w:r>
          <w:rPr>
            <w:rStyle w:val="HTMLCode"/>
            <w:rFonts w:eastAsiaTheme="minorHAnsi"/>
            <w:sz w:val="23"/>
            <w:szCs w:val="23"/>
          </w:rPr>
          <w:t>mysite/main/views.py</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67" w:author="Unknown"/>
          <w:rStyle w:val="pln"/>
          <w:color w:val="000000"/>
          <w:sz w:val="23"/>
          <w:szCs w:val="23"/>
        </w:rPr>
      </w:pPr>
      <w:ins w:id="1668" w:author="Unknown">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69" w:author="Unknown"/>
          <w:rStyle w:val="pln"/>
          <w:color w:val="000000"/>
          <w:sz w:val="23"/>
          <w:szCs w:val="23"/>
        </w:rPr>
      </w:pPr>
      <w:ins w:id="1670" w:author="Unknown">
        <w:r>
          <w:rPr>
            <w:rStyle w:val="pln"/>
            <w:color w:val="000000"/>
            <w:sz w:val="23"/>
            <w:szCs w:val="23"/>
          </w:rPr>
          <w:t xml:space="preserve">  </w:t>
        </w:r>
        <w:proofErr w:type="gramStart"/>
        <w:r>
          <w:rPr>
            <w:rStyle w:val="kwd"/>
            <w:color w:val="000088"/>
            <w:sz w:val="23"/>
            <w:szCs w:val="23"/>
          </w:rPr>
          <w:t>def</w:t>
        </w:r>
        <w:proofErr w:type="gramEnd"/>
        <w:r>
          <w:rPr>
            <w:rStyle w:val="pln"/>
            <w:color w:val="000000"/>
            <w:sz w:val="23"/>
            <w:szCs w:val="23"/>
          </w:rPr>
          <w:t xml:space="preserve"> logout_request</w:t>
        </w:r>
        <w:r>
          <w:rPr>
            <w:rStyle w:val="pun"/>
            <w:color w:val="666600"/>
            <w:sz w:val="23"/>
            <w:szCs w:val="23"/>
          </w:rPr>
          <w:t>(</w:t>
        </w:r>
        <w:r>
          <w:rPr>
            <w:rStyle w:val="pln"/>
            <w:color w:val="000000"/>
            <w:sz w:val="23"/>
            <w:szCs w:val="23"/>
          </w:rPr>
          <w:t>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71" w:author="Unknown"/>
          <w:rStyle w:val="pln"/>
          <w:color w:val="000000"/>
          <w:sz w:val="23"/>
          <w:szCs w:val="23"/>
        </w:rPr>
      </w:pPr>
      <w:ins w:id="1672" w:author="Unknown">
        <w:r>
          <w:rPr>
            <w:rStyle w:val="pln"/>
            <w:color w:val="000000"/>
            <w:sz w:val="23"/>
            <w:szCs w:val="23"/>
          </w:rPr>
          <w:t xml:space="preserve">    </w:t>
        </w:r>
        <w:proofErr w:type="gramStart"/>
        <w:r>
          <w:rPr>
            <w:rStyle w:val="pln"/>
            <w:color w:val="000000"/>
            <w:sz w:val="23"/>
            <w:szCs w:val="23"/>
          </w:rPr>
          <w:t>logout</w:t>
        </w:r>
        <w:r>
          <w:rPr>
            <w:rStyle w:val="pun"/>
            <w:color w:val="666600"/>
            <w:sz w:val="23"/>
            <w:szCs w:val="23"/>
          </w:rPr>
          <w:t>(</w:t>
        </w:r>
        <w:proofErr w:type="gramEnd"/>
        <w:r>
          <w:rPr>
            <w:rStyle w:val="pln"/>
            <w:color w:val="000000"/>
            <w:sz w:val="23"/>
            <w:szCs w:val="23"/>
          </w:rPr>
          <w:t>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73" w:author="Unknown"/>
          <w:rStyle w:val="pln"/>
          <w:color w:val="000000"/>
          <w:sz w:val="23"/>
          <w:szCs w:val="23"/>
        </w:rPr>
      </w:pPr>
      <w:ins w:id="1674" w:author="Unknown">
        <w:r>
          <w:rPr>
            <w:rStyle w:val="pln"/>
            <w:color w:val="000000"/>
            <w:sz w:val="23"/>
            <w:szCs w:val="23"/>
          </w:rPr>
          <w:t xml:space="preserve">    </w:t>
        </w:r>
        <w:proofErr w:type="gramStart"/>
        <w:r>
          <w:rPr>
            <w:rStyle w:val="pln"/>
            <w:color w:val="000000"/>
            <w:sz w:val="23"/>
            <w:szCs w:val="23"/>
          </w:rPr>
          <w:t>messages</w:t>
        </w:r>
        <w:r>
          <w:rPr>
            <w:rStyle w:val="pun"/>
            <w:color w:val="666600"/>
            <w:sz w:val="23"/>
            <w:szCs w:val="23"/>
          </w:rPr>
          <w:t>.</w:t>
        </w:r>
        <w:r>
          <w:rPr>
            <w:rStyle w:val="pln"/>
            <w:color w:val="000000"/>
            <w:sz w:val="23"/>
            <w:szCs w:val="23"/>
          </w:rPr>
          <w:t>info</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w:t>
        </w:r>
        <w:r>
          <w:rPr>
            <w:rStyle w:val="str"/>
            <w:color w:val="008800"/>
            <w:sz w:val="23"/>
            <w:szCs w:val="23"/>
          </w:rPr>
          <w:t>"Logged out successfully!"</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75" w:author="Unknown"/>
          <w:rStyle w:val="pln"/>
          <w:color w:val="000000"/>
          <w:sz w:val="23"/>
          <w:szCs w:val="23"/>
        </w:rPr>
      </w:pPr>
      <w:ins w:id="1676"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redirect</w:t>
        </w:r>
        <w:r>
          <w:rPr>
            <w:rStyle w:val="pun"/>
            <w:color w:val="666600"/>
            <w:sz w:val="23"/>
            <w:szCs w:val="23"/>
          </w:rPr>
          <w:t>(</w:t>
        </w:r>
        <w:r>
          <w:rPr>
            <w:rStyle w:val="str"/>
            <w:color w:val="008800"/>
            <w:sz w:val="23"/>
            <w:szCs w:val="23"/>
          </w:rPr>
          <w:t>"main:homepage"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77" w:author="Unknown"/>
          <w:sz w:val="23"/>
          <w:szCs w:val="23"/>
        </w:rPr>
      </w:pPr>
      <w:ins w:id="1678" w:author="Unknown">
        <w:r>
          <w:rPr>
            <w:rStyle w:val="pln"/>
            <w:color w:val="000000"/>
            <w:sz w:val="23"/>
            <w:szCs w:val="23"/>
          </w:rPr>
          <w:t xml:space="preserve">  </w:t>
        </w:r>
        <w:r>
          <w:rPr>
            <w:rStyle w:val="pun"/>
            <w:color w:val="666600"/>
            <w:sz w:val="23"/>
            <w:szCs w:val="23"/>
          </w:rPr>
          <w:t>...</w:t>
        </w:r>
      </w:ins>
    </w:p>
    <w:p w:rsidR="00DD16FF" w:rsidRDefault="00DD16FF" w:rsidP="00DD16FF">
      <w:pPr>
        <w:pStyle w:val="NormalWeb"/>
        <w:rPr>
          <w:ins w:id="1679" w:author="Unknown"/>
          <w:rFonts w:ascii="Roboto" w:hAnsi="Roboto"/>
          <w:sz w:val="23"/>
          <w:szCs w:val="23"/>
        </w:rPr>
      </w:pPr>
      <w:ins w:id="1680" w:author="Unknown">
        <w:r>
          <w:rPr>
            <w:rFonts w:ascii="Roboto" w:hAnsi="Roboto"/>
            <w:sz w:val="23"/>
            <w:szCs w:val="23"/>
          </w:rPr>
          <w:t>Now, refresh our website, and click logout. Works!</w:t>
        </w:r>
      </w:ins>
    </w:p>
    <w:p w:rsidR="00DD16FF" w:rsidRDefault="00DD16FF" w:rsidP="00DD16FF">
      <w:pPr>
        <w:pStyle w:val="NormalWeb"/>
        <w:rPr>
          <w:ins w:id="1681" w:author="Unknown"/>
          <w:rFonts w:ascii="Roboto" w:hAnsi="Roboto"/>
          <w:sz w:val="23"/>
          <w:szCs w:val="23"/>
        </w:rPr>
      </w:pPr>
      <w:ins w:id="1682" w:author="Unknown">
        <w:r>
          <w:rPr>
            <w:rFonts w:ascii="Roboto" w:hAnsi="Roboto"/>
            <w:sz w:val="23"/>
            <w:szCs w:val="23"/>
          </w:rPr>
          <w:t>Okay, now seems like a good time to do the login page. To begin, let's start in </w:t>
        </w:r>
        <w:r>
          <w:rPr>
            <w:rStyle w:val="HTMLCode"/>
            <w:sz w:val="23"/>
            <w:szCs w:val="23"/>
          </w:rPr>
          <w:t>views.py</w:t>
        </w:r>
        <w:r>
          <w:rPr>
            <w:rFonts w:ascii="Roboto" w:hAnsi="Roboto"/>
            <w:sz w:val="23"/>
            <w:szCs w:val="23"/>
          </w:rPr>
          <w:t> since we're already here anyway. We'll start with:</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83" w:author="Unknown"/>
          <w:rStyle w:val="pln"/>
          <w:color w:val="000000"/>
          <w:sz w:val="23"/>
          <w:szCs w:val="23"/>
        </w:rPr>
      </w:pPr>
      <w:proofErr w:type="gramStart"/>
      <w:ins w:id="1684" w:author="Unknown">
        <w:r>
          <w:rPr>
            <w:rStyle w:val="kwd"/>
            <w:color w:val="000088"/>
            <w:sz w:val="23"/>
            <w:szCs w:val="23"/>
          </w:rPr>
          <w:t>from</w:t>
        </w:r>
        <w:proofErr w:type="gramEnd"/>
        <w:r>
          <w:rPr>
            <w:rStyle w:val="pln"/>
            <w:color w:val="000000"/>
            <w:sz w:val="23"/>
            <w:szCs w:val="23"/>
          </w:rPr>
          <w:t xml:space="preserve"> django</w:t>
        </w:r>
        <w:r>
          <w:rPr>
            <w:rStyle w:val="pun"/>
            <w:color w:val="666600"/>
            <w:sz w:val="23"/>
            <w:szCs w:val="23"/>
          </w:rPr>
          <w:t>.</w:t>
        </w:r>
        <w:r>
          <w:rPr>
            <w:rStyle w:val="pln"/>
            <w:color w:val="000000"/>
            <w:sz w:val="23"/>
            <w:szCs w:val="23"/>
          </w:rPr>
          <w:t>contrib</w:t>
        </w:r>
        <w:r>
          <w:rPr>
            <w:rStyle w:val="pun"/>
            <w:color w:val="666600"/>
            <w:sz w:val="23"/>
            <w:szCs w:val="23"/>
          </w:rPr>
          <w:t>.</w:t>
        </w:r>
        <w:r>
          <w:rPr>
            <w:rStyle w:val="pln"/>
            <w:color w:val="000000"/>
            <w:sz w:val="23"/>
            <w:szCs w:val="23"/>
          </w:rPr>
          <w:t>auth</w:t>
        </w:r>
        <w:r>
          <w:rPr>
            <w:rStyle w:val="pun"/>
            <w:color w:val="666600"/>
            <w:sz w:val="23"/>
            <w:szCs w:val="23"/>
          </w:rPr>
          <w:t>.</w:t>
        </w:r>
        <w:r>
          <w:rPr>
            <w:rStyle w:val="pln"/>
            <w:color w:val="000000"/>
            <w:sz w:val="23"/>
            <w:szCs w:val="23"/>
          </w:rPr>
          <w:t xml:space="preserve">forms </w:t>
        </w:r>
        <w:r>
          <w:rPr>
            <w:rStyle w:val="kwd"/>
            <w:color w:val="000088"/>
            <w:sz w:val="23"/>
            <w:szCs w:val="23"/>
          </w:rPr>
          <w:t>import</w:t>
        </w:r>
        <w:r>
          <w:rPr>
            <w:rStyle w:val="pln"/>
            <w:color w:val="000000"/>
            <w:sz w:val="23"/>
            <w:szCs w:val="23"/>
          </w:rPr>
          <w:t xml:space="preserve"> </w:t>
        </w:r>
        <w:r>
          <w:rPr>
            <w:rStyle w:val="typ"/>
            <w:color w:val="660066"/>
            <w:sz w:val="23"/>
            <w:szCs w:val="23"/>
          </w:rPr>
          <w:t>UserCreationForm</w:t>
        </w:r>
        <w:r>
          <w:rPr>
            <w:rStyle w:val="pun"/>
            <w:color w:val="666600"/>
            <w:sz w:val="23"/>
            <w:szCs w:val="23"/>
          </w:rPr>
          <w:t>,</w:t>
        </w:r>
        <w:r>
          <w:rPr>
            <w:rStyle w:val="pln"/>
            <w:color w:val="000000"/>
            <w:sz w:val="23"/>
            <w:szCs w:val="23"/>
          </w:rPr>
          <w:t xml:space="preserve"> </w:t>
        </w:r>
        <w:r>
          <w:rPr>
            <w:rStyle w:val="typ"/>
            <w:color w:val="660066"/>
            <w:sz w:val="23"/>
            <w:szCs w:val="23"/>
          </w:rPr>
          <w:t>AuthenticationForm</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85"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86" w:author="Unknown"/>
          <w:rStyle w:val="pln"/>
          <w:color w:val="000000"/>
          <w:sz w:val="23"/>
          <w:szCs w:val="23"/>
        </w:rPr>
      </w:pPr>
      <w:ins w:id="1687" w:author="Unknown">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88"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89" w:author="Unknown"/>
          <w:rStyle w:val="pln"/>
          <w:color w:val="000000"/>
          <w:sz w:val="23"/>
          <w:szCs w:val="23"/>
        </w:rPr>
      </w:pPr>
      <w:proofErr w:type="gramStart"/>
      <w:ins w:id="1690" w:author="Unknown">
        <w:r>
          <w:rPr>
            <w:rStyle w:val="kwd"/>
            <w:color w:val="000088"/>
            <w:sz w:val="23"/>
            <w:szCs w:val="23"/>
          </w:rPr>
          <w:t>def</w:t>
        </w:r>
        <w:proofErr w:type="gramEnd"/>
        <w:r>
          <w:rPr>
            <w:rStyle w:val="pln"/>
            <w:color w:val="000000"/>
            <w:sz w:val="23"/>
            <w:szCs w:val="23"/>
          </w:rPr>
          <w:t xml:space="preserve"> login_request</w:t>
        </w:r>
        <w:r>
          <w:rPr>
            <w:rStyle w:val="pun"/>
            <w:color w:val="666600"/>
            <w:sz w:val="23"/>
            <w:szCs w:val="23"/>
          </w:rPr>
          <w:t>(</w:t>
        </w:r>
        <w:r>
          <w:rPr>
            <w:rStyle w:val="pln"/>
            <w:color w:val="000000"/>
            <w:sz w:val="23"/>
            <w:szCs w:val="23"/>
          </w:rPr>
          <w:t>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91" w:author="Unknown"/>
          <w:rStyle w:val="pln"/>
          <w:color w:val="000000"/>
          <w:sz w:val="23"/>
          <w:szCs w:val="23"/>
        </w:rPr>
      </w:pPr>
      <w:ins w:id="1692" w:author="Unknown">
        <w:r>
          <w:rPr>
            <w:rStyle w:val="pln"/>
            <w:color w:val="000000"/>
            <w:sz w:val="23"/>
            <w:szCs w:val="23"/>
          </w:rPr>
          <w:t xml:space="preserve">    </w:t>
        </w:r>
        <w:proofErr w:type="gramStart"/>
        <w:r>
          <w:rPr>
            <w:rStyle w:val="pln"/>
            <w:color w:val="000000"/>
            <w:sz w:val="23"/>
            <w:szCs w:val="23"/>
          </w:rPr>
          <w:t>form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AuthenticationForm</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93" w:author="Unknown"/>
          <w:rStyle w:val="pln"/>
          <w:color w:val="000000"/>
          <w:sz w:val="23"/>
          <w:szCs w:val="23"/>
        </w:rPr>
      </w:pPr>
      <w:ins w:id="1694"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render</w:t>
        </w:r>
        <w:r>
          <w:rPr>
            <w:rStyle w:val="pun"/>
            <w:color w:val="666600"/>
            <w:sz w:val="23"/>
            <w:szCs w:val="23"/>
          </w:rPr>
          <w:t>(</w:t>
        </w:r>
        <w:r>
          <w:rPr>
            <w:rStyle w:val="pln"/>
            <w:color w:val="000000"/>
            <w:sz w:val="23"/>
            <w:szCs w:val="23"/>
          </w:rPr>
          <w:t xml:space="preserve">request </w:t>
        </w:r>
        <w:r>
          <w:rPr>
            <w:rStyle w:val="pun"/>
            <w:color w:val="666600"/>
            <w:sz w:val="23"/>
            <w:szCs w:val="23"/>
          </w:rPr>
          <w:t>=</w:t>
        </w:r>
        <w:r>
          <w:rPr>
            <w:rStyle w:val="pln"/>
            <w:color w:val="000000"/>
            <w:sz w:val="23"/>
            <w:szCs w:val="23"/>
          </w:rPr>
          <w:t xml:space="preserve"> 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95" w:author="Unknown"/>
          <w:rStyle w:val="pln"/>
          <w:color w:val="000000"/>
          <w:sz w:val="23"/>
          <w:szCs w:val="23"/>
        </w:rPr>
      </w:pPr>
      <w:ins w:id="1696" w:author="Unknown">
        <w:r>
          <w:rPr>
            <w:rStyle w:val="pln"/>
            <w:color w:val="000000"/>
            <w:sz w:val="23"/>
            <w:szCs w:val="23"/>
          </w:rPr>
          <w:t xml:space="preserve">                  template_name </w:t>
        </w:r>
        <w:r>
          <w:rPr>
            <w:rStyle w:val="pun"/>
            <w:color w:val="666600"/>
            <w:sz w:val="23"/>
            <w:szCs w:val="23"/>
          </w:rPr>
          <w:t>=</w:t>
        </w:r>
        <w:r>
          <w:rPr>
            <w:rStyle w:val="pln"/>
            <w:color w:val="000000"/>
            <w:sz w:val="23"/>
            <w:szCs w:val="23"/>
          </w:rPr>
          <w:t xml:space="preserve"> </w:t>
        </w:r>
        <w:r>
          <w:rPr>
            <w:rStyle w:val="str"/>
            <w:color w:val="008800"/>
            <w:sz w:val="23"/>
            <w:szCs w:val="23"/>
          </w:rPr>
          <w:t>"main/login.html"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697" w:author="Unknown"/>
          <w:sz w:val="23"/>
          <w:szCs w:val="23"/>
        </w:rPr>
      </w:pPr>
      <w:ins w:id="1698" w:author="Unknown">
        <w:r>
          <w:rPr>
            <w:rStyle w:val="pln"/>
            <w:color w:val="000000"/>
            <w:sz w:val="23"/>
            <w:szCs w:val="23"/>
          </w:rPr>
          <w:t xml:space="preserve">                  </w:t>
        </w:r>
        <w:proofErr w:type="gramStart"/>
        <w:r>
          <w:rPr>
            <w:rStyle w:val="pln"/>
            <w:color w:val="000000"/>
            <w:sz w:val="23"/>
            <w:szCs w:val="23"/>
          </w:rPr>
          <w:t>context</w:t>
        </w:r>
        <w:proofErr w:type="gramEnd"/>
        <w:r>
          <w:rPr>
            <w:rStyle w:val="pun"/>
            <w:color w:val="666600"/>
            <w:sz w:val="23"/>
            <w:szCs w:val="23"/>
          </w:rPr>
          <w:t>={</w:t>
        </w:r>
        <w:r>
          <w:rPr>
            <w:rStyle w:val="str"/>
            <w:color w:val="008800"/>
            <w:sz w:val="23"/>
            <w:szCs w:val="23"/>
          </w:rPr>
          <w:t>"form"</w:t>
        </w:r>
        <w:r>
          <w:rPr>
            <w:rStyle w:val="pun"/>
            <w:color w:val="666600"/>
            <w:sz w:val="23"/>
            <w:szCs w:val="23"/>
          </w:rPr>
          <w:t>:</w:t>
        </w:r>
        <w:r>
          <w:rPr>
            <w:rStyle w:val="pln"/>
            <w:color w:val="000000"/>
            <w:sz w:val="23"/>
            <w:szCs w:val="23"/>
          </w:rPr>
          <w:t>form</w:t>
        </w:r>
        <w:r>
          <w:rPr>
            <w:rStyle w:val="pun"/>
            <w:color w:val="666600"/>
            <w:sz w:val="23"/>
            <w:szCs w:val="23"/>
          </w:rPr>
          <w:t>})</w:t>
        </w:r>
      </w:ins>
    </w:p>
    <w:p w:rsidR="00DD16FF" w:rsidRDefault="00DD16FF" w:rsidP="00DD16FF">
      <w:pPr>
        <w:pStyle w:val="NormalWeb"/>
        <w:rPr>
          <w:ins w:id="1699" w:author="Unknown"/>
          <w:rFonts w:ascii="Roboto" w:hAnsi="Roboto"/>
          <w:sz w:val="23"/>
          <w:szCs w:val="23"/>
        </w:rPr>
      </w:pPr>
      <w:ins w:id="1700" w:author="Unknown">
        <w:r>
          <w:rPr>
            <w:rFonts w:ascii="Roboto" w:hAnsi="Roboto"/>
            <w:sz w:val="23"/>
            <w:szCs w:val="23"/>
          </w:rPr>
          <w:t>Next, let's work on the html page: </w:t>
        </w:r>
        <w:r>
          <w:rPr>
            <w:rStyle w:val="HTMLCode"/>
            <w:sz w:val="23"/>
            <w:szCs w:val="23"/>
          </w:rPr>
          <w:t>mysite/main/templates/main/login.html</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01" w:author="Unknown"/>
          <w:rStyle w:val="pln"/>
          <w:color w:val="000000"/>
          <w:sz w:val="23"/>
          <w:szCs w:val="23"/>
        </w:rPr>
      </w:pPr>
      <w:ins w:id="1702" w:author="Unknown">
        <w:r>
          <w:rPr>
            <w:rStyle w:val="pln"/>
            <w:color w:val="000000"/>
            <w:sz w:val="23"/>
            <w:szCs w:val="23"/>
          </w:rPr>
          <w:t>{% extends 'main/header.html'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03"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04" w:author="Unknown"/>
          <w:rStyle w:val="pln"/>
          <w:color w:val="000000"/>
          <w:sz w:val="23"/>
          <w:szCs w:val="23"/>
        </w:rPr>
      </w:pPr>
      <w:ins w:id="1705" w:author="Unknown">
        <w:r>
          <w:rPr>
            <w:rStyle w:val="pln"/>
            <w:color w:val="000000"/>
            <w:sz w:val="23"/>
            <w:szCs w:val="23"/>
          </w:rPr>
          <w:t>{% block content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06"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07" w:author="Unknown"/>
          <w:rStyle w:val="pln"/>
          <w:color w:val="000000"/>
          <w:sz w:val="23"/>
          <w:szCs w:val="23"/>
        </w:rPr>
      </w:pPr>
      <w:ins w:id="1708"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"container"</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09" w:author="Unknown"/>
          <w:rStyle w:val="pln"/>
          <w:color w:val="000000"/>
          <w:sz w:val="23"/>
          <w:szCs w:val="23"/>
        </w:rPr>
      </w:pPr>
      <w:ins w:id="1710" w:author="Unknown">
        <w:r>
          <w:rPr>
            <w:rStyle w:val="pln"/>
            <w:color w:val="000000"/>
            <w:sz w:val="23"/>
            <w:szCs w:val="23"/>
          </w:rPr>
          <w:lastRenderedPageBreak/>
          <w:t xml:space="preserve">        </w:t>
        </w:r>
        <w:r>
          <w:rPr>
            <w:rStyle w:val="tag"/>
            <w:color w:val="000088"/>
            <w:sz w:val="23"/>
            <w:szCs w:val="23"/>
          </w:rPr>
          <w:t>&lt;form</w:t>
        </w:r>
        <w:r>
          <w:rPr>
            <w:rStyle w:val="pln"/>
            <w:color w:val="000000"/>
            <w:sz w:val="23"/>
            <w:szCs w:val="23"/>
          </w:rPr>
          <w:t xml:space="preserve"> </w:t>
        </w:r>
        <w:r>
          <w:rPr>
            <w:rStyle w:val="atn"/>
            <w:color w:val="660066"/>
            <w:sz w:val="23"/>
            <w:szCs w:val="23"/>
          </w:rPr>
          <w:t>method</w:t>
        </w:r>
        <w:r>
          <w:rPr>
            <w:rStyle w:val="pun"/>
            <w:color w:val="666600"/>
            <w:sz w:val="23"/>
            <w:szCs w:val="23"/>
          </w:rPr>
          <w:t>=</w:t>
        </w:r>
        <w:r>
          <w:rPr>
            <w:rStyle w:val="atv"/>
            <w:color w:val="008800"/>
            <w:sz w:val="23"/>
            <w:szCs w:val="23"/>
          </w:rPr>
          <w:t>"POST"</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11" w:author="Unknown"/>
          <w:rStyle w:val="pln"/>
          <w:color w:val="000000"/>
          <w:sz w:val="23"/>
          <w:szCs w:val="23"/>
        </w:rPr>
      </w:pPr>
      <w:ins w:id="1712" w:author="Unknown">
        <w:r>
          <w:rPr>
            <w:rStyle w:val="pln"/>
            <w:color w:val="000000"/>
            <w:sz w:val="23"/>
            <w:szCs w:val="23"/>
          </w:rPr>
          <w:t xml:space="preserve">        {% csrf_token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13" w:author="Unknown"/>
          <w:rStyle w:val="pln"/>
          <w:color w:val="000000"/>
          <w:sz w:val="23"/>
          <w:szCs w:val="23"/>
        </w:rPr>
      </w:pPr>
      <w:ins w:id="1714" w:author="Unknown">
        <w:r>
          <w:rPr>
            <w:rStyle w:val="pln"/>
            <w:color w:val="000000"/>
            <w:sz w:val="23"/>
            <w:szCs w:val="23"/>
          </w:rPr>
          <w:t xml:space="preserve">        {{form.as_p}}</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15" w:author="Unknown"/>
          <w:rStyle w:val="pln"/>
          <w:color w:val="000000"/>
          <w:sz w:val="23"/>
          <w:szCs w:val="23"/>
        </w:rPr>
      </w:pPr>
      <w:ins w:id="1716" w:author="Unknown">
        <w:r>
          <w:rPr>
            <w:rStyle w:val="pln"/>
            <w:color w:val="000000"/>
            <w:sz w:val="23"/>
            <w:szCs w:val="23"/>
          </w:rPr>
          <w:t xml:space="preserve">            </w:t>
        </w:r>
        <w:r>
          <w:rPr>
            <w:rStyle w:val="tag"/>
            <w:color w:val="000088"/>
            <w:sz w:val="23"/>
            <w:szCs w:val="23"/>
          </w:rPr>
          <w:t>&lt;button</w:t>
        </w:r>
        <w:r>
          <w:rPr>
            <w:rStyle w:val="pln"/>
            <w:color w:val="000000"/>
            <w:sz w:val="23"/>
            <w:szCs w:val="23"/>
          </w:rPr>
          <w:t xml:space="preserve"> </w:t>
        </w:r>
        <w:r>
          <w:rPr>
            <w:rStyle w:val="atn"/>
            <w:color w:val="660066"/>
            <w:sz w:val="23"/>
            <w:szCs w:val="23"/>
          </w:rPr>
          <w:t>style</w:t>
        </w:r>
        <w:r>
          <w:rPr>
            <w:rStyle w:val="pun"/>
            <w:color w:val="666600"/>
            <w:sz w:val="23"/>
            <w:szCs w:val="23"/>
          </w:rPr>
          <w:t>=</w:t>
        </w:r>
        <w:r>
          <w:rPr>
            <w:rStyle w:val="atv"/>
            <w:color w:val="008800"/>
            <w:sz w:val="23"/>
            <w:szCs w:val="23"/>
          </w:rPr>
          <w:t>"</w:t>
        </w:r>
        <w:r>
          <w:rPr>
            <w:rStyle w:val="pln"/>
            <w:color w:val="000000"/>
            <w:sz w:val="23"/>
            <w:szCs w:val="23"/>
          </w:rPr>
          <w:t>background</w:t>
        </w:r>
        <w:r>
          <w:rPr>
            <w:rStyle w:val="pun"/>
            <w:color w:val="666600"/>
            <w:sz w:val="23"/>
            <w:szCs w:val="23"/>
          </w:rPr>
          <w:t>-</w:t>
        </w:r>
        <w:r>
          <w:rPr>
            <w:rStyle w:val="pln"/>
            <w:color w:val="000000"/>
            <w:sz w:val="23"/>
            <w:szCs w:val="23"/>
          </w:rPr>
          <w:t>color</w:t>
        </w:r>
        <w:proofErr w:type="gramStart"/>
        <w:r>
          <w:rPr>
            <w:rStyle w:val="pun"/>
            <w:color w:val="666600"/>
            <w:sz w:val="23"/>
            <w:szCs w:val="23"/>
          </w:rPr>
          <w:t>:#</w:t>
        </w:r>
        <w:proofErr w:type="gramEnd"/>
        <w:r>
          <w:rPr>
            <w:rStyle w:val="pln"/>
            <w:color w:val="000000"/>
            <w:sz w:val="23"/>
            <w:szCs w:val="23"/>
          </w:rPr>
          <w:t>F4EB16</w:t>
        </w:r>
        <w:r>
          <w:rPr>
            <w:rStyle w:val="pun"/>
            <w:color w:val="666600"/>
            <w:sz w:val="23"/>
            <w:szCs w:val="23"/>
          </w:rPr>
          <w:t>;</w:t>
        </w:r>
        <w:r>
          <w:rPr>
            <w:rStyle w:val="pln"/>
            <w:color w:val="000000"/>
            <w:sz w:val="23"/>
            <w:szCs w:val="23"/>
          </w:rPr>
          <w:t xml:space="preserve"> color</w:t>
        </w:r>
        <w:r>
          <w:rPr>
            <w:rStyle w:val="pun"/>
            <w:color w:val="666600"/>
            <w:sz w:val="23"/>
            <w:szCs w:val="23"/>
          </w:rPr>
          <w:t>:</w:t>
        </w:r>
        <w:r>
          <w:rPr>
            <w:rStyle w:val="pln"/>
            <w:color w:val="000000"/>
            <w:sz w:val="23"/>
            <w:szCs w:val="23"/>
          </w:rPr>
          <w:t>blue</w:t>
        </w:r>
        <w:r>
          <w:rPr>
            <w:rStyle w:val="atv"/>
            <w:color w:val="008800"/>
            <w:sz w:val="23"/>
            <w:szCs w:val="23"/>
          </w:rPr>
          <w:t>"</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"btn btn-outline-info"</w:t>
        </w:r>
        <w:r>
          <w:rPr>
            <w:rStyle w:val="pln"/>
            <w:color w:val="000000"/>
            <w:sz w:val="23"/>
            <w:szCs w:val="23"/>
          </w:rPr>
          <w:t xml:space="preserve"> </w:t>
        </w:r>
        <w:r>
          <w:rPr>
            <w:rStyle w:val="atn"/>
            <w:color w:val="660066"/>
            <w:sz w:val="23"/>
            <w:szCs w:val="23"/>
          </w:rPr>
          <w:t>type</w:t>
        </w:r>
        <w:r>
          <w:rPr>
            <w:rStyle w:val="pun"/>
            <w:color w:val="666600"/>
            <w:sz w:val="23"/>
            <w:szCs w:val="23"/>
          </w:rPr>
          <w:t>=</w:t>
        </w:r>
        <w:r>
          <w:rPr>
            <w:rStyle w:val="atv"/>
            <w:color w:val="008800"/>
            <w:sz w:val="23"/>
            <w:szCs w:val="23"/>
          </w:rPr>
          <w:t>"submit"</w:t>
        </w:r>
        <w:r>
          <w:rPr>
            <w:rStyle w:val="tag"/>
            <w:color w:val="000088"/>
            <w:sz w:val="23"/>
            <w:szCs w:val="23"/>
          </w:rPr>
          <w:t>&gt;</w:t>
        </w:r>
        <w:r>
          <w:rPr>
            <w:rStyle w:val="pln"/>
            <w:color w:val="000000"/>
            <w:sz w:val="23"/>
            <w:szCs w:val="23"/>
          </w:rPr>
          <w:t>Login</w:t>
        </w:r>
        <w:r>
          <w:rPr>
            <w:rStyle w:val="tag"/>
            <w:color w:val="000088"/>
            <w:sz w:val="23"/>
            <w:szCs w:val="23"/>
          </w:rPr>
          <w:t>&lt;/button&gt;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17" w:author="Unknown"/>
          <w:rStyle w:val="pln"/>
          <w:color w:val="000000"/>
          <w:sz w:val="23"/>
          <w:szCs w:val="23"/>
        </w:rPr>
      </w:pPr>
      <w:ins w:id="1718" w:author="Unknown">
        <w:r>
          <w:rPr>
            <w:rStyle w:val="pln"/>
            <w:color w:val="000000"/>
            <w:sz w:val="23"/>
            <w:szCs w:val="23"/>
          </w:rPr>
          <w:t xml:space="preserve">        </w:t>
        </w:r>
        <w:r>
          <w:rPr>
            <w:rStyle w:val="tag"/>
            <w:color w:val="000088"/>
            <w:sz w:val="23"/>
            <w:szCs w:val="23"/>
          </w:rPr>
          <w:t>&lt;/form&gt;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19" w:author="Unknown"/>
          <w:rStyle w:val="pln"/>
          <w:color w:val="000000"/>
          <w:sz w:val="23"/>
          <w:szCs w:val="23"/>
        </w:rPr>
      </w:pPr>
      <w:ins w:id="1720" w:author="Unknown">
        <w:r>
          <w:rPr>
            <w:rStyle w:val="pln"/>
            <w:color w:val="000000"/>
            <w:sz w:val="23"/>
            <w:szCs w:val="23"/>
          </w:rPr>
          <w:t xml:space="preserve">        Don't have an account? </w:t>
        </w:r>
        <w:r>
          <w:rPr>
            <w:rStyle w:val="tag"/>
            <w:color w:val="000088"/>
            <w:sz w:val="23"/>
            <w:szCs w:val="23"/>
          </w:rPr>
          <w: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"/register"</w:t>
        </w:r>
        <w:r>
          <w:rPr>
            <w:rStyle w:val="pln"/>
            <w:color w:val="000000"/>
            <w:sz w:val="23"/>
            <w:szCs w:val="23"/>
          </w:rPr>
          <w:t xml:space="preserve"> </w:t>
        </w:r>
        <w:r>
          <w:rPr>
            <w:rStyle w:val="atn"/>
            <w:color w:val="660066"/>
            <w:sz w:val="23"/>
            <w:szCs w:val="23"/>
          </w:rPr>
          <w:t>target</w:t>
        </w:r>
        <w:r>
          <w:rPr>
            <w:rStyle w:val="pun"/>
            <w:color w:val="666600"/>
            <w:sz w:val="23"/>
            <w:szCs w:val="23"/>
          </w:rPr>
          <w:t>=</w:t>
        </w:r>
        <w:r>
          <w:rPr>
            <w:rStyle w:val="atv"/>
            <w:color w:val="008800"/>
            <w:sz w:val="23"/>
            <w:szCs w:val="23"/>
          </w:rPr>
          <w:t>"blank"</w:t>
        </w:r>
        <w:r>
          <w:rPr>
            <w:rStyle w:val="tag"/>
            <w:color w:val="000088"/>
            <w:sz w:val="23"/>
            <w:szCs w:val="23"/>
          </w:rPr>
          <w:t>&gt;&lt;strong&gt;</w:t>
        </w:r>
        <w:r>
          <w:rPr>
            <w:rStyle w:val="pln"/>
            <w:color w:val="000000"/>
            <w:sz w:val="23"/>
            <w:szCs w:val="23"/>
          </w:rPr>
          <w:t>register here</w:t>
        </w:r>
        <w:r>
          <w:rPr>
            <w:rStyle w:val="tag"/>
            <w:color w:val="000088"/>
            <w:sz w:val="23"/>
            <w:szCs w:val="23"/>
          </w:rPr>
          <w:t>&lt;/strong&gt;&lt;/a&gt;</w:t>
        </w:r>
        <w:r>
          <w:rPr>
            <w:rStyle w:val="pln"/>
            <w:color w:val="0000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21" w:author="Unknown"/>
          <w:rStyle w:val="pln"/>
          <w:color w:val="000000"/>
          <w:sz w:val="23"/>
          <w:szCs w:val="23"/>
        </w:rPr>
      </w:pPr>
      <w:ins w:id="1722"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23" w:author="Unknown"/>
          <w:sz w:val="23"/>
          <w:szCs w:val="23"/>
        </w:rPr>
      </w:pPr>
      <w:ins w:id="1724" w:author="Unknown">
        <w:r>
          <w:rPr>
            <w:rStyle w:val="pln"/>
            <w:color w:val="000000"/>
            <w:sz w:val="23"/>
            <w:szCs w:val="23"/>
          </w:rPr>
          <w:t>{% endblock %}</w:t>
        </w:r>
      </w:ins>
    </w:p>
    <w:p w:rsidR="00DD16FF" w:rsidRDefault="00DD16FF" w:rsidP="00DD16FF">
      <w:pPr>
        <w:pStyle w:val="NormalWeb"/>
        <w:rPr>
          <w:ins w:id="1725" w:author="Unknown"/>
          <w:rFonts w:ascii="Roboto" w:hAnsi="Roboto"/>
          <w:sz w:val="23"/>
          <w:szCs w:val="23"/>
        </w:rPr>
      </w:pPr>
      <w:ins w:id="1726" w:author="Unknown">
        <w:r>
          <w:rPr>
            <w:rFonts w:ascii="Roboto" w:hAnsi="Roboto"/>
            <w:sz w:val="23"/>
            <w:szCs w:val="23"/>
          </w:rPr>
          <w:t>Finally, we just need to add a link in </w:t>
        </w:r>
        <w:r>
          <w:rPr>
            <w:rStyle w:val="HTMLCode"/>
            <w:sz w:val="23"/>
            <w:szCs w:val="23"/>
          </w:rPr>
          <w:t>urls.py</w:t>
        </w:r>
        <w:r>
          <w:rPr>
            <w:rFonts w:ascii="Roboto" w:hAnsi="Roboto"/>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27" w:author="Unknown"/>
          <w:sz w:val="23"/>
          <w:szCs w:val="23"/>
        </w:rPr>
      </w:pPr>
      <w:ins w:id="1728" w:author="Unknown">
        <w:r>
          <w:rPr>
            <w:rStyle w:val="pln"/>
            <w:color w:val="000000"/>
            <w:sz w:val="23"/>
            <w:szCs w:val="23"/>
          </w:rPr>
          <w:t xml:space="preserve">    </w:t>
        </w:r>
        <w:proofErr w:type="gramStart"/>
        <w:r>
          <w:rPr>
            <w:rStyle w:val="pln"/>
            <w:color w:val="000000"/>
            <w:sz w:val="23"/>
            <w:szCs w:val="23"/>
          </w:rPr>
          <w:t>path</w:t>
        </w:r>
        <w:r>
          <w:rPr>
            <w:rStyle w:val="pun"/>
            <w:color w:val="666600"/>
            <w:sz w:val="23"/>
            <w:szCs w:val="23"/>
          </w:rPr>
          <w:t>(</w:t>
        </w:r>
        <w:proofErr w:type="gramEnd"/>
        <w:r>
          <w:rPr>
            <w:rStyle w:val="str"/>
            <w:color w:val="008800"/>
            <w:sz w:val="23"/>
            <w:szCs w:val="23"/>
          </w:rPr>
          <w:t>"login"</w:t>
        </w:r>
        <w:r>
          <w:rPr>
            <w:rStyle w:val="pun"/>
            <w:color w:val="666600"/>
            <w:sz w:val="23"/>
            <w:szCs w:val="23"/>
          </w:rPr>
          <w:t>,</w:t>
        </w:r>
        <w:r>
          <w:rPr>
            <w:rStyle w:val="pln"/>
            <w:color w:val="000000"/>
            <w:sz w:val="23"/>
            <w:szCs w:val="23"/>
          </w:rPr>
          <w:t xml:space="preserve"> views</w:t>
        </w:r>
        <w:r>
          <w:rPr>
            <w:rStyle w:val="pun"/>
            <w:color w:val="666600"/>
            <w:sz w:val="23"/>
            <w:szCs w:val="23"/>
          </w:rPr>
          <w:t>.</w:t>
        </w:r>
        <w:r>
          <w:rPr>
            <w:rStyle w:val="pln"/>
            <w:color w:val="000000"/>
            <w:sz w:val="23"/>
            <w:szCs w:val="23"/>
          </w:rPr>
          <w:t>login_request</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str"/>
            <w:color w:val="008800"/>
            <w:sz w:val="23"/>
            <w:szCs w:val="23"/>
          </w:rPr>
          <w:t>"login"</w:t>
        </w:r>
        <w:r>
          <w:rPr>
            <w:rStyle w:val="pun"/>
            <w:color w:val="666600"/>
            <w:sz w:val="23"/>
            <w:szCs w:val="23"/>
          </w:rPr>
          <w:t>),</w:t>
        </w:r>
      </w:ins>
    </w:p>
    <w:p w:rsidR="00DD16FF" w:rsidRDefault="00DD16FF" w:rsidP="00DD16FF">
      <w:pPr>
        <w:pStyle w:val="NormalWeb"/>
        <w:rPr>
          <w:ins w:id="1729" w:author="Unknown"/>
          <w:rFonts w:ascii="Roboto" w:hAnsi="Roboto"/>
          <w:sz w:val="23"/>
          <w:szCs w:val="23"/>
        </w:rPr>
      </w:pPr>
      <w:ins w:id="1730" w:author="Unknown">
        <w:r>
          <w:rPr>
            <w:rFonts w:ascii="Roboto" w:hAnsi="Roboto"/>
            <w:sz w:val="23"/>
            <w:szCs w:val="23"/>
          </w:rPr>
          <w:t>Okay, now if we go to </w:t>
        </w:r>
        <w:r>
          <w:rPr>
            <w:rStyle w:val="HTMLCode"/>
            <w:sz w:val="23"/>
            <w:szCs w:val="23"/>
          </w:rPr>
          <w:t>http://127.0.0.1:8000/login</w:t>
        </w:r>
        <w:r>
          <w:rPr>
            <w:rFonts w:ascii="Roboto" w:hAnsi="Roboto"/>
            <w:sz w:val="23"/>
            <w:szCs w:val="23"/>
          </w:rPr>
          <w:t>, we can see a login page. Awesome, except that, just like our registration page, nothing will happen unless we handle for the </w:t>
        </w:r>
        <w:r>
          <w:rPr>
            <w:rStyle w:val="HTMLCode"/>
            <w:sz w:val="23"/>
            <w:szCs w:val="23"/>
          </w:rPr>
          <w:t>POST</w:t>
        </w:r>
        <w:r>
          <w:rPr>
            <w:rFonts w:ascii="Roboto" w:hAnsi="Roboto"/>
            <w:sz w:val="23"/>
            <w:szCs w:val="23"/>
          </w:rPr>
          <w:t xml:space="preserve"> request, </w:t>
        </w:r>
        <w:proofErr w:type="gramStart"/>
        <w:r>
          <w:rPr>
            <w:rFonts w:ascii="Roboto" w:hAnsi="Roboto"/>
            <w:sz w:val="23"/>
            <w:szCs w:val="23"/>
          </w:rPr>
          <w:t>which is where the meat of this page will actually be:</w:t>
        </w:r>
        <w:proofErr w:type="gramEnd"/>
      </w:ins>
    </w:p>
    <w:p w:rsidR="00DD16FF" w:rsidRDefault="00DD16FF" w:rsidP="00DD16FF">
      <w:pPr>
        <w:rPr>
          <w:ins w:id="1731" w:author="Unknown"/>
          <w:rFonts w:ascii="Times New Roman" w:hAnsi="Times New Roman"/>
          <w:sz w:val="24"/>
          <w:szCs w:val="24"/>
        </w:rPr>
      </w:pPr>
      <w:ins w:id="1732" w:author="Unknown">
        <w:r>
          <w:rPr>
            <w:rStyle w:val="HTMLCode"/>
            <w:rFonts w:eastAsiaTheme="minorHAnsi"/>
            <w:sz w:val="23"/>
            <w:szCs w:val="23"/>
          </w:rPr>
          <w:t>mysite/main/views.py</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33" w:author="Unknown"/>
          <w:rStyle w:val="pln"/>
          <w:color w:val="000000"/>
          <w:sz w:val="23"/>
          <w:szCs w:val="23"/>
        </w:rPr>
      </w:pPr>
      <w:proofErr w:type="gramStart"/>
      <w:ins w:id="1734" w:author="Unknown">
        <w:r>
          <w:rPr>
            <w:rStyle w:val="kwd"/>
            <w:color w:val="000088"/>
            <w:sz w:val="23"/>
            <w:szCs w:val="23"/>
          </w:rPr>
          <w:t>def</w:t>
        </w:r>
        <w:proofErr w:type="gramEnd"/>
        <w:r>
          <w:rPr>
            <w:rStyle w:val="pln"/>
            <w:color w:val="000000"/>
            <w:sz w:val="23"/>
            <w:szCs w:val="23"/>
          </w:rPr>
          <w:t xml:space="preserve"> login_request</w:t>
        </w:r>
        <w:r>
          <w:rPr>
            <w:rStyle w:val="pun"/>
            <w:color w:val="666600"/>
            <w:sz w:val="23"/>
            <w:szCs w:val="23"/>
          </w:rPr>
          <w:t>(</w:t>
        </w:r>
        <w:r>
          <w:rPr>
            <w:rStyle w:val="pln"/>
            <w:color w:val="000000"/>
            <w:sz w:val="23"/>
            <w:szCs w:val="23"/>
          </w:rPr>
          <w:t>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35" w:author="Unknown"/>
          <w:rStyle w:val="pln"/>
          <w:color w:val="000000"/>
          <w:sz w:val="23"/>
          <w:szCs w:val="23"/>
        </w:rPr>
      </w:pPr>
      <w:ins w:id="1736" w:author="Unknown">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request</w:t>
        </w:r>
        <w:r>
          <w:rPr>
            <w:rStyle w:val="pun"/>
            <w:color w:val="666600"/>
            <w:sz w:val="23"/>
            <w:szCs w:val="23"/>
          </w:rPr>
          <w:t>.</w:t>
        </w:r>
        <w:r>
          <w:rPr>
            <w:rStyle w:val="pln"/>
            <w:color w:val="000000"/>
            <w:sz w:val="23"/>
            <w:szCs w:val="23"/>
          </w:rPr>
          <w:t xml:space="preserve">method </w:t>
        </w:r>
        <w:r>
          <w:rPr>
            <w:rStyle w:val="pun"/>
            <w:color w:val="666600"/>
            <w:sz w:val="23"/>
            <w:szCs w:val="23"/>
          </w:rPr>
          <w:t>==</w:t>
        </w:r>
        <w:r>
          <w:rPr>
            <w:rStyle w:val="pln"/>
            <w:color w:val="000000"/>
            <w:sz w:val="23"/>
            <w:szCs w:val="23"/>
          </w:rPr>
          <w:t xml:space="preserve"> </w:t>
        </w:r>
        <w:r>
          <w:rPr>
            <w:rStyle w:val="str"/>
            <w:color w:val="008800"/>
            <w:sz w:val="23"/>
            <w:szCs w:val="23"/>
          </w:rPr>
          <w:t>'POST'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37" w:author="Unknown"/>
          <w:rStyle w:val="pln"/>
          <w:color w:val="000000"/>
          <w:sz w:val="23"/>
          <w:szCs w:val="23"/>
        </w:rPr>
      </w:pPr>
      <w:ins w:id="1738" w:author="Unknown">
        <w:r>
          <w:rPr>
            <w:rStyle w:val="pln"/>
            <w:color w:val="000000"/>
            <w:sz w:val="23"/>
            <w:szCs w:val="23"/>
          </w:rPr>
          <w:t xml:space="preserve">        </w:t>
        </w:r>
        <w:proofErr w:type="gramStart"/>
        <w:r>
          <w:rPr>
            <w:rStyle w:val="pln"/>
            <w:color w:val="000000"/>
            <w:sz w:val="23"/>
            <w:szCs w:val="23"/>
          </w:rPr>
          <w:t>form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AuthenticationForm</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 xml:space="preserve"> data</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POST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39" w:author="Unknown"/>
          <w:rStyle w:val="pln"/>
          <w:color w:val="000000"/>
          <w:sz w:val="23"/>
          <w:szCs w:val="23"/>
        </w:rPr>
      </w:pPr>
      <w:ins w:id="1740" w:author="Unknown">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form</w:t>
        </w:r>
        <w:r>
          <w:rPr>
            <w:rStyle w:val="pun"/>
            <w:color w:val="666600"/>
            <w:sz w:val="23"/>
            <w:szCs w:val="23"/>
          </w:rPr>
          <w:t>.</w:t>
        </w:r>
        <w:r>
          <w:rPr>
            <w:rStyle w:val="pln"/>
            <w:color w:val="000000"/>
            <w:sz w:val="23"/>
            <w:szCs w:val="23"/>
          </w:rPr>
          <w:t>is_valid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41" w:author="Unknown"/>
          <w:rStyle w:val="pln"/>
          <w:color w:val="000000"/>
          <w:sz w:val="23"/>
          <w:szCs w:val="23"/>
        </w:rPr>
      </w:pPr>
      <w:ins w:id="1742" w:author="Unknown">
        <w:r>
          <w:rPr>
            <w:rStyle w:val="pln"/>
            <w:color w:val="000000"/>
            <w:sz w:val="23"/>
            <w:szCs w:val="23"/>
          </w:rPr>
          <w:t xml:space="preserve">            </w:t>
        </w:r>
        <w:proofErr w:type="gramStart"/>
        <w:r>
          <w:rPr>
            <w:rStyle w:val="pln"/>
            <w:color w:val="000000"/>
            <w:sz w:val="23"/>
            <w:szCs w:val="23"/>
          </w:rPr>
          <w:t>username</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form</w:t>
        </w:r>
        <w:r>
          <w:rPr>
            <w:rStyle w:val="pun"/>
            <w:color w:val="666600"/>
            <w:sz w:val="23"/>
            <w:szCs w:val="23"/>
          </w:rPr>
          <w:t>.</w:t>
        </w:r>
        <w:r>
          <w:rPr>
            <w:rStyle w:val="pln"/>
            <w:color w:val="000000"/>
            <w:sz w:val="23"/>
            <w:szCs w:val="23"/>
          </w:rPr>
          <w:t>cleaned_data</w:t>
        </w:r>
        <w:r>
          <w:rPr>
            <w:rStyle w:val="pun"/>
            <w:color w:val="666600"/>
            <w:sz w:val="23"/>
            <w:szCs w:val="23"/>
          </w:rPr>
          <w:t>.</w:t>
        </w:r>
        <w:r>
          <w:rPr>
            <w:rStyle w:val="pln"/>
            <w:color w:val="000000"/>
            <w:sz w:val="23"/>
            <w:szCs w:val="23"/>
          </w:rPr>
          <w:t>get</w:t>
        </w:r>
        <w:r>
          <w:rPr>
            <w:rStyle w:val="pun"/>
            <w:color w:val="666600"/>
            <w:sz w:val="23"/>
            <w:szCs w:val="23"/>
          </w:rPr>
          <w:t>(</w:t>
        </w:r>
        <w:r>
          <w:rPr>
            <w:rStyle w:val="str"/>
            <w:color w:val="008800"/>
            <w:sz w:val="23"/>
            <w:szCs w:val="23"/>
          </w:rPr>
          <w:t>'username'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43" w:author="Unknown"/>
          <w:rStyle w:val="pln"/>
          <w:color w:val="000000"/>
          <w:sz w:val="23"/>
          <w:szCs w:val="23"/>
        </w:rPr>
      </w:pPr>
      <w:ins w:id="1744" w:author="Unknown">
        <w:r>
          <w:rPr>
            <w:rStyle w:val="pln"/>
            <w:color w:val="000000"/>
            <w:sz w:val="23"/>
            <w:szCs w:val="23"/>
          </w:rPr>
          <w:t xml:space="preserve">            </w:t>
        </w:r>
        <w:proofErr w:type="gramStart"/>
        <w:r>
          <w:rPr>
            <w:rStyle w:val="pln"/>
            <w:color w:val="000000"/>
            <w:sz w:val="23"/>
            <w:szCs w:val="23"/>
          </w:rPr>
          <w:t>password</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form</w:t>
        </w:r>
        <w:r>
          <w:rPr>
            <w:rStyle w:val="pun"/>
            <w:color w:val="666600"/>
            <w:sz w:val="23"/>
            <w:szCs w:val="23"/>
          </w:rPr>
          <w:t>.</w:t>
        </w:r>
        <w:r>
          <w:rPr>
            <w:rStyle w:val="pln"/>
            <w:color w:val="000000"/>
            <w:sz w:val="23"/>
            <w:szCs w:val="23"/>
          </w:rPr>
          <w:t>cleaned_data</w:t>
        </w:r>
        <w:r>
          <w:rPr>
            <w:rStyle w:val="pun"/>
            <w:color w:val="666600"/>
            <w:sz w:val="23"/>
            <w:szCs w:val="23"/>
          </w:rPr>
          <w:t>.</w:t>
        </w:r>
        <w:r>
          <w:rPr>
            <w:rStyle w:val="pln"/>
            <w:color w:val="000000"/>
            <w:sz w:val="23"/>
            <w:szCs w:val="23"/>
          </w:rPr>
          <w:t>get</w:t>
        </w:r>
        <w:r>
          <w:rPr>
            <w:rStyle w:val="pun"/>
            <w:color w:val="666600"/>
            <w:sz w:val="23"/>
            <w:szCs w:val="23"/>
          </w:rPr>
          <w:t>(</w:t>
        </w:r>
        <w:r>
          <w:rPr>
            <w:rStyle w:val="str"/>
            <w:color w:val="008800"/>
            <w:sz w:val="23"/>
            <w:szCs w:val="23"/>
          </w:rPr>
          <w:t>'password'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45" w:author="Unknown"/>
          <w:rStyle w:val="pln"/>
          <w:color w:val="000000"/>
          <w:sz w:val="23"/>
          <w:szCs w:val="23"/>
        </w:rPr>
      </w:pPr>
      <w:ins w:id="1746" w:author="Unknown">
        <w:r>
          <w:rPr>
            <w:rStyle w:val="pln"/>
            <w:color w:val="000000"/>
            <w:sz w:val="23"/>
            <w:szCs w:val="23"/>
          </w:rPr>
          <w:t xml:space="preserve">            </w:t>
        </w:r>
        <w:proofErr w:type="gramStart"/>
        <w:r>
          <w:rPr>
            <w:rStyle w:val="pln"/>
            <w:color w:val="000000"/>
            <w:sz w:val="23"/>
            <w:szCs w:val="23"/>
          </w:rPr>
          <w:t>user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authenticate</w:t>
        </w:r>
        <w:r>
          <w:rPr>
            <w:rStyle w:val="pun"/>
            <w:color w:val="666600"/>
            <w:sz w:val="23"/>
            <w:szCs w:val="23"/>
          </w:rPr>
          <w:t>(</w:t>
        </w:r>
        <w:r>
          <w:rPr>
            <w:rStyle w:val="pln"/>
            <w:color w:val="000000"/>
            <w:sz w:val="23"/>
            <w:szCs w:val="23"/>
          </w:rPr>
          <w:t>username</w:t>
        </w:r>
        <w:r>
          <w:rPr>
            <w:rStyle w:val="pun"/>
            <w:color w:val="666600"/>
            <w:sz w:val="23"/>
            <w:szCs w:val="23"/>
          </w:rPr>
          <w:t>=</w:t>
        </w:r>
        <w:r>
          <w:rPr>
            <w:rStyle w:val="pln"/>
            <w:color w:val="000000"/>
            <w:sz w:val="23"/>
            <w:szCs w:val="23"/>
          </w:rPr>
          <w:t>username</w:t>
        </w:r>
        <w:r>
          <w:rPr>
            <w:rStyle w:val="pun"/>
            <w:color w:val="666600"/>
            <w:sz w:val="23"/>
            <w:szCs w:val="23"/>
          </w:rPr>
          <w:t>,</w:t>
        </w:r>
        <w:r>
          <w:rPr>
            <w:rStyle w:val="pln"/>
            <w:color w:val="000000"/>
            <w:sz w:val="23"/>
            <w:szCs w:val="23"/>
          </w:rPr>
          <w:t xml:space="preserve"> password</w:t>
        </w:r>
        <w:r>
          <w:rPr>
            <w:rStyle w:val="pun"/>
            <w:color w:val="666600"/>
            <w:sz w:val="23"/>
            <w:szCs w:val="23"/>
          </w:rPr>
          <w:t>=</w:t>
        </w:r>
        <w:r>
          <w:rPr>
            <w:rStyle w:val="pln"/>
            <w:color w:val="000000"/>
            <w:sz w:val="23"/>
            <w:szCs w:val="23"/>
          </w:rPr>
          <w:t>password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47" w:author="Unknown"/>
          <w:rStyle w:val="pln"/>
          <w:color w:val="000000"/>
          <w:sz w:val="23"/>
          <w:szCs w:val="23"/>
        </w:rPr>
      </w:pPr>
      <w:ins w:id="1748" w:author="Unknown">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user </w:t>
        </w:r>
        <w:r>
          <w:rPr>
            <w:rStyle w:val="kwd"/>
            <w:color w:val="000088"/>
            <w:sz w:val="23"/>
            <w:szCs w:val="23"/>
          </w:rPr>
          <w:t>is</w:t>
        </w:r>
        <w:r>
          <w:rPr>
            <w:rStyle w:val="pln"/>
            <w:color w:val="000000"/>
            <w:sz w:val="23"/>
            <w:szCs w:val="23"/>
          </w:rPr>
          <w:t xml:space="preserve"> </w:t>
        </w:r>
        <w:r>
          <w:rPr>
            <w:rStyle w:val="kwd"/>
            <w:color w:val="000088"/>
            <w:sz w:val="23"/>
            <w:szCs w:val="23"/>
          </w:rPr>
          <w:t>not</w:t>
        </w:r>
        <w:r>
          <w:rPr>
            <w:rStyle w:val="pln"/>
            <w:color w:val="000000"/>
            <w:sz w:val="23"/>
            <w:szCs w:val="23"/>
          </w:rPr>
          <w:t xml:space="preserve"> </w:t>
        </w:r>
        <w:r>
          <w:rPr>
            <w:rStyle w:val="kwd"/>
            <w:color w:val="000088"/>
            <w:sz w:val="23"/>
            <w:szCs w:val="23"/>
          </w:rPr>
          <w:t>None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49" w:author="Unknown"/>
          <w:rStyle w:val="pln"/>
          <w:color w:val="000000"/>
          <w:sz w:val="23"/>
          <w:szCs w:val="23"/>
        </w:rPr>
      </w:pPr>
      <w:ins w:id="1750" w:author="Unknown">
        <w:r>
          <w:rPr>
            <w:rStyle w:val="pln"/>
            <w:color w:val="000000"/>
            <w:sz w:val="23"/>
            <w:szCs w:val="23"/>
          </w:rPr>
          <w:t xml:space="preserve">                </w:t>
        </w:r>
        <w:proofErr w:type="gramStart"/>
        <w:r>
          <w:rPr>
            <w:rStyle w:val="pln"/>
            <w:color w:val="000000"/>
            <w:sz w:val="23"/>
            <w:szCs w:val="23"/>
          </w:rPr>
          <w:t>login</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user</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51" w:author="Unknown"/>
          <w:rStyle w:val="pln"/>
          <w:color w:val="000000"/>
          <w:sz w:val="23"/>
          <w:szCs w:val="23"/>
        </w:rPr>
      </w:pPr>
      <w:ins w:id="1752" w:author="Unknown">
        <w:r>
          <w:rPr>
            <w:rStyle w:val="pln"/>
            <w:color w:val="000000"/>
            <w:sz w:val="23"/>
            <w:szCs w:val="23"/>
          </w:rPr>
          <w:t xml:space="preserve">                </w:t>
        </w:r>
        <w:proofErr w:type="gramStart"/>
        <w:r>
          <w:rPr>
            <w:rStyle w:val="pln"/>
            <w:color w:val="000000"/>
            <w:sz w:val="23"/>
            <w:szCs w:val="23"/>
          </w:rPr>
          <w:t>messages</w:t>
        </w:r>
        <w:r>
          <w:rPr>
            <w:rStyle w:val="pun"/>
            <w:color w:val="666600"/>
            <w:sz w:val="23"/>
            <w:szCs w:val="23"/>
          </w:rPr>
          <w:t>.</w:t>
        </w:r>
        <w:r>
          <w:rPr>
            <w:rStyle w:val="pln"/>
            <w:color w:val="000000"/>
            <w:sz w:val="23"/>
            <w:szCs w:val="23"/>
          </w:rPr>
          <w:t>info</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f</w:t>
        </w:r>
        <w:r>
          <w:rPr>
            <w:rStyle w:val="str"/>
            <w:color w:val="008800"/>
            <w:sz w:val="23"/>
            <w:szCs w:val="23"/>
          </w:rPr>
          <w:t>"You are now logged in as {username}"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53" w:author="Unknown"/>
          <w:rStyle w:val="pln"/>
          <w:color w:val="000000"/>
          <w:sz w:val="23"/>
          <w:szCs w:val="23"/>
        </w:rPr>
      </w:pPr>
      <w:ins w:id="1754"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redirect</w:t>
        </w:r>
        <w:r>
          <w:rPr>
            <w:rStyle w:val="pun"/>
            <w:color w:val="666600"/>
            <w:sz w:val="23"/>
            <w:szCs w:val="23"/>
          </w:rPr>
          <w:t>(</w:t>
        </w:r>
        <w:r>
          <w:rPr>
            <w:rStyle w:val="str"/>
            <w:color w:val="008800"/>
            <w:sz w:val="23"/>
            <w:szCs w:val="23"/>
          </w:rPr>
          <w: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55" w:author="Unknown"/>
          <w:rStyle w:val="pln"/>
          <w:color w:val="000000"/>
          <w:sz w:val="23"/>
          <w:szCs w:val="23"/>
        </w:rPr>
      </w:pPr>
      <w:ins w:id="1756" w:author="Unknown">
        <w:r>
          <w:rPr>
            <w:rStyle w:val="pln"/>
            <w:color w:val="000000"/>
            <w:sz w:val="23"/>
            <w:szCs w:val="23"/>
          </w:rPr>
          <w:t xml:space="preserve">            </w:t>
        </w:r>
        <w:proofErr w:type="gramStart"/>
        <w:r>
          <w:rPr>
            <w:rStyle w:val="kwd"/>
            <w:color w:val="000088"/>
            <w:sz w:val="23"/>
            <w:szCs w:val="23"/>
          </w:rPr>
          <w:t>else</w:t>
        </w:r>
        <w:proofErr w:type="gramEnd"/>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57" w:author="Unknown"/>
          <w:rStyle w:val="pln"/>
          <w:color w:val="000000"/>
          <w:sz w:val="23"/>
          <w:szCs w:val="23"/>
        </w:rPr>
      </w:pPr>
      <w:ins w:id="1758" w:author="Unknown">
        <w:r>
          <w:rPr>
            <w:rStyle w:val="pln"/>
            <w:color w:val="000000"/>
            <w:sz w:val="23"/>
            <w:szCs w:val="23"/>
          </w:rPr>
          <w:t xml:space="preserve">                </w:t>
        </w:r>
        <w:proofErr w:type="gramStart"/>
        <w:r>
          <w:rPr>
            <w:rStyle w:val="pln"/>
            <w:color w:val="000000"/>
            <w:sz w:val="23"/>
            <w:szCs w:val="23"/>
          </w:rPr>
          <w:t>messages</w:t>
        </w:r>
        <w:r>
          <w:rPr>
            <w:rStyle w:val="pun"/>
            <w:color w:val="666600"/>
            <w:sz w:val="23"/>
            <w:szCs w:val="23"/>
          </w:rPr>
          <w:t>.</w:t>
        </w:r>
        <w:r>
          <w:rPr>
            <w:rStyle w:val="pln"/>
            <w:color w:val="000000"/>
            <w:sz w:val="23"/>
            <w:szCs w:val="23"/>
          </w:rPr>
          <w:t>error</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w:t>
        </w:r>
        <w:r>
          <w:rPr>
            <w:rStyle w:val="str"/>
            <w:color w:val="008800"/>
            <w:sz w:val="23"/>
            <w:szCs w:val="23"/>
          </w:rPr>
          <w:t>"Invalid username or password."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59" w:author="Unknown"/>
          <w:rStyle w:val="pln"/>
          <w:color w:val="000000"/>
          <w:sz w:val="23"/>
          <w:szCs w:val="23"/>
        </w:rPr>
      </w:pPr>
      <w:ins w:id="1760" w:author="Unknown">
        <w:r>
          <w:rPr>
            <w:rStyle w:val="pln"/>
            <w:color w:val="000000"/>
            <w:sz w:val="23"/>
            <w:szCs w:val="23"/>
          </w:rPr>
          <w:t xml:space="preserve">        </w:t>
        </w:r>
        <w:proofErr w:type="gramStart"/>
        <w:r>
          <w:rPr>
            <w:rStyle w:val="kwd"/>
            <w:color w:val="000088"/>
            <w:sz w:val="23"/>
            <w:szCs w:val="23"/>
          </w:rPr>
          <w:t>else</w:t>
        </w:r>
        <w:proofErr w:type="gramEnd"/>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61" w:author="Unknown"/>
          <w:rStyle w:val="pln"/>
          <w:color w:val="000000"/>
          <w:sz w:val="23"/>
          <w:szCs w:val="23"/>
        </w:rPr>
      </w:pPr>
      <w:ins w:id="1762" w:author="Unknown">
        <w:r>
          <w:rPr>
            <w:rStyle w:val="pln"/>
            <w:color w:val="000000"/>
            <w:sz w:val="23"/>
            <w:szCs w:val="23"/>
          </w:rPr>
          <w:t xml:space="preserve">            </w:t>
        </w:r>
        <w:proofErr w:type="gramStart"/>
        <w:r>
          <w:rPr>
            <w:rStyle w:val="pln"/>
            <w:color w:val="000000"/>
            <w:sz w:val="23"/>
            <w:szCs w:val="23"/>
          </w:rPr>
          <w:t>messages</w:t>
        </w:r>
        <w:r>
          <w:rPr>
            <w:rStyle w:val="pun"/>
            <w:color w:val="666600"/>
            <w:sz w:val="23"/>
            <w:szCs w:val="23"/>
          </w:rPr>
          <w:t>.</w:t>
        </w:r>
        <w:r>
          <w:rPr>
            <w:rStyle w:val="pln"/>
            <w:color w:val="000000"/>
            <w:sz w:val="23"/>
            <w:szCs w:val="23"/>
          </w:rPr>
          <w:t>error</w:t>
        </w:r>
        <w:r>
          <w:rPr>
            <w:rStyle w:val="pun"/>
            <w:color w:val="666600"/>
            <w:sz w:val="23"/>
            <w:szCs w:val="23"/>
          </w:rPr>
          <w:t>(</w:t>
        </w:r>
        <w:proofErr w:type="gramEnd"/>
        <w:r>
          <w:rPr>
            <w:rStyle w:val="pln"/>
            <w:color w:val="000000"/>
            <w:sz w:val="23"/>
            <w:szCs w:val="23"/>
          </w:rPr>
          <w:t>request</w:t>
        </w:r>
        <w:r>
          <w:rPr>
            <w:rStyle w:val="pun"/>
            <w:color w:val="666600"/>
            <w:sz w:val="23"/>
            <w:szCs w:val="23"/>
          </w:rPr>
          <w:t>,</w:t>
        </w:r>
        <w:r>
          <w:rPr>
            <w:rStyle w:val="pln"/>
            <w:color w:val="000000"/>
            <w:sz w:val="23"/>
            <w:szCs w:val="23"/>
          </w:rPr>
          <w:t xml:space="preserve"> </w:t>
        </w:r>
        <w:r>
          <w:rPr>
            <w:rStyle w:val="str"/>
            <w:color w:val="008800"/>
            <w:sz w:val="23"/>
            <w:szCs w:val="23"/>
          </w:rPr>
          <w:t>"Invalid username or password."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63" w:author="Unknown"/>
          <w:rStyle w:val="pln"/>
          <w:color w:val="000000"/>
          <w:sz w:val="23"/>
          <w:szCs w:val="23"/>
        </w:rPr>
      </w:pPr>
      <w:ins w:id="1764" w:author="Unknown">
        <w:r>
          <w:rPr>
            <w:rStyle w:val="pln"/>
            <w:color w:val="000000"/>
            <w:sz w:val="23"/>
            <w:szCs w:val="23"/>
          </w:rPr>
          <w:t xml:space="preserve">    </w:t>
        </w:r>
        <w:proofErr w:type="gramStart"/>
        <w:r>
          <w:rPr>
            <w:rStyle w:val="pln"/>
            <w:color w:val="000000"/>
            <w:sz w:val="23"/>
            <w:szCs w:val="23"/>
          </w:rPr>
          <w:t>form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AuthenticationForm</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65" w:author="Unknown"/>
          <w:rStyle w:val="pln"/>
          <w:color w:val="000000"/>
          <w:sz w:val="23"/>
          <w:szCs w:val="23"/>
        </w:rPr>
      </w:pPr>
      <w:ins w:id="1766"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render</w:t>
        </w:r>
        <w:r>
          <w:rPr>
            <w:rStyle w:val="pun"/>
            <w:color w:val="666600"/>
            <w:sz w:val="23"/>
            <w:szCs w:val="23"/>
          </w:rPr>
          <w:t>(</w:t>
        </w:r>
        <w:r>
          <w:rPr>
            <w:rStyle w:val="pln"/>
            <w:color w:val="000000"/>
            <w:sz w:val="23"/>
            <w:szCs w:val="23"/>
          </w:rPr>
          <w:t xml:space="preserve">request </w:t>
        </w:r>
        <w:r>
          <w:rPr>
            <w:rStyle w:val="pun"/>
            <w:color w:val="666600"/>
            <w:sz w:val="23"/>
            <w:szCs w:val="23"/>
          </w:rPr>
          <w:t>=</w:t>
        </w:r>
        <w:r>
          <w:rPr>
            <w:rStyle w:val="pln"/>
            <w:color w:val="000000"/>
            <w:sz w:val="23"/>
            <w:szCs w:val="23"/>
          </w:rPr>
          <w:t xml:space="preserve"> 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67" w:author="Unknown"/>
          <w:rStyle w:val="pln"/>
          <w:color w:val="000000"/>
          <w:sz w:val="23"/>
          <w:szCs w:val="23"/>
        </w:rPr>
      </w:pPr>
      <w:ins w:id="1768" w:author="Unknown">
        <w:r>
          <w:rPr>
            <w:rStyle w:val="pln"/>
            <w:color w:val="000000"/>
            <w:sz w:val="23"/>
            <w:szCs w:val="23"/>
          </w:rPr>
          <w:t xml:space="preserve">                    template_name </w:t>
        </w:r>
        <w:r>
          <w:rPr>
            <w:rStyle w:val="pun"/>
            <w:color w:val="666600"/>
            <w:sz w:val="23"/>
            <w:szCs w:val="23"/>
          </w:rPr>
          <w:t>=</w:t>
        </w:r>
        <w:r>
          <w:rPr>
            <w:rStyle w:val="pln"/>
            <w:color w:val="000000"/>
            <w:sz w:val="23"/>
            <w:szCs w:val="23"/>
          </w:rPr>
          <w:t xml:space="preserve"> </w:t>
        </w:r>
        <w:r>
          <w:rPr>
            <w:rStyle w:val="str"/>
            <w:color w:val="008800"/>
            <w:sz w:val="23"/>
            <w:szCs w:val="23"/>
          </w:rPr>
          <w:t>"main/login.html"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69" w:author="Unknown"/>
          <w:sz w:val="23"/>
          <w:szCs w:val="23"/>
        </w:rPr>
      </w:pPr>
      <w:ins w:id="1770" w:author="Unknown">
        <w:r>
          <w:rPr>
            <w:rStyle w:val="pln"/>
            <w:color w:val="000000"/>
            <w:sz w:val="23"/>
            <w:szCs w:val="23"/>
          </w:rPr>
          <w:t xml:space="preserve">                    </w:t>
        </w:r>
        <w:proofErr w:type="gramStart"/>
        <w:r>
          <w:rPr>
            <w:rStyle w:val="pln"/>
            <w:color w:val="000000"/>
            <w:sz w:val="23"/>
            <w:szCs w:val="23"/>
          </w:rPr>
          <w:t>context</w:t>
        </w:r>
        <w:proofErr w:type="gramEnd"/>
        <w:r>
          <w:rPr>
            <w:rStyle w:val="pun"/>
            <w:color w:val="666600"/>
            <w:sz w:val="23"/>
            <w:szCs w:val="23"/>
          </w:rPr>
          <w:t>={</w:t>
        </w:r>
        <w:r>
          <w:rPr>
            <w:rStyle w:val="str"/>
            <w:color w:val="008800"/>
            <w:sz w:val="23"/>
            <w:szCs w:val="23"/>
          </w:rPr>
          <w:t>"form"</w:t>
        </w:r>
        <w:r>
          <w:rPr>
            <w:rStyle w:val="pun"/>
            <w:color w:val="666600"/>
            <w:sz w:val="23"/>
            <w:szCs w:val="23"/>
          </w:rPr>
          <w:t>:</w:t>
        </w:r>
        <w:r>
          <w:rPr>
            <w:rStyle w:val="pln"/>
            <w:color w:val="000000"/>
            <w:sz w:val="23"/>
            <w:szCs w:val="23"/>
          </w:rPr>
          <w:t>form</w:t>
        </w:r>
        <w:r>
          <w:rPr>
            <w:rStyle w:val="pun"/>
            <w:color w:val="666600"/>
            <w:sz w:val="23"/>
            <w:szCs w:val="23"/>
          </w:rPr>
          <w:t>})</w:t>
        </w:r>
      </w:ins>
    </w:p>
    <w:p w:rsidR="00DD16FF" w:rsidRDefault="00DD16FF" w:rsidP="00DD16FF">
      <w:pPr>
        <w:pStyle w:val="NormalWeb"/>
        <w:rPr>
          <w:ins w:id="1771" w:author="Unknown"/>
          <w:rFonts w:ascii="Roboto" w:hAnsi="Roboto"/>
          <w:sz w:val="23"/>
          <w:szCs w:val="23"/>
        </w:rPr>
      </w:pPr>
      <w:ins w:id="1772" w:author="Unknown">
        <w:r>
          <w:rPr>
            <w:rFonts w:ascii="Roboto" w:hAnsi="Roboto"/>
            <w:sz w:val="23"/>
            <w:szCs w:val="23"/>
          </w:rPr>
          <w:t>With that, go ahead and try the login functionality and you should find that you're all set.</w:t>
        </w:r>
      </w:ins>
    </w:p>
    <w:p w:rsidR="00DD16FF" w:rsidRDefault="00DD16FF" w:rsidP="00DD16FF">
      <w:pPr>
        <w:pStyle w:val="NormalWeb"/>
        <w:rPr>
          <w:ins w:id="1773" w:author="Unknown"/>
          <w:rFonts w:ascii="Roboto" w:hAnsi="Roboto"/>
          <w:sz w:val="23"/>
          <w:szCs w:val="23"/>
        </w:rPr>
      </w:pPr>
      <w:ins w:id="1774" w:author="Unknown">
        <w:r>
          <w:rPr>
            <w:rFonts w:ascii="Roboto" w:hAnsi="Roboto"/>
            <w:sz w:val="23"/>
            <w:szCs w:val="23"/>
          </w:rPr>
          <w:t xml:space="preserve">Finally, let's change one last thing about our user registration. At the moment, we're not collecting the user's email, which could turn out to be fairly problematic later for things like forgotten passwords. How can we change this? We could either completely build our own form, or we </w:t>
        </w:r>
        <w:r>
          <w:rPr>
            <w:rFonts w:ascii="Roboto" w:hAnsi="Roboto"/>
            <w:sz w:val="23"/>
            <w:szCs w:val="23"/>
          </w:rPr>
          <w:lastRenderedPageBreak/>
          <w:t>could just modify the Django one a bit. I am going to opt to just extend the Django form. To do this, create a new file: </w:t>
        </w:r>
        <w:r>
          <w:rPr>
            <w:rStyle w:val="HTMLCode"/>
            <w:sz w:val="23"/>
            <w:szCs w:val="23"/>
          </w:rPr>
          <w:t>mysite/main/forms.py</w:t>
        </w:r>
        <w:r>
          <w:rPr>
            <w:rFonts w:ascii="Roboto" w:hAnsi="Roboto"/>
            <w:sz w:val="23"/>
            <w:szCs w:val="23"/>
          </w:rPr>
          <w:t>:</w:t>
        </w:r>
      </w:ins>
    </w:p>
    <w:p w:rsidR="00DD16FF" w:rsidRDefault="00DD16FF" w:rsidP="00DD16FF">
      <w:pPr>
        <w:rPr>
          <w:ins w:id="1775" w:author="Unknown"/>
          <w:rFonts w:ascii="Times New Roman" w:hAnsi="Times New Roman"/>
          <w:sz w:val="24"/>
          <w:szCs w:val="24"/>
        </w:rPr>
      </w:pPr>
      <w:ins w:id="1776" w:author="Unknown">
        <w:r>
          <w:rPr>
            <w:rStyle w:val="HTMLCode"/>
            <w:rFonts w:eastAsiaTheme="minorHAnsi"/>
            <w:sz w:val="23"/>
            <w:szCs w:val="23"/>
          </w:rPr>
          <w:t>forms.py</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77" w:author="Unknown"/>
          <w:rStyle w:val="pln"/>
          <w:color w:val="000000"/>
          <w:sz w:val="23"/>
          <w:szCs w:val="23"/>
        </w:rPr>
      </w:pPr>
      <w:proofErr w:type="gramStart"/>
      <w:ins w:id="1778" w:author="Unknown">
        <w:r>
          <w:rPr>
            <w:rStyle w:val="kwd"/>
            <w:color w:val="000088"/>
            <w:sz w:val="23"/>
            <w:szCs w:val="23"/>
          </w:rPr>
          <w:t>from</w:t>
        </w:r>
        <w:proofErr w:type="gramEnd"/>
        <w:r>
          <w:rPr>
            <w:rStyle w:val="pln"/>
            <w:color w:val="000000"/>
            <w:sz w:val="23"/>
            <w:szCs w:val="23"/>
          </w:rPr>
          <w:t xml:space="preserve"> django </w:t>
        </w:r>
        <w:r>
          <w:rPr>
            <w:rStyle w:val="kwd"/>
            <w:color w:val="000088"/>
            <w:sz w:val="23"/>
            <w:szCs w:val="23"/>
          </w:rPr>
          <w:t>import</w:t>
        </w:r>
        <w:r>
          <w:rPr>
            <w:rStyle w:val="pln"/>
            <w:color w:val="000000"/>
            <w:sz w:val="23"/>
            <w:szCs w:val="23"/>
          </w:rPr>
          <w:t xml:space="preserve"> forms</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79" w:author="Unknown"/>
          <w:rStyle w:val="pln"/>
          <w:color w:val="000000"/>
          <w:sz w:val="23"/>
          <w:szCs w:val="23"/>
        </w:rPr>
      </w:pPr>
      <w:proofErr w:type="gramStart"/>
      <w:ins w:id="1780" w:author="Unknown">
        <w:r>
          <w:rPr>
            <w:rStyle w:val="kwd"/>
            <w:color w:val="000088"/>
            <w:sz w:val="23"/>
            <w:szCs w:val="23"/>
          </w:rPr>
          <w:t>from</w:t>
        </w:r>
        <w:proofErr w:type="gramEnd"/>
        <w:r>
          <w:rPr>
            <w:rStyle w:val="pln"/>
            <w:color w:val="000000"/>
            <w:sz w:val="23"/>
            <w:szCs w:val="23"/>
          </w:rPr>
          <w:t xml:space="preserve"> django</w:t>
        </w:r>
        <w:r>
          <w:rPr>
            <w:rStyle w:val="pun"/>
            <w:color w:val="666600"/>
            <w:sz w:val="23"/>
            <w:szCs w:val="23"/>
          </w:rPr>
          <w:t>.</w:t>
        </w:r>
        <w:r>
          <w:rPr>
            <w:rStyle w:val="pln"/>
            <w:color w:val="000000"/>
            <w:sz w:val="23"/>
            <w:szCs w:val="23"/>
          </w:rPr>
          <w:t>contrib</w:t>
        </w:r>
        <w:r>
          <w:rPr>
            <w:rStyle w:val="pun"/>
            <w:color w:val="666600"/>
            <w:sz w:val="23"/>
            <w:szCs w:val="23"/>
          </w:rPr>
          <w:t>.</w:t>
        </w:r>
        <w:r>
          <w:rPr>
            <w:rStyle w:val="pln"/>
            <w:color w:val="000000"/>
            <w:sz w:val="23"/>
            <w:szCs w:val="23"/>
          </w:rPr>
          <w:t>auth</w:t>
        </w:r>
        <w:r>
          <w:rPr>
            <w:rStyle w:val="pun"/>
            <w:color w:val="666600"/>
            <w:sz w:val="23"/>
            <w:szCs w:val="23"/>
          </w:rPr>
          <w:t>.</w:t>
        </w:r>
        <w:r>
          <w:rPr>
            <w:rStyle w:val="pln"/>
            <w:color w:val="000000"/>
            <w:sz w:val="23"/>
            <w:szCs w:val="23"/>
          </w:rPr>
          <w:t xml:space="preserve">forms </w:t>
        </w:r>
        <w:r>
          <w:rPr>
            <w:rStyle w:val="kwd"/>
            <w:color w:val="000088"/>
            <w:sz w:val="23"/>
            <w:szCs w:val="23"/>
          </w:rPr>
          <w:t>import</w:t>
        </w:r>
        <w:r>
          <w:rPr>
            <w:rStyle w:val="pln"/>
            <w:color w:val="000000"/>
            <w:sz w:val="23"/>
            <w:szCs w:val="23"/>
          </w:rPr>
          <w:t xml:space="preserve"> </w:t>
        </w:r>
        <w:r>
          <w:rPr>
            <w:rStyle w:val="typ"/>
            <w:color w:val="660066"/>
            <w:sz w:val="23"/>
            <w:szCs w:val="23"/>
          </w:rPr>
          <w:t>UserCreationForm</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81" w:author="Unknown"/>
          <w:rStyle w:val="pln"/>
          <w:color w:val="000000"/>
          <w:sz w:val="23"/>
          <w:szCs w:val="23"/>
        </w:rPr>
      </w:pPr>
      <w:proofErr w:type="gramStart"/>
      <w:ins w:id="1782" w:author="Unknown">
        <w:r>
          <w:rPr>
            <w:rStyle w:val="kwd"/>
            <w:color w:val="000088"/>
            <w:sz w:val="23"/>
            <w:szCs w:val="23"/>
          </w:rPr>
          <w:t>from</w:t>
        </w:r>
        <w:proofErr w:type="gramEnd"/>
        <w:r>
          <w:rPr>
            <w:rStyle w:val="pln"/>
            <w:color w:val="000000"/>
            <w:sz w:val="23"/>
            <w:szCs w:val="23"/>
          </w:rPr>
          <w:t xml:space="preserve"> django</w:t>
        </w:r>
        <w:r>
          <w:rPr>
            <w:rStyle w:val="pun"/>
            <w:color w:val="666600"/>
            <w:sz w:val="23"/>
            <w:szCs w:val="23"/>
          </w:rPr>
          <w:t>.</w:t>
        </w:r>
        <w:r>
          <w:rPr>
            <w:rStyle w:val="pln"/>
            <w:color w:val="000000"/>
            <w:sz w:val="23"/>
            <w:szCs w:val="23"/>
          </w:rPr>
          <w:t>contrib</w:t>
        </w:r>
        <w:r>
          <w:rPr>
            <w:rStyle w:val="pun"/>
            <w:color w:val="666600"/>
            <w:sz w:val="23"/>
            <w:szCs w:val="23"/>
          </w:rPr>
          <w:t>.</w:t>
        </w:r>
        <w:r>
          <w:rPr>
            <w:rStyle w:val="pln"/>
            <w:color w:val="000000"/>
            <w:sz w:val="23"/>
            <w:szCs w:val="23"/>
          </w:rPr>
          <w:t>auth</w:t>
        </w:r>
        <w:r>
          <w:rPr>
            <w:rStyle w:val="pun"/>
            <w:color w:val="666600"/>
            <w:sz w:val="23"/>
            <w:szCs w:val="23"/>
          </w:rPr>
          <w:t>.</w:t>
        </w:r>
        <w:r>
          <w:rPr>
            <w:rStyle w:val="pln"/>
            <w:color w:val="000000"/>
            <w:sz w:val="23"/>
            <w:szCs w:val="23"/>
          </w:rPr>
          <w:t xml:space="preserve">models </w:t>
        </w:r>
        <w:r>
          <w:rPr>
            <w:rStyle w:val="kwd"/>
            <w:color w:val="000088"/>
            <w:sz w:val="23"/>
            <w:szCs w:val="23"/>
          </w:rPr>
          <w:t>import</w:t>
        </w:r>
        <w:r>
          <w:rPr>
            <w:rStyle w:val="pln"/>
            <w:color w:val="000000"/>
            <w:sz w:val="23"/>
            <w:szCs w:val="23"/>
          </w:rPr>
          <w:t xml:space="preserve"> </w:t>
        </w:r>
        <w:r>
          <w:rPr>
            <w:rStyle w:val="typ"/>
            <w:color w:val="660066"/>
            <w:sz w:val="23"/>
            <w:szCs w:val="23"/>
          </w:rPr>
          <w:t>User</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83"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84" w:author="Unknown"/>
          <w:rStyle w:val="pln"/>
          <w:color w:val="000000"/>
          <w:sz w:val="23"/>
          <w:szCs w:val="23"/>
        </w:rPr>
      </w:pPr>
      <w:proofErr w:type="gramStart"/>
      <w:ins w:id="1785" w:author="Unknown">
        <w:r>
          <w:rPr>
            <w:rStyle w:val="kwd"/>
            <w:color w:val="000088"/>
            <w:sz w:val="23"/>
            <w:szCs w:val="23"/>
          </w:rPr>
          <w:t>class</w:t>
        </w:r>
        <w:proofErr w:type="gramEnd"/>
        <w:r>
          <w:rPr>
            <w:rStyle w:val="pln"/>
            <w:color w:val="000000"/>
            <w:sz w:val="23"/>
            <w:szCs w:val="23"/>
          </w:rPr>
          <w:t xml:space="preserve"> </w:t>
        </w:r>
        <w:r>
          <w:rPr>
            <w:rStyle w:val="typ"/>
            <w:color w:val="660066"/>
            <w:sz w:val="23"/>
            <w:szCs w:val="23"/>
          </w:rPr>
          <w:t>NewUserForm</w:t>
        </w:r>
        <w:r>
          <w:rPr>
            <w:rStyle w:val="pun"/>
            <w:color w:val="666600"/>
            <w:sz w:val="23"/>
            <w:szCs w:val="23"/>
          </w:rPr>
          <w:t>(</w:t>
        </w:r>
        <w:r>
          <w:rPr>
            <w:rStyle w:val="typ"/>
            <w:color w:val="660066"/>
            <w:sz w:val="23"/>
            <w:szCs w:val="23"/>
          </w:rPr>
          <w:t>UserCreationForm</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86" w:author="Unknown"/>
          <w:rStyle w:val="pln"/>
          <w:color w:val="000000"/>
          <w:sz w:val="23"/>
          <w:szCs w:val="23"/>
        </w:rPr>
      </w:pPr>
      <w:ins w:id="1787" w:author="Unknown">
        <w:r>
          <w:rPr>
            <w:rStyle w:val="pln"/>
            <w:color w:val="000000"/>
            <w:sz w:val="23"/>
            <w:szCs w:val="23"/>
          </w:rPr>
          <w:t xml:space="preserve">    </w:t>
        </w:r>
        <w:proofErr w:type="gramStart"/>
        <w:r>
          <w:rPr>
            <w:rStyle w:val="pln"/>
            <w:color w:val="000000"/>
            <w:sz w:val="23"/>
            <w:szCs w:val="23"/>
          </w:rPr>
          <w:t>email</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forms</w:t>
        </w:r>
        <w:r>
          <w:rPr>
            <w:rStyle w:val="pun"/>
            <w:color w:val="666600"/>
            <w:sz w:val="23"/>
            <w:szCs w:val="23"/>
          </w:rPr>
          <w:t>.</w:t>
        </w:r>
        <w:r>
          <w:rPr>
            <w:rStyle w:val="typ"/>
            <w:color w:val="660066"/>
            <w:sz w:val="23"/>
            <w:szCs w:val="23"/>
          </w:rPr>
          <w:t>EmailField</w:t>
        </w:r>
        <w:r>
          <w:rPr>
            <w:rStyle w:val="pun"/>
            <w:color w:val="666600"/>
            <w:sz w:val="23"/>
            <w:szCs w:val="23"/>
          </w:rPr>
          <w:t>(</w:t>
        </w:r>
        <w:r>
          <w:rPr>
            <w:rStyle w:val="pln"/>
            <w:color w:val="000000"/>
            <w:sz w:val="23"/>
            <w:szCs w:val="23"/>
          </w:rPr>
          <w:t>required</w:t>
        </w:r>
        <w:r>
          <w:rPr>
            <w:rStyle w:val="pun"/>
            <w:color w:val="666600"/>
            <w:sz w:val="23"/>
            <w:szCs w:val="23"/>
          </w:rPr>
          <w:t>=</w:t>
        </w:r>
        <w:r>
          <w:rPr>
            <w:rStyle w:val="kwd"/>
            <w:color w:val="000088"/>
            <w:sz w:val="23"/>
            <w:szCs w:val="23"/>
          </w:rPr>
          <w:t>True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88"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89" w:author="Unknown"/>
          <w:rStyle w:val="pln"/>
          <w:color w:val="000000"/>
          <w:sz w:val="23"/>
          <w:szCs w:val="23"/>
        </w:rPr>
      </w:pPr>
      <w:ins w:id="1790" w:author="Unknown">
        <w:r>
          <w:rPr>
            <w:rStyle w:val="pln"/>
            <w:color w:val="000000"/>
            <w:sz w:val="23"/>
            <w:szCs w:val="23"/>
          </w:rPr>
          <w:t xml:space="preserve">    </w:t>
        </w:r>
        <w:proofErr w:type="gramStart"/>
        <w:r>
          <w:rPr>
            <w:rStyle w:val="kwd"/>
            <w:color w:val="000088"/>
            <w:sz w:val="23"/>
            <w:szCs w:val="23"/>
          </w:rPr>
          <w:t>class</w:t>
        </w:r>
        <w:proofErr w:type="gramEnd"/>
        <w:r>
          <w:rPr>
            <w:rStyle w:val="pln"/>
            <w:color w:val="000000"/>
            <w:sz w:val="23"/>
            <w:szCs w:val="23"/>
          </w:rPr>
          <w:t xml:space="preserve"> </w:t>
        </w:r>
        <w:r>
          <w:rPr>
            <w:rStyle w:val="typ"/>
            <w:color w:val="660066"/>
            <w:sz w:val="23"/>
            <w:szCs w:val="23"/>
          </w:rPr>
          <w:t>Meta</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91" w:author="Unknown"/>
          <w:rStyle w:val="pln"/>
          <w:color w:val="000000"/>
          <w:sz w:val="23"/>
          <w:szCs w:val="23"/>
        </w:rPr>
      </w:pPr>
      <w:ins w:id="1792" w:author="Unknown">
        <w:r>
          <w:rPr>
            <w:rStyle w:val="pln"/>
            <w:color w:val="000000"/>
            <w:sz w:val="23"/>
            <w:szCs w:val="23"/>
          </w:rPr>
          <w:t xml:space="preserve">        </w:t>
        </w:r>
        <w:proofErr w:type="gramStart"/>
        <w:r>
          <w:rPr>
            <w:rStyle w:val="pln"/>
            <w:color w:val="000000"/>
            <w:sz w:val="23"/>
            <w:szCs w:val="23"/>
          </w:rPr>
          <w:t>model</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User</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93" w:author="Unknown"/>
          <w:rStyle w:val="pln"/>
          <w:color w:val="000000"/>
          <w:sz w:val="23"/>
          <w:szCs w:val="23"/>
        </w:rPr>
      </w:pPr>
      <w:ins w:id="1794" w:author="Unknown">
        <w:r>
          <w:rPr>
            <w:rStyle w:val="pln"/>
            <w:color w:val="000000"/>
            <w:sz w:val="23"/>
            <w:szCs w:val="23"/>
          </w:rPr>
          <w:t xml:space="preserve">        </w:t>
        </w:r>
        <w:proofErr w:type="gramStart"/>
        <w:r>
          <w:rPr>
            <w:rStyle w:val="pln"/>
            <w:color w:val="000000"/>
            <w:sz w:val="23"/>
            <w:szCs w:val="23"/>
          </w:rPr>
          <w:t>fields</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"username"</w:t>
        </w:r>
        <w:r>
          <w:rPr>
            <w:rStyle w:val="pun"/>
            <w:color w:val="666600"/>
            <w:sz w:val="23"/>
            <w:szCs w:val="23"/>
          </w:rPr>
          <w:t>,</w:t>
        </w:r>
        <w:r>
          <w:rPr>
            <w:rStyle w:val="pln"/>
            <w:color w:val="000000"/>
            <w:sz w:val="23"/>
            <w:szCs w:val="23"/>
          </w:rPr>
          <w:t xml:space="preserve"> </w:t>
        </w:r>
        <w:r>
          <w:rPr>
            <w:rStyle w:val="str"/>
            <w:color w:val="008800"/>
            <w:sz w:val="23"/>
            <w:szCs w:val="23"/>
          </w:rPr>
          <w:t>"email"</w:t>
        </w:r>
        <w:r>
          <w:rPr>
            <w:rStyle w:val="pun"/>
            <w:color w:val="666600"/>
            <w:sz w:val="23"/>
            <w:szCs w:val="23"/>
          </w:rPr>
          <w:t>,</w:t>
        </w:r>
        <w:r>
          <w:rPr>
            <w:rStyle w:val="pln"/>
            <w:color w:val="000000"/>
            <w:sz w:val="23"/>
            <w:szCs w:val="23"/>
          </w:rPr>
          <w:t xml:space="preserve"> </w:t>
        </w:r>
        <w:r>
          <w:rPr>
            <w:rStyle w:val="str"/>
            <w:color w:val="008800"/>
            <w:sz w:val="23"/>
            <w:szCs w:val="23"/>
          </w:rPr>
          <w:t>"password1"</w:t>
        </w:r>
        <w:r>
          <w:rPr>
            <w:rStyle w:val="pun"/>
            <w:color w:val="666600"/>
            <w:sz w:val="23"/>
            <w:szCs w:val="23"/>
          </w:rPr>
          <w:t>,</w:t>
        </w:r>
        <w:r>
          <w:rPr>
            <w:rStyle w:val="pln"/>
            <w:color w:val="000000"/>
            <w:sz w:val="23"/>
            <w:szCs w:val="23"/>
          </w:rPr>
          <w:t xml:space="preserve"> </w:t>
        </w:r>
        <w:r>
          <w:rPr>
            <w:rStyle w:val="str"/>
            <w:color w:val="008800"/>
            <w:sz w:val="23"/>
            <w:szCs w:val="23"/>
          </w:rPr>
          <w:t>"password2"</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95"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96" w:author="Unknown"/>
          <w:rStyle w:val="pln"/>
          <w:color w:val="000000"/>
          <w:sz w:val="23"/>
          <w:szCs w:val="23"/>
        </w:rPr>
      </w:pPr>
      <w:ins w:id="1797" w:author="Unknown">
        <w:r>
          <w:rPr>
            <w:rStyle w:val="pln"/>
            <w:color w:val="000000"/>
            <w:sz w:val="23"/>
            <w:szCs w:val="23"/>
          </w:rPr>
          <w:t xml:space="preserve">    </w:t>
        </w:r>
        <w:proofErr w:type="gramStart"/>
        <w:r>
          <w:rPr>
            <w:rStyle w:val="kwd"/>
            <w:color w:val="000088"/>
            <w:sz w:val="23"/>
            <w:szCs w:val="23"/>
          </w:rPr>
          <w:t>def</w:t>
        </w:r>
        <w:proofErr w:type="gramEnd"/>
        <w:r>
          <w:rPr>
            <w:rStyle w:val="pln"/>
            <w:color w:val="000000"/>
            <w:sz w:val="23"/>
            <w:szCs w:val="23"/>
          </w:rPr>
          <w:t xml:space="preserve"> save</w:t>
        </w:r>
        <w:r>
          <w:rPr>
            <w:rStyle w:val="pun"/>
            <w:color w:val="666600"/>
            <w:sz w:val="23"/>
            <w:szCs w:val="23"/>
          </w:rPr>
          <w:t>(</w:t>
        </w:r>
        <w:r>
          <w:rPr>
            <w:rStyle w:val="pln"/>
            <w:color w:val="000000"/>
            <w:sz w:val="23"/>
            <w:szCs w:val="23"/>
          </w:rPr>
          <w:t>self</w:t>
        </w:r>
        <w:r>
          <w:rPr>
            <w:rStyle w:val="pun"/>
            <w:color w:val="666600"/>
            <w:sz w:val="23"/>
            <w:szCs w:val="23"/>
          </w:rPr>
          <w:t>,</w:t>
        </w:r>
        <w:r>
          <w:rPr>
            <w:rStyle w:val="pln"/>
            <w:color w:val="000000"/>
            <w:sz w:val="23"/>
            <w:szCs w:val="23"/>
          </w:rPr>
          <w:t xml:space="preserve"> commit</w:t>
        </w:r>
        <w:r>
          <w:rPr>
            <w:rStyle w:val="pun"/>
            <w:color w:val="666600"/>
            <w:sz w:val="23"/>
            <w:szCs w:val="23"/>
          </w:rPr>
          <w:t>=</w:t>
        </w:r>
        <w:r>
          <w:rPr>
            <w:rStyle w:val="kwd"/>
            <w:color w:val="000088"/>
            <w:sz w:val="23"/>
            <w:szCs w:val="23"/>
          </w:rPr>
          <w:t>True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798" w:author="Unknown"/>
          <w:rStyle w:val="pln"/>
          <w:color w:val="000000"/>
          <w:sz w:val="23"/>
          <w:szCs w:val="23"/>
        </w:rPr>
      </w:pPr>
      <w:ins w:id="1799" w:author="Unknown">
        <w:r>
          <w:rPr>
            <w:rStyle w:val="pln"/>
            <w:color w:val="000000"/>
            <w:sz w:val="23"/>
            <w:szCs w:val="23"/>
          </w:rPr>
          <w:t xml:space="preserve">        </w:t>
        </w:r>
        <w:proofErr w:type="gramStart"/>
        <w:r>
          <w:rPr>
            <w:rStyle w:val="pln"/>
            <w:color w:val="000000"/>
            <w:sz w:val="23"/>
            <w:szCs w:val="23"/>
          </w:rPr>
          <w:t>user</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super</w:t>
        </w:r>
        <w:r>
          <w:rPr>
            <w:rStyle w:val="pun"/>
            <w:color w:val="666600"/>
            <w:sz w:val="23"/>
            <w:szCs w:val="23"/>
          </w:rPr>
          <w:t>(</w:t>
        </w:r>
        <w:r>
          <w:rPr>
            <w:rStyle w:val="typ"/>
            <w:color w:val="660066"/>
            <w:sz w:val="23"/>
            <w:szCs w:val="23"/>
          </w:rPr>
          <w:t>NewUserForm</w:t>
        </w:r>
        <w:r>
          <w:rPr>
            <w:rStyle w:val="pun"/>
            <w:color w:val="666600"/>
            <w:sz w:val="23"/>
            <w:szCs w:val="23"/>
          </w:rPr>
          <w:t>,</w:t>
        </w:r>
        <w:r>
          <w:rPr>
            <w:rStyle w:val="pln"/>
            <w:color w:val="000000"/>
            <w:sz w:val="23"/>
            <w:szCs w:val="23"/>
          </w:rPr>
          <w:t xml:space="preserve"> self</w:t>
        </w:r>
        <w:r>
          <w:rPr>
            <w:rStyle w:val="pun"/>
            <w:color w:val="666600"/>
            <w:sz w:val="23"/>
            <w:szCs w:val="23"/>
          </w:rPr>
          <w:t>).</w:t>
        </w:r>
        <w:r>
          <w:rPr>
            <w:rStyle w:val="pln"/>
            <w:color w:val="000000"/>
            <w:sz w:val="23"/>
            <w:szCs w:val="23"/>
          </w:rPr>
          <w:t>save</w:t>
        </w:r>
        <w:r>
          <w:rPr>
            <w:rStyle w:val="pun"/>
            <w:color w:val="666600"/>
            <w:sz w:val="23"/>
            <w:szCs w:val="23"/>
          </w:rPr>
          <w:t>(</w:t>
        </w:r>
        <w:r>
          <w:rPr>
            <w:rStyle w:val="pln"/>
            <w:color w:val="000000"/>
            <w:sz w:val="23"/>
            <w:szCs w:val="23"/>
          </w:rPr>
          <w:t>commit</w:t>
        </w:r>
        <w:r>
          <w:rPr>
            <w:rStyle w:val="pun"/>
            <w:color w:val="666600"/>
            <w:sz w:val="23"/>
            <w:szCs w:val="23"/>
          </w:rPr>
          <w:t>=</w:t>
        </w:r>
        <w:r>
          <w:rPr>
            <w:rStyle w:val="kwd"/>
            <w:color w:val="000088"/>
            <w:sz w:val="23"/>
            <w:szCs w:val="23"/>
          </w:rPr>
          <w:t>False</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00" w:author="Unknown"/>
          <w:rStyle w:val="pln"/>
          <w:color w:val="000000"/>
          <w:sz w:val="23"/>
          <w:szCs w:val="23"/>
        </w:rPr>
      </w:pPr>
      <w:ins w:id="1801" w:author="Unknown">
        <w:r>
          <w:rPr>
            <w:rStyle w:val="pln"/>
            <w:color w:val="000000"/>
            <w:sz w:val="23"/>
            <w:szCs w:val="23"/>
          </w:rPr>
          <w:t xml:space="preserve">        user</w:t>
        </w:r>
        <w:r>
          <w:rPr>
            <w:rStyle w:val="pun"/>
            <w:color w:val="666600"/>
            <w:sz w:val="23"/>
            <w:szCs w:val="23"/>
          </w:rPr>
          <w:t>.</w:t>
        </w:r>
        <w:r>
          <w:rPr>
            <w:rStyle w:val="pln"/>
            <w:color w:val="000000"/>
            <w:sz w:val="23"/>
            <w:szCs w:val="23"/>
          </w:rPr>
          <w:t xml:space="preserve">email </w:t>
        </w:r>
        <w:r>
          <w:rPr>
            <w:rStyle w:val="pun"/>
            <w:color w:val="666600"/>
            <w:sz w:val="23"/>
            <w:szCs w:val="23"/>
          </w:rPr>
          <w:t>=</w:t>
        </w:r>
        <w:r>
          <w:rPr>
            <w:rStyle w:val="pln"/>
            <w:color w:val="000000"/>
            <w:sz w:val="23"/>
            <w:szCs w:val="23"/>
          </w:rPr>
          <w:t xml:space="preserve"> self</w:t>
        </w:r>
        <w:r>
          <w:rPr>
            <w:rStyle w:val="pun"/>
            <w:color w:val="666600"/>
            <w:sz w:val="23"/>
            <w:szCs w:val="23"/>
          </w:rPr>
          <w:t>.</w:t>
        </w:r>
        <w:r>
          <w:rPr>
            <w:rStyle w:val="pln"/>
            <w:color w:val="000000"/>
            <w:sz w:val="23"/>
            <w:szCs w:val="23"/>
          </w:rPr>
          <w:t>cleaned_</w:t>
        </w:r>
        <w:proofErr w:type="gramStart"/>
        <w:r>
          <w:rPr>
            <w:rStyle w:val="pln"/>
            <w:color w:val="000000"/>
            <w:sz w:val="23"/>
            <w:szCs w:val="23"/>
          </w:rPr>
          <w:t>data</w:t>
        </w:r>
        <w:r>
          <w:rPr>
            <w:rStyle w:val="pun"/>
            <w:color w:val="666600"/>
            <w:sz w:val="23"/>
            <w:szCs w:val="23"/>
          </w:rPr>
          <w:t>[</w:t>
        </w:r>
        <w:proofErr w:type="gramEnd"/>
        <w:r>
          <w:rPr>
            <w:rStyle w:val="str"/>
            <w:color w:val="008800"/>
            <w:sz w:val="23"/>
            <w:szCs w:val="23"/>
          </w:rPr>
          <w:t>"email"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02" w:author="Unknown"/>
          <w:rStyle w:val="pln"/>
          <w:color w:val="000000"/>
          <w:sz w:val="23"/>
          <w:szCs w:val="23"/>
        </w:rPr>
      </w:pPr>
      <w:ins w:id="1803" w:author="Unknown">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commit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04" w:author="Unknown"/>
          <w:rStyle w:val="pln"/>
          <w:color w:val="000000"/>
          <w:sz w:val="23"/>
          <w:szCs w:val="23"/>
        </w:rPr>
      </w:pPr>
      <w:ins w:id="1805" w:author="Unknown">
        <w:r>
          <w:rPr>
            <w:rStyle w:val="pln"/>
            <w:color w:val="000000"/>
            <w:sz w:val="23"/>
            <w:szCs w:val="23"/>
          </w:rPr>
          <w:t xml:space="preserve">            </w:t>
        </w:r>
        <w:proofErr w:type="gramStart"/>
        <w:r>
          <w:rPr>
            <w:rStyle w:val="pln"/>
            <w:color w:val="000000"/>
            <w:sz w:val="23"/>
            <w:szCs w:val="23"/>
          </w:rPr>
          <w:t>user</w:t>
        </w:r>
        <w:r>
          <w:rPr>
            <w:rStyle w:val="pun"/>
            <w:color w:val="666600"/>
            <w:sz w:val="23"/>
            <w:szCs w:val="23"/>
          </w:rPr>
          <w:t>.</w:t>
        </w:r>
        <w:r>
          <w:rPr>
            <w:rStyle w:val="pln"/>
            <w:color w:val="000000"/>
            <w:sz w:val="23"/>
            <w:szCs w:val="23"/>
          </w:rPr>
          <w:t>save</w:t>
        </w:r>
        <w:r>
          <w:rPr>
            <w:rStyle w:val="pun"/>
            <w:color w:val="666600"/>
            <w:sz w:val="23"/>
            <w:szCs w:val="23"/>
          </w:rPr>
          <w:t>()</w:t>
        </w:r>
        <w:proofErr w:type="gramEnd"/>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06" w:author="Unknown"/>
          <w:sz w:val="23"/>
          <w:szCs w:val="23"/>
        </w:rPr>
      </w:pPr>
      <w:ins w:id="1807"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user</w:t>
        </w:r>
      </w:ins>
    </w:p>
    <w:p w:rsidR="00DD16FF" w:rsidRDefault="00DD16FF" w:rsidP="00DD16FF">
      <w:pPr>
        <w:pStyle w:val="NormalWeb"/>
        <w:rPr>
          <w:ins w:id="1808" w:author="Unknown"/>
          <w:rFonts w:ascii="Roboto" w:hAnsi="Roboto"/>
          <w:sz w:val="23"/>
          <w:szCs w:val="23"/>
        </w:rPr>
      </w:pPr>
      <w:ins w:id="1809" w:author="Unknown">
        <w:r>
          <w:rPr>
            <w:rFonts w:ascii="Roboto" w:hAnsi="Roboto"/>
            <w:sz w:val="23"/>
            <w:szCs w:val="23"/>
          </w:rPr>
          <w:t>Then, inside of our </w:t>
        </w:r>
        <w:r>
          <w:rPr>
            <w:rStyle w:val="HTMLCode"/>
            <w:sz w:val="23"/>
            <w:szCs w:val="23"/>
          </w:rPr>
          <w:t>views.py</w:t>
        </w:r>
        <w:r>
          <w:rPr>
            <w:rFonts w:ascii="Roboto" w:hAnsi="Roboto"/>
            <w:sz w:val="23"/>
            <w:szCs w:val="23"/>
          </w:rPr>
          <w:t>, we instead need to import our </w:t>
        </w:r>
        <w:r>
          <w:rPr>
            <w:rStyle w:val="HTMLCode"/>
            <w:sz w:val="23"/>
            <w:szCs w:val="23"/>
          </w:rPr>
          <w:t>NewUserForm</w:t>
        </w:r>
      </w:ins>
    </w:p>
    <w:p w:rsidR="00DD16FF" w:rsidRDefault="00DD16FF" w:rsidP="00DD16FF">
      <w:pPr>
        <w:rPr>
          <w:ins w:id="1810" w:author="Unknown"/>
          <w:rFonts w:ascii="Times New Roman" w:hAnsi="Times New Roman"/>
          <w:sz w:val="24"/>
          <w:szCs w:val="24"/>
        </w:rPr>
      </w:pPr>
      <w:ins w:id="1811" w:author="Unknown">
        <w:r>
          <w:rPr>
            <w:rStyle w:val="HTMLCode"/>
            <w:rFonts w:eastAsiaTheme="minorHAnsi"/>
            <w:sz w:val="23"/>
            <w:szCs w:val="23"/>
          </w:rPr>
          <w:t>views.py</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12" w:author="Unknown"/>
          <w:sz w:val="23"/>
          <w:szCs w:val="23"/>
        </w:rPr>
      </w:pPr>
      <w:proofErr w:type="gramStart"/>
      <w:ins w:id="1813" w:author="Unknown">
        <w:r>
          <w:rPr>
            <w:rStyle w:val="kwd"/>
            <w:color w:val="000088"/>
            <w:sz w:val="23"/>
            <w:szCs w:val="23"/>
          </w:rPr>
          <w:t>from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forms </w:t>
        </w:r>
        <w:r>
          <w:rPr>
            <w:rStyle w:val="kwd"/>
            <w:color w:val="000088"/>
            <w:sz w:val="23"/>
            <w:szCs w:val="23"/>
          </w:rPr>
          <w:t>import</w:t>
        </w:r>
        <w:r>
          <w:rPr>
            <w:rStyle w:val="pln"/>
            <w:color w:val="000000"/>
            <w:sz w:val="23"/>
            <w:szCs w:val="23"/>
          </w:rPr>
          <w:t xml:space="preserve"> </w:t>
        </w:r>
        <w:r>
          <w:rPr>
            <w:rStyle w:val="typ"/>
            <w:color w:val="660066"/>
            <w:sz w:val="23"/>
            <w:szCs w:val="23"/>
          </w:rPr>
          <w:t>NewUserForm</w:t>
        </w:r>
      </w:ins>
    </w:p>
    <w:p w:rsidR="00DD16FF" w:rsidRDefault="00DD16FF" w:rsidP="00DD16FF">
      <w:pPr>
        <w:pStyle w:val="NormalWeb"/>
        <w:rPr>
          <w:ins w:id="1814" w:author="Unknown"/>
          <w:rFonts w:ascii="Roboto" w:hAnsi="Roboto"/>
          <w:sz w:val="23"/>
          <w:szCs w:val="23"/>
        </w:rPr>
      </w:pPr>
      <w:ins w:id="1815" w:author="Unknown">
        <w:r>
          <w:rPr>
            <w:rFonts w:ascii="Roboto" w:hAnsi="Roboto"/>
            <w:sz w:val="23"/>
            <w:szCs w:val="23"/>
          </w:rPr>
          <w:t>Then replace the two instances of </w:t>
        </w:r>
        <w:r>
          <w:rPr>
            <w:rStyle w:val="HTMLCode"/>
            <w:sz w:val="23"/>
            <w:szCs w:val="23"/>
          </w:rPr>
          <w:t>UserCreationForm</w:t>
        </w:r>
        <w:r>
          <w:rPr>
            <w:rFonts w:ascii="Roboto" w:hAnsi="Roboto"/>
            <w:sz w:val="23"/>
            <w:szCs w:val="23"/>
          </w:rPr>
          <w:t> with </w:t>
        </w:r>
        <w:r>
          <w:rPr>
            <w:rStyle w:val="HTMLCode"/>
            <w:sz w:val="23"/>
            <w:szCs w:val="23"/>
          </w:rPr>
          <w:t>NewUserForm</w:t>
        </w:r>
        <w:r>
          <w:rPr>
            <w:rFonts w:ascii="Roboto" w:hAnsi="Roboto"/>
            <w:sz w:val="23"/>
            <w:szCs w:val="23"/>
          </w:rPr>
          <w:t> in the </w:t>
        </w:r>
        <w:r>
          <w:rPr>
            <w:rStyle w:val="HTMLCode"/>
            <w:sz w:val="23"/>
            <w:szCs w:val="23"/>
          </w:rPr>
          <w:t>register</w:t>
        </w:r>
        <w:r>
          <w:rPr>
            <w:rFonts w:ascii="Roboto" w:hAnsi="Roboto"/>
            <w:sz w:val="23"/>
            <w:szCs w:val="23"/>
          </w:rPr>
          <w:t> function. Now make sure you're logged out and register a new user. This time, there will be a password field.</w:t>
        </w:r>
      </w:ins>
    </w:p>
    <w:p w:rsidR="00DD16FF" w:rsidRDefault="00DD16FF" w:rsidP="00DD16FF">
      <w:pPr>
        <w:pStyle w:val="NormalWeb"/>
        <w:rPr>
          <w:ins w:id="1816" w:author="Unknown"/>
          <w:rFonts w:ascii="Roboto" w:hAnsi="Roboto"/>
          <w:sz w:val="23"/>
          <w:szCs w:val="23"/>
        </w:rPr>
      </w:pPr>
      <w:ins w:id="1817" w:author="Unknown">
        <w:r>
          <w:rPr>
            <w:rFonts w:ascii="Roboto" w:hAnsi="Roboto"/>
            <w:sz w:val="23"/>
            <w:szCs w:val="23"/>
          </w:rPr>
          <w:t>We didn't need to update any models because we're using the Django User model, which already had an email field.</w:t>
        </w:r>
      </w:ins>
    </w:p>
    <w:p w:rsidR="00DD16FF" w:rsidRDefault="00DD16FF" w:rsidP="00DD16FF">
      <w:pPr>
        <w:pStyle w:val="NormalWeb"/>
        <w:rPr>
          <w:ins w:id="1818" w:author="Unknown"/>
          <w:rFonts w:ascii="Roboto" w:hAnsi="Roboto"/>
          <w:sz w:val="23"/>
          <w:szCs w:val="23"/>
        </w:rPr>
      </w:pPr>
      <w:ins w:id="1819" w:author="Unknown">
        <w:r>
          <w:rPr>
            <w:rFonts w:ascii="Roboto" w:hAnsi="Roboto"/>
            <w:sz w:val="23"/>
            <w:szCs w:val="23"/>
          </w:rPr>
          <w:t>Next, if we were to actually add full-length tutorials, we'd be in some trouble, because our home page would be quickly filled up. We'll be talking about how to handle for this by using foreign keys to point to tutorial series and categories.</w:t>
        </w:r>
      </w:ins>
    </w:p>
    <w:p w:rsidR="00DD16FF" w:rsidRDefault="00DD16FF"/>
    <w:p w:rsidR="00DD16FF" w:rsidRDefault="00DD16FF"/>
    <w:p w:rsidR="00DD16FF" w:rsidRDefault="00DD16FF" w:rsidP="00DD16FF">
      <w:pPr>
        <w:pStyle w:val="Heading2"/>
        <w:spacing w:line="881" w:lineRule="atLeast"/>
        <w:rPr>
          <w:rFonts w:ascii="Roboto" w:hAnsi="Roboto"/>
          <w:b w:val="0"/>
          <w:bCs w:val="0"/>
        </w:rPr>
      </w:pPr>
      <w:r>
        <w:rPr>
          <w:rFonts w:ascii="Roboto" w:hAnsi="Roboto"/>
          <w:b w:val="0"/>
          <w:bCs w:val="0"/>
        </w:rPr>
        <w:t>Foreign Keys with Models - Django Tutorial</w:t>
      </w:r>
    </w:p>
    <w:p w:rsidR="00DD16FF" w:rsidRDefault="00DD16FF" w:rsidP="00DD16FF">
      <w:pPr>
        <w:rPr>
          <w:rFonts w:ascii="Times New Roman" w:hAnsi="Times New Roman"/>
        </w:rPr>
      </w:pPr>
    </w:p>
    <w:p w:rsidR="00DD16FF" w:rsidRDefault="00DD16FF" w:rsidP="00DD16FF">
      <w:r>
        <w:rPr>
          <w:rFonts w:ascii="Roboto" w:hAnsi="Roboto"/>
          <w:sz w:val="23"/>
          <w:szCs w:val="23"/>
        </w:rPr>
        <w:lastRenderedPageBreak/>
        <w:br/>
      </w:r>
      <w:r>
        <w:rPr>
          <w:rFonts w:ascii="Roboto" w:hAnsi="Roboto"/>
          <w:sz w:val="23"/>
          <w:szCs w:val="23"/>
        </w:rPr>
        <w:br/>
      </w:r>
    </w:p>
    <w:p w:rsidR="00DD16FF" w:rsidRDefault="00DD16FF" w:rsidP="00DD16FF">
      <w:pPr>
        <w:pStyle w:val="NormalWeb"/>
        <w:rPr>
          <w:rFonts w:ascii="Roboto" w:hAnsi="Roboto"/>
          <w:sz w:val="23"/>
          <w:szCs w:val="23"/>
        </w:rPr>
      </w:pPr>
      <w:r>
        <w:rPr>
          <w:rFonts w:ascii="Roboto" w:hAnsi="Roboto"/>
          <w:sz w:val="23"/>
          <w:szCs w:val="23"/>
        </w:rPr>
        <w:t>Welcome to part 9 of the web development with Python and Django tutorial series. In this tutorial, we're going to work on the organization of tutorials through the use of </w:t>
      </w:r>
      <w:r>
        <w:rPr>
          <w:rStyle w:val="HTMLCode"/>
          <w:sz w:val="23"/>
          <w:szCs w:val="23"/>
        </w:rPr>
        <w:t>foreign keys</w:t>
      </w:r>
      <w:r>
        <w:rPr>
          <w:rFonts w:ascii="Roboto" w:hAnsi="Roboto"/>
          <w:sz w:val="23"/>
          <w:szCs w:val="23"/>
        </w:rPr>
        <w:t> which will allow us to tie certain elements in a database table to another database table's data.</w:t>
      </w:r>
    </w:p>
    <w:p w:rsidR="00DD16FF" w:rsidRDefault="00DD16FF" w:rsidP="00DD16FF">
      <w:pPr>
        <w:pStyle w:val="NormalWeb"/>
        <w:rPr>
          <w:rFonts w:ascii="Roboto" w:hAnsi="Roboto"/>
          <w:sz w:val="23"/>
          <w:szCs w:val="23"/>
        </w:rPr>
      </w:pPr>
      <w:r>
        <w:rPr>
          <w:rFonts w:ascii="Roboto" w:hAnsi="Roboto"/>
          <w:sz w:val="23"/>
          <w:szCs w:val="23"/>
        </w:rPr>
        <w:t>Consider our current problem. We have some tutorials, but they're very short. Once we start adding the full length of tutorials, our home page will be nearly impossible to navigate. So then maybe we just show cards with the tutorial's title? The problem here is we still have over a thousand tutorials. Way too much!</w:t>
      </w:r>
    </w:p>
    <w:p w:rsidR="00DD16FF" w:rsidRDefault="00DD16FF" w:rsidP="00DD16FF">
      <w:pPr>
        <w:pStyle w:val="NormalWeb"/>
        <w:rPr>
          <w:ins w:id="1820" w:author="Unknown"/>
          <w:rFonts w:ascii="Roboto" w:hAnsi="Roboto"/>
          <w:sz w:val="23"/>
          <w:szCs w:val="23"/>
        </w:rPr>
      </w:pPr>
      <w:ins w:id="1821" w:author="Unknown">
        <w:r>
          <w:rPr>
            <w:rFonts w:ascii="Roboto" w:hAnsi="Roboto"/>
            <w:sz w:val="23"/>
            <w:szCs w:val="23"/>
          </w:rPr>
          <w:t xml:space="preserve">... </w:t>
        </w:r>
        <w:proofErr w:type="gramStart"/>
        <w:r>
          <w:rPr>
            <w:rFonts w:ascii="Roboto" w:hAnsi="Roboto"/>
            <w:sz w:val="23"/>
            <w:szCs w:val="23"/>
          </w:rPr>
          <w:t>ok</w:t>
        </w:r>
        <w:proofErr w:type="gramEnd"/>
        <w:r>
          <w:rPr>
            <w:rFonts w:ascii="Roboto" w:hAnsi="Roboto"/>
            <w:sz w:val="23"/>
            <w:szCs w:val="23"/>
          </w:rPr>
          <w:t xml:space="preserve"> ok, why don't we order by series? Well, we still have over 50 series, which is still a lot of clutter.</w:t>
        </w:r>
      </w:ins>
    </w:p>
    <w:p w:rsidR="00DD16FF" w:rsidRDefault="00DD16FF" w:rsidP="00DD16FF">
      <w:pPr>
        <w:pStyle w:val="NormalWeb"/>
        <w:rPr>
          <w:ins w:id="1822" w:author="Unknown"/>
          <w:rFonts w:ascii="Roboto" w:hAnsi="Roboto"/>
          <w:sz w:val="23"/>
          <w:szCs w:val="23"/>
        </w:rPr>
      </w:pPr>
      <w:ins w:id="1823" w:author="Unknown">
        <w:r>
          <w:rPr>
            <w:rFonts w:ascii="Roboto" w:hAnsi="Roboto"/>
            <w:sz w:val="23"/>
            <w:szCs w:val="23"/>
          </w:rPr>
          <w:t xml:space="preserve">So, we organize tutorials by </w:t>
        </w:r>
        <w:proofErr w:type="gramStart"/>
        <w:r>
          <w:rPr>
            <w:rFonts w:ascii="Roboto" w:hAnsi="Roboto"/>
            <w:sz w:val="23"/>
            <w:szCs w:val="23"/>
          </w:rPr>
          <w:t>series,</w:t>
        </w:r>
        <w:proofErr w:type="gramEnd"/>
        <w:r>
          <w:rPr>
            <w:rFonts w:ascii="Roboto" w:hAnsi="Roboto"/>
            <w:sz w:val="23"/>
            <w:szCs w:val="23"/>
          </w:rPr>
          <w:t xml:space="preserve"> and those series by category like "data analysis" or "fundamentals."</w:t>
        </w:r>
      </w:ins>
    </w:p>
    <w:p w:rsidR="00DD16FF" w:rsidRDefault="00DD16FF" w:rsidP="00DD16FF">
      <w:pPr>
        <w:pStyle w:val="NormalWeb"/>
        <w:rPr>
          <w:ins w:id="1824" w:author="Unknown"/>
          <w:rFonts w:ascii="Roboto" w:hAnsi="Roboto"/>
          <w:sz w:val="23"/>
          <w:szCs w:val="23"/>
        </w:rPr>
      </w:pPr>
      <w:ins w:id="1825" w:author="Unknown">
        <w:r>
          <w:rPr>
            <w:rFonts w:ascii="Roboto" w:hAnsi="Roboto"/>
            <w:sz w:val="23"/>
            <w:szCs w:val="23"/>
          </w:rPr>
          <w:t>Ideally though, however, we'd just want to pick the series for a tutorial, and not need to pick both the series AND category every time, plus this would take up unnecessary database space.</w:t>
        </w:r>
      </w:ins>
    </w:p>
    <w:p w:rsidR="00DD16FF" w:rsidRDefault="00DD16FF" w:rsidP="00DD16FF">
      <w:pPr>
        <w:pStyle w:val="NormalWeb"/>
        <w:rPr>
          <w:ins w:id="1826" w:author="Unknown"/>
          <w:rFonts w:ascii="Roboto" w:hAnsi="Roboto"/>
          <w:sz w:val="23"/>
          <w:szCs w:val="23"/>
        </w:rPr>
      </w:pPr>
      <w:ins w:id="1827" w:author="Unknown">
        <w:r>
          <w:rPr>
            <w:rFonts w:ascii="Roboto" w:hAnsi="Roboto"/>
            <w:sz w:val="23"/>
            <w:szCs w:val="23"/>
          </w:rPr>
          <w:t>Thus, what we instead do is create 2 new models: series and category. Then, tutorials will have a foreign key that point to the series they belong to, and series will point to a specific category, and this is how we have relationships between tables. Let's see how this works.</w:t>
        </w:r>
      </w:ins>
    </w:p>
    <w:p w:rsidR="00DD16FF" w:rsidRDefault="00DD16FF" w:rsidP="00DD16FF">
      <w:pPr>
        <w:pStyle w:val="NormalWeb"/>
        <w:rPr>
          <w:ins w:id="1828" w:author="Unknown"/>
          <w:rFonts w:ascii="Roboto" w:hAnsi="Roboto"/>
          <w:sz w:val="23"/>
          <w:szCs w:val="23"/>
        </w:rPr>
      </w:pPr>
      <w:ins w:id="1829" w:author="Unknown">
        <w:r>
          <w:rPr>
            <w:rFonts w:ascii="Roboto" w:hAnsi="Roboto"/>
            <w:sz w:val="23"/>
            <w:szCs w:val="23"/>
          </w:rPr>
          <w:t>To begin, let's start by creating the </w:t>
        </w:r>
        <w:r>
          <w:rPr>
            <w:rStyle w:val="HTMLCode"/>
            <w:sz w:val="23"/>
            <w:szCs w:val="23"/>
          </w:rPr>
          <w:t>TutorialCategory</w:t>
        </w:r>
        <w:r>
          <w:rPr>
            <w:rFonts w:ascii="Roboto" w:hAnsi="Roboto"/>
            <w:sz w:val="23"/>
            <w:szCs w:val="23"/>
          </w:rPr>
          <w:t> model.</w:t>
        </w:r>
      </w:ins>
    </w:p>
    <w:p w:rsidR="00DD16FF" w:rsidRDefault="00DD16FF" w:rsidP="00DD16FF">
      <w:pPr>
        <w:rPr>
          <w:ins w:id="1830" w:author="Unknown"/>
          <w:rFonts w:ascii="Times New Roman" w:hAnsi="Times New Roman"/>
          <w:sz w:val="24"/>
          <w:szCs w:val="24"/>
        </w:rPr>
      </w:pPr>
      <w:ins w:id="1831" w:author="Unknown">
        <w:r>
          <w:rPr>
            <w:rStyle w:val="HTMLCode"/>
            <w:rFonts w:eastAsiaTheme="minorHAnsi"/>
            <w:sz w:val="23"/>
            <w:szCs w:val="23"/>
          </w:rPr>
          <w:t>mysite/main/models.py</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32" w:author="Unknown"/>
          <w:rStyle w:val="pln"/>
          <w:color w:val="000000"/>
          <w:sz w:val="23"/>
          <w:szCs w:val="23"/>
        </w:rPr>
      </w:pPr>
      <w:proofErr w:type="gramStart"/>
      <w:ins w:id="1833" w:author="Unknown">
        <w:r>
          <w:rPr>
            <w:rStyle w:val="kwd"/>
            <w:color w:val="000088"/>
            <w:sz w:val="23"/>
            <w:szCs w:val="23"/>
          </w:rPr>
          <w:t>class</w:t>
        </w:r>
        <w:proofErr w:type="gramEnd"/>
        <w:r>
          <w:rPr>
            <w:rStyle w:val="pln"/>
            <w:color w:val="000000"/>
            <w:sz w:val="23"/>
            <w:szCs w:val="23"/>
          </w:rPr>
          <w:t xml:space="preserve"> </w:t>
        </w:r>
        <w:r>
          <w:rPr>
            <w:rStyle w:val="typ"/>
            <w:color w:val="660066"/>
            <w:sz w:val="23"/>
            <w:szCs w:val="23"/>
          </w:rPr>
          <w:t>TutorialCategory</w:t>
        </w:r>
        <w:r>
          <w:rPr>
            <w:rStyle w:val="pun"/>
            <w:color w:val="666600"/>
            <w:sz w:val="23"/>
            <w:szCs w:val="23"/>
          </w:rPr>
          <w:t>(</w:t>
        </w:r>
        <w:r>
          <w:rPr>
            <w:rStyle w:val="pln"/>
            <w:color w:val="000000"/>
            <w:sz w:val="23"/>
            <w:szCs w:val="23"/>
          </w:rPr>
          <w:t>models</w:t>
        </w:r>
        <w:r>
          <w:rPr>
            <w:rStyle w:val="pun"/>
            <w:color w:val="666600"/>
            <w:sz w:val="23"/>
            <w:szCs w:val="23"/>
          </w:rPr>
          <w:t>.</w:t>
        </w:r>
        <w:r>
          <w:rPr>
            <w:rStyle w:val="typ"/>
            <w:color w:val="660066"/>
            <w:sz w:val="23"/>
            <w:szCs w:val="23"/>
          </w:rPr>
          <w:t>Model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34"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35" w:author="Unknown"/>
          <w:rStyle w:val="pln"/>
          <w:color w:val="000000"/>
          <w:sz w:val="23"/>
          <w:szCs w:val="23"/>
        </w:rPr>
      </w:pPr>
      <w:ins w:id="1836" w:author="Unknown">
        <w:r>
          <w:rPr>
            <w:rStyle w:val="pln"/>
            <w:color w:val="000000"/>
            <w:sz w:val="23"/>
            <w:szCs w:val="23"/>
          </w:rPr>
          <w:t xml:space="preserve">    tutorial_category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CharField</w:t>
        </w:r>
        <w:r>
          <w:rPr>
            <w:rStyle w:val="pun"/>
            <w:color w:val="666600"/>
            <w:sz w:val="23"/>
            <w:szCs w:val="23"/>
          </w:rPr>
          <w:t>(</w:t>
        </w:r>
        <w:proofErr w:type="gramEnd"/>
        <w:r>
          <w:rPr>
            <w:rStyle w:val="pln"/>
            <w:color w:val="000000"/>
            <w:sz w:val="23"/>
            <w:szCs w:val="23"/>
          </w:rPr>
          <w:t>max_length</w:t>
        </w:r>
        <w:r>
          <w:rPr>
            <w:rStyle w:val="pun"/>
            <w:color w:val="666600"/>
            <w:sz w:val="23"/>
            <w:szCs w:val="23"/>
          </w:rPr>
          <w:t>=</w:t>
        </w:r>
        <w:r>
          <w:rPr>
            <w:rStyle w:val="lit"/>
            <w:color w:val="006666"/>
            <w:sz w:val="23"/>
            <w:szCs w:val="23"/>
          </w:rPr>
          <w:t>200</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37" w:author="Unknown"/>
          <w:rStyle w:val="pln"/>
          <w:color w:val="000000"/>
          <w:sz w:val="23"/>
          <w:szCs w:val="23"/>
        </w:rPr>
      </w:pPr>
      <w:ins w:id="1838" w:author="Unknown">
        <w:r>
          <w:rPr>
            <w:rStyle w:val="pln"/>
            <w:color w:val="000000"/>
            <w:sz w:val="23"/>
            <w:szCs w:val="23"/>
          </w:rPr>
          <w:t xml:space="preserve">    category_summary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CharField</w:t>
        </w:r>
        <w:r>
          <w:rPr>
            <w:rStyle w:val="pun"/>
            <w:color w:val="666600"/>
            <w:sz w:val="23"/>
            <w:szCs w:val="23"/>
          </w:rPr>
          <w:t>(</w:t>
        </w:r>
        <w:proofErr w:type="gramEnd"/>
        <w:r>
          <w:rPr>
            <w:rStyle w:val="pln"/>
            <w:color w:val="000000"/>
            <w:sz w:val="23"/>
            <w:szCs w:val="23"/>
          </w:rPr>
          <w:t>max_length</w:t>
        </w:r>
        <w:r>
          <w:rPr>
            <w:rStyle w:val="pun"/>
            <w:color w:val="666600"/>
            <w:sz w:val="23"/>
            <w:szCs w:val="23"/>
          </w:rPr>
          <w:t>=</w:t>
        </w:r>
        <w:r>
          <w:rPr>
            <w:rStyle w:val="lit"/>
            <w:color w:val="006666"/>
            <w:sz w:val="23"/>
            <w:szCs w:val="23"/>
          </w:rPr>
          <w:t>200</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39" w:author="Unknown"/>
          <w:rStyle w:val="pln"/>
          <w:color w:val="000000"/>
          <w:sz w:val="23"/>
          <w:szCs w:val="23"/>
        </w:rPr>
      </w:pPr>
      <w:ins w:id="1840" w:author="Unknown">
        <w:r>
          <w:rPr>
            <w:rStyle w:val="pln"/>
            <w:color w:val="000000"/>
            <w:sz w:val="23"/>
            <w:szCs w:val="23"/>
          </w:rPr>
          <w:t xml:space="preserve">    category_slug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CharField</w:t>
        </w:r>
        <w:r>
          <w:rPr>
            <w:rStyle w:val="pun"/>
            <w:color w:val="666600"/>
            <w:sz w:val="23"/>
            <w:szCs w:val="23"/>
          </w:rPr>
          <w:t>(</w:t>
        </w:r>
        <w:proofErr w:type="gramEnd"/>
        <w:r>
          <w:rPr>
            <w:rStyle w:val="pln"/>
            <w:color w:val="000000"/>
            <w:sz w:val="23"/>
            <w:szCs w:val="23"/>
          </w:rPr>
          <w:t>max_length</w:t>
        </w:r>
        <w:r>
          <w:rPr>
            <w:rStyle w:val="pun"/>
            <w:color w:val="666600"/>
            <w:sz w:val="23"/>
            <w:szCs w:val="23"/>
          </w:rPr>
          <w:t>=</w:t>
        </w:r>
        <w:r>
          <w:rPr>
            <w:rStyle w:val="lit"/>
            <w:color w:val="006666"/>
            <w:sz w:val="23"/>
            <w:szCs w:val="23"/>
          </w:rPr>
          <w:t>200</w:t>
        </w:r>
        <w:r>
          <w:rPr>
            <w:rStyle w:val="pun"/>
            <w:color w:val="666600"/>
            <w:sz w:val="23"/>
            <w:szCs w:val="23"/>
          </w:rPr>
          <w:t>,</w:t>
        </w:r>
        <w:r>
          <w:rPr>
            <w:rStyle w:val="pln"/>
            <w:color w:val="000000"/>
            <w:sz w:val="23"/>
            <w:szCs w:val="23"/>
          </w:rPr>
          <w:t xml:space="preserve"> default</w:t>
        </w:r>
        <w:r>
          <w:rPr>
            <w:rStyle w:val="pun"/>
            <w:color w:val="666600"/>
            <w:sz w:val="23"/>
            <w:szCs w:val="23"/>
          </w:rPr>
          <w:t>=</w:t>
        </w:r>
        <w:r>
          <w:rPr>
            <w:rStyle w:val="lit"/>
            <w:color w:val="006666"/>
            <w:sz w:val="23"/>
            <w:szCs w:val="23"/>
          </w:rPr>
          <w:t>1</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41"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42" w:author="Unknown"/>
          <w:rStyle w:val="pln"/>
          <w:color w:val="000000"/>
          <w:sz w:val="23"/>
          <w:szCs w:val="23"/>
        </w:rPr>
      </w:pPr>
      <w:ins w:id="1843" w:author="Unknown">
        <w:r>
          <w:rPr>
            <w:rStyle w:val="pln"/>
            <w:color w:val="000000"/>
            <w:sz w:val="23"/>
            <w:szCs w:val="23"/>
          </w:rPr>
          <w:t xml:space="preserve">    </w:t>
        </w:r>
        <w:proofErr w:type="gramStart"/>
        <w:r>
          <w:rPr>
            <w:rStyle w:val="kwd"/>
            <w:color w:val="000088"/>
            <w:sz w:val="23"/>
            <w:szCs w:val="23"/>
          </w:rPr>
          <w:t>class</w:t>
        </w:r>
        <w:proofErr w:type="gramEnd"/>
        <w:r>
          <w:rPr>
            <w:rStyle w:val="pln"/>
            <w:color w:val="000000"/>
            <w:sz w:val="23"/>
            <w:szCs w:val="23"/>
          </w:rPr>
          <w:t xml:space="preserve"> </w:t>
        </w:r>
        <w:r>
          <w:rPr>
            <w:rStyle w:val="typ"/>
            <w:color w:val="660066"/>
            <w:sz w:val="23"/>
            <w:szCs w:val="23"/>
          </w:rPr>
          <w:t>Meta</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44" w:author="Unknown"/>
          <w:rStyle w:val="pln"/>
          <w:color w:val="000000"/>
          <w:sz w:val="23"/>
          <w:szCs w:val="23"/>
        </w:rPr>
      </w:pPr>
      <w:ins w:id="1845" w:author="Unknown">
        <w:r>
          <w:rPr>
            <w:rStyle w:val="pln"/>
            <w:color w:val="000000"/>
            <w:sz w:val="23"/>
            <w:szCs w:val="23"/>
          </w:rPr>
          <w:t xml:space="preserve">        </w:t>
        </w:r>
        <w:r>
          <w:rPr>
            <w:rStyle w:val="com"/>
            <w:color w:val="880000"/>
            <w:sz w:val="23"/>
            <w:szCs w:val="23"/>
          </w:rPr>
          <w:t xml:space="preserve"># </w:t>
        </w:r>
        <w:proofErr w:type="gramStart"/>
        <w:r>
          <w:rPr>
            <w:rStyle w:val="com"/>
            <w:color w:val="880000"/>
            <w:sz w:val="23"/>
            <w:szCs w:val="23"/>
          </w:rPr>
          <w:t>Gives</w:t>
        </w:r>
        <w:proofErr w:type="gramEnd"/>
        <w:r>
          <w:rPr>
            <w:rStyle w:val="com"/>
            <w:color w:val="880000"/>
            <w:sz w:val="23"/>
            <w:szCs w:val="23"/>
          </w:rPr>
          <w:t xml:space="preserve"> the proper plural name for admin</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46" w:author="Unknown"/>
          <w:rStyle w:val="pln"/>
          <w:color w:val="000000"/>
          <w:sz w:val="23"/>
          <w:szCs w:val="23"/>
        </w:rPr>
      </w:pPr>
      <w:ins w:id="1847" w:author="Unknown">
        <w:r>
          <w:rPr>
            <w:rStyle w:val="pln"/>
            <w:color w:val="000000"/>
            <w:sz w:val="23"/>
            <w:szCs w:val="23"/>
          </w:rPr>
          <w:t xml:space="preserve">        verbose_name_plural </w:t>
        </w:r>
        <w:r>
          <w:rPr>
            <w:rStyle w:val="pun"/>
            <w:color w:val="666600"/>
            <w:sz w:val="23"/>
            <w:szCs w:val="23"/>
          </w:rPr>
          <w:t>=</w:t>
        </w:r>
        <w:r>
          <w:rPr>
            <w:rStyle w:val="pln"/>
            <w:color w:val="000000"/>
            <w:sz w:val="23"/>
            <w:szCs w:val="23"/>
          </w:rPr>
          <w:t xml:space="preserve"> </w:t>
        </w:r>
        <w:r>
          <w:rPr>
            <w:rStyle w:val="str"/>
            <w:color w:val="008800"/>
            <w:sz w:val="23"/>
            <w:szCs w:val="23"/>
          </w:rPr>
          <w:t>"Categories"</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48"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49" w:author="Unknown"/>
          <w:rStyle w:val="pln"/>
          <w:color w:val="000000"/>
          <w:sz w:val="23"/>
          <w:szCs w:val="23"/>
        </w:rPr>
      </w:pPr>
      <w:ins w:id="1850" w:author="Unknown">
        <w:r>
          <w:rPr>
            <w:rStyle w:val="pln"/>
            <w:color w:val="000000"/>
            <w:sz w:val="23"/>
            <w:szCs w:val="23"/>
          </w:rPr>
          <w:t xml:space="preserve">    </w:t>
        </w:r>
        <w:proofErr w:type="gramStart"/>
        <w:r>
          <w:rPr>
            <w:rStyle w:val="kwd"/>
            <w:color w:val="000088"/>
            <w:sz w:val="23"/>
            <w:szCs w:val="23"/>
          </w:rPr>
          <w:t>def</w:t>
        </w:r>
        <w:proofErr w:type="gramEnd"/>
        <w:r>
          <w:rPr>
            <w:rStyle w:val="pln"/>
            <w:color w:val="000000"/>
            <w:sz w:val="23"/>
            <w:szCs w:val="23"/>
          </w:rPr>
          <w:t xml:space="preserve"> __str__</w:t>
        </w:r>
        <w:r>
          <w:rPr>
            <w:rStyle w:val="pun"/>
            <w:color w:val="666600"/>
            <w:sz w:val="23"/>
            <w:szCs w:val="23"/>
          </w:rPr>
          <w:t>(</w:t>
        </w:r>
        <w:r>
          <w:rPr>
            <w:rStyle w:val="pln"/>
            <w:color w:val="000000"/>
            <w:sz w:val="23"/>
            <w:szCs w:val="23"/>
          </w:rPr>
          <w:t>self</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51" w:author="Unknown"/>
          <w:sz w:val="23"/>
          <w:szCs w:val="23"/>
        </w:rPr>
      </w:pPr>
      <w:ins w:id="1852"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self</w:t>
        </w:r>
        <w:r>
          <w:rPr>
            <w:rStyle w:val="pun"/>
            <w:color w:val="666600"/>
            <w:sz w:val="23"/>
            <w:szCs w:val="23"/>
          </w:rPr>
          <w:t>.</w:t>
        </w:r>
        <w:r>
          <w:rPr>
            <w:rStyle w:val="pln"/>
            <w:color w:val="000000"/>
            <w:sz w:val="23"/>
            <w:szCs w:val="23"/>
          </w:rPr>
          <w:t>tutorial_category</w:t>
        </w:r>
      </w:ins>
    </w:p>
    <w:p w:rsidR="00DD16FF" w:rsidRDefault="00DD16FF" w:rsidP="00DD16FF">
      <w:pPr>
        <w:pStyle w:val="NormalWeb"/>
        <w:rPr>
          <w:ins w:id="1853" w:author="Unknown"/>
          <w:rFonts w:ascii="Roboto" w:hAnsi="Roboto"/>
          <w:sz w:val="23"/>
          <w:szCs w:val="23"/>
        </w:rPr>
      </w:pPr>
      <w:ins w:id="1854" w:author="Unknown">
        <w:r>
          <w:rPr>
            <w:rFonts w:ascii="Roboto" w:hAnsi="Roboto"/>
            <w:sz w:val="23"/>
            <w:szCs w:val="23"/>
          </w:rPr>
          <w:t>The </w:t>
        </w:r>
        <w:r>
          <w:rPr>
            <w:rStyle w:val="HTMLCode"/>
            <w:sz w:val="23"/>
            <w:szCs w:val="23"/>
          </w:rPr>
          <w:t>category_slug</w:t>
        </w:r>
        <w:r>
          <w:rPr>
            <w:rFonts w:ascii="Roboto" w:hAnsi="Roboto"/>
            <w:sz w:val="23"/>
            <w:szCs w:val="23"/>
          </w:rPr>
          <w:t xml:space="preserve"> is the URL that we want to point to this category. For example if the category is "Data Analysis," then what's the URL that will point to this category, should a user click on the "Data Analysis" </w:t>
        </w:r>
        <w:proofErr w:type="gramStart"/>
        <w:r>
          <w:rPr>
            <w:rFonts w:ascii="Roboto" w:hAnsi="Roboto"/>
            <w:sz w:val="23"/>
            <w:szCs w:val="23"/>
          </w:rPr>
          <w:t>card.</w:t>
        </w:r>
        <w:proofErr w:type="gramEnd"/>
      </w:ins>
    </w:p>
    <w:p w:rsidR="00DD16FF" w:rsidRDefault="00DD16FF" w:rsidP="00DD16FF">
      <w:pPr>
        <w:pStyle w:val="NormalWeb"/>
        <w:rPr>
          <w:ins w:id="1855" w:author="Unknown"/>
          <w:rFonts w:ascii="Roboto" w:hAnsi="Roboto"/>
          <w:sz w:val="23"/>
          <w:szCs w:val="23"/>
        </w:rPr>
      </w:pPr>
      <w:ins w:id="1856" w:author="Unknown">
        <w:r>
          <w:rPr>
            <w:rFonts w:ascii="Roboto" w:hAnsi="Roboto"/>
            <w:sz w:val="23"/>
            <w:szCs w:val="23"/>
          </w:rPr>
          <w:t>Next, we'll make another model </w:t>
        </w:r>
        <w:r>
          <w:rPr>
            <w:rStyle w:val="HTMLCode"/>
            <w:sz w:val="23"/>
            <w:szCs w:val="23"/>
          </w:rPr>
          <w:t>TutorialSeries</w:t>
        </w:r>
        <w:r>
          <w:rPr>
            <w:rFonts w:ascii="Roboto" w:hAnsi="Roboto"/>
            <w:sz w:val="23"/>
            <w:szCs w:val="23"/>
          </w:rPr>
          <w:t>, which will have a foreign key that points to the </w:t>
        </w:r>
        <w:r>
          <w:rPr>
            <w:rStyle w:val="HTMLCode"/>
            <w:sz w:val="23"/>
            <w:szCs w:val="23"/>
          </w:rPr>
          <w:t>TutorialCategory</w:t>
        </w:r>
        <w:r>
          <w:rPr>
            <w:rFonts w:ascii="Roboto" w:hAnsi="Roboto"/>
            <w:sz w:val="23"/>
            <w:szCs w:val="23"/>
          </w:rPr>
          <w:t> model</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57" w:author="Unknown"/>
          <w:rStyle w:val="pln"/>
          <w:color w:val="000000"/>
          <w:sz w:val="23"/>
          <w:szCs w:val="23"/>
        </w:rPr>
      </w:pPr>
      <w:proofErr w:type="gramStart"/>
      <w:ins w:id="1858" w:author="Unknown">
        <w:r>
          <w:rPr>
            <w:rStyle w:val="kwd"/>
            <w:color w:val="000088"/>
            <w:sz w:val="23"/>
            <w:szCs w:val="23"/>
          </w:rPr>
          <w:lastRenderedPageBreak/>
          <w:t>class</w:t>
        </w:r>
        <w:proofErr w:type="gramEnd"/>
        <w:r>
          <w:rPr>
            <w:rStyle w:val="pln"/>
            <w:color w:val="000000"/>
            <w:sz w:val="23"/>
            <w:szCs w:val="23"/>
          </w:rPr>
          <w:t xml:space="preserve"> </w:t>
        </w:r>
        <w:r>
          <w:rPr>
            <w:rStyle w:val="typ"/>
            <w:color w:val="660066"/>
            <w:sz w:val="23"/>
            <w:szCs w:val="23"/>
          </w:rPr>
          <w:t>TutorialSeries</w:t>
        </w:r>
        <w:r>
          <w:rPr>
            <w:rStyle w:val="pun"/>
            <w:color w:val="666600"/>
            <w:sz w:val="23"/>
            <w:szCs w:val="23"/>
          </w:rPr>
          <w:t>(</w:t>
        </w:r>
        <w:r>
          <w:rPr>
            <w:rStyle w:val="pln"/>
            <w:color w:val="000000"/>
            <w:sz w:val="23"/>
            <w:szCs w:val="23"/>
          </w:rPr>
          <w:t>models</w:t>
        </w:r>
        <w:r>
          <w:rPr>
            <w:rStyle w:val="pun"/>
            <w:color w:val="666600"/>
            <w:sz w:val="23"/>
            <w:szCs w:val="23"/>
          </w:rPr>
          <w:t>.</w:t>
        </w:r>
        <w:r>
          <w:rPr>
            <w:rStyle w:val="typ"/>
            <w:color w:val="660066"/>
            <w:sz w:val="23"/>
            <w:szCs w:val="23"/>
          </w:rPr>
          <w:t>Model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59" w:author="Unknown"/>
          <w:rStyle w:val="pln"/>
          <w:color w:val="000000"/>
          <w:sz w:val="23"/>
          <w:szCs w:val="23"/>
        </w:rPr>
      </w:pPr>
      <w:ins w:id="1860" w:author="Unknown">
        <w:r>
          <w:rPr>
            <w:rStyle w:val="pln"/>
            <w:color w:val="000000"/>
            <w:sz w:val="23"/>
            <w:szCs w:val="23"/>
          </w:rPr>
          <w:t xml:space="preserve">    tutorial_series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CharField</w:t>
        </w:r>
        <w:r>
          <w:rPr>
            <w:rStyle w:val="pun"/>
            <w:color w:val="666600"/>
            <w:sz w:val="23"/>
            <w:szCs w:val="23"/>
          </w:rPr>
          <w:t>(</w:t>
        </w:r>
        <w:proofErr w:type="gramEnd"/>
        <w:r>
          <w:rPr>
            <w:rStyle w:val="pln"/>
            <w:color w:val="000000"/>
            <w:sz w:val="23"/>
            <w:szCs w:val="23"/>
          </w:rPr>
          <w:t>max_length</w:t>
        </w:r>
        <w:r>
          <w:rPr>
            <w:rStyle w:val="pun"/>
            <w:color w:val="666600"/>
            <w:sz w:val="23"/>
            <w:szCs w:val="23"/>
          </w:rPr>
          <w:t>=</w:t>
        </w:r>
        <w:r>
          <w:rPr>
            <w:rStyle w:val="lit"/>
            <w:color w:val="006666"/>
            <w:sz w:val="23"/>
            <w:szCs w:val="23"/>
          </w:rPr>
          <w:t>200</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61"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62" w:author="Unknown"/>
          <w:rStyle w:val="pln"/>
          <w:color w:val="000000"/>
          <w:sz w:val="23"/>
          <w:szCs w:val="23"/>
        </w:rPr>
      </w:pPr>
      <w:ins w:id="1863" w:author="Unknown">
        <w:r>
          <w:rPr>
            <w:rStyle w:val="pln"/>
            <w:color w:val="000000"/>
            <w:sz w:val="23"/>
            <w:szCs w:val="23"/>
          </w:rPr>
          <w:t xml:space="preserve">    tutorial_category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ForeignKey</w:t>
        </w:r>
        <w:r>
          <w:rPr>
            <w:rStyle w:val="pun"/>
            <w:color w:val="666600"/>
            <w:sz w:val="23"/>
            <w:szCs w:val="23"/>
          </w:rPr>
          <w:t>(</w:t>
        </w:r>
        <w:proofErr w:type="gramEnd"/>
        <w:r>
          <w:rPr>
            <w:rStyle w:val="typ"/>
            <w:color w:val="660066"/>
            <w:sz w:val="23"/>
            <w:szCs w:val="23"/>
          </w:rPr>
          <w:t>TutorialCategory</w:t>
        </w:r>
        <w:r>
          <w:rPr>
            <w:rStyle w:val="pun"/>
            <w:color w:val="666600"/>
            <w:sz w:val="23"/>
            <w:szCs w:val="23"/>
          </w:rPr>
          <w:t>,</w:t>
        </w:r>
        <w:r>
          <w:rPr>
            <w:rStyle w:val="pln"/>
            <w:color w:val="000000"/>
            <w:sz w:val="23"/>
            <w:szCs w:val="23"/>
          </w:rPr>
          <w:t xml:space="preserve"> default</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verbose_name</w:t>
        </w:r>
        <w:r>
          <w:rPr>
            <w:rStyle w:val="pun"/>
            <w:color w:val="666600"/>
            <w:sz w:val="23"/>
            <w:szCs w:val="23"/>
          </w:rPr>
          <w:t>=</w:t>
        </w:r>
        <w:r>
          <w:rPr>
            <w:rStyle w:val="str"/>
            <w:color w:val="008800"/>
            <w:sz w:val="23"/>
            <w:szCs w:val="23"/>
          </w:rPr>
          <w:t>"Category"</w:t>
        </w:r>
        <w:r>
          <w:rPr>
            <w:rStyle w:val="pun"/>
            <w:color w:val="666600"/>
            <w:sz w:val="23"/>
            <w:szCs w:val="23"/>
          </w:rPr>
          <w:t>,</w:t>
        </w:r>
        <w:r>
          <w:rPr>
            <w:rStyle w:val="pln"/>
            <w:color w:val="000000"/>
            <w:sz w:val="23"/>
            <w:szCs w:val="23"/>
          </w:rPr>
          <w:t xml:space="preserve"> on_delete</w:t>
        </w:r>
        <w:r>
          <w:rPr>
            <w:rStyle w:val="pun"/>
            <w:color w:val="666600"/>
            <w:sz w:val="23"/>
            <w:szCs w:val="23"/>
          </w:rPr>
          <w:t>=</w:t>
        </w:r>
        <w:r>
          <w:rPr>
            <w:rStyle w:val="pln"/>
            <w:color w:val="000000"/>
            <w:sz w:val="23"/>
            <w:szCs w:val="23"/>
          </w:rPr>
          <w:t>models</w:t>
        </w:r>
        <w:r>
          <w:rPr>
            <w:rStyle w:val="pun"/>
            <w:color w:val="666600"/>
            <w:sz w:val="23"/>
            <w:szCs w:val="23"/>
          </w:rPr>
          <w:t>.</w:t>
        </w:r>
        <w:r>
          <w:rPr>
            <w:rStyle w:val="pln"/>
            <w:color w:val="000000"/>
            <w:sz w:val="23"/>
            <w:szCs w:val="23"/>
          </w:rPr>
          <w:t>SET_DEFAULT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64" w:author="Unknown"/>
          <w:rStyle w:val="pln"/>
          <w:color w:val="000000"/>
          <w:sz w:val="23"/>
          <w:szCs w:val="23"/>
        </w:rPr>
      </w:pPr>
      <w:ins w:id="1865" w:author="Unknown">
        <w:r>
          <w:rPr>
            <w:rStyle w:val="pln"/>
            <w:color w:val="000000"/>
            <w:sz w:val="23"/>
            <w:szCs w:val="23"/>
          </w:rPr>
          <w:t xml:space="preserve">    series_summary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CharField</w:t>
        </w:r>
        <w:r>
          <w:rPr>
            <w:rStyle w:val="pun"/>
            <w:color w:val="666600"/>
            <w:sz w:val="23"/>
            <w:szCs w:val="23"/>
          </w:rPr>
          <w:t>(</w:t>
        </w:r>
        <w:proofErr w:type="gramEnd"/>
        <w:r>
          <w:rPr>
            <w:rStyle w:val="pln"/>
            <w:color w:val="000000"/>
            <w:sz w:val="23"/>
            <w:szCs w:val="23"/>
          </w:rPr>
          <w:t>max_length</w:t>
        </w:r>
        <w:r>
          <w:rPr>
            <w:rStyle w:val="pun"/>
            <w:color w:val="666600"/>
            <w:sz w:val="23"/>
            <w:szCs w:val="23"/>
          </w:rPr>
          <w:t>=</w:t>
        </w:r>
        <w:r>
          <w:rPr>
            <w:rStyle w:val="lit"/>
            <w:color w:val="006666"/>
            <w:sz w:val="23"/>
            <w:szCs w:val="23"/>
          </w:rPr>
          <w:t>200</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66"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67" w:author="Unknown"/>
          <w:rStyle w:val="pln"/>
          <w:color w:val="000000"/>
          <w:sz w:val="23"/>
          <w:szCs w:val="23"/>
        </w:rPr>
      </w:pPr>
      <w:ins w:id="1868" w:author="Unknown">
        <w:r>
          <w:rPr>
            <w:rStyle w:val="pln"/>
            <w:color w:val="000000"/>
            <w:sz w:val="23"/>
            <w:szCs w:val="23"/>
          </w:rPr>
          <w:t xml:space="preserve">    </w:t>
        </w:r>
        <w:proofErr w:type="gramStart"/>
        <w:r>
          <w:rPr>
            <w:rStyle w:val="kwd"/>
            <w:color w:val="000088"/>
            <w:sz w:val="23"/>
            <w:szCs w:val="23"/>
          </w:rPr>
          <w:t>class</w:t>
        </w:r>
        <w:proofErr w:type="gramEnd"/>
        <w:r>
          <w:rPr>
            <w:rStyle w:val="pln"/>
            <w:color w:val="000000"/>
            <w:sz w:val="23"/>
            <w:szCs w:val="23"/>
          </w:rPr>
          <w:t xml:space="preserve"> </w:t>
        </w:r>
        <w:r>
          <w:rPr>
            <w:rStyle w:val="typ"/>
            <w:color w:val="660066"/>
            <w:sz w:val="23"/>
            <w:szCs w:val="23"/>
          </w:rPr>
          <w:t>Meta</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69" w:author="Unknown"/>
          <w:rStyle w:val="pln"/>
          <w:color w:val="000000"/>
          <w:sz w:val="23"/>
          <w:szCs w:val="23"/>
        </w:rPr>
      </w:pPr>
      <w:ins w:id="1870" w:author="Unknown">
        <w:r>
          <w:rPr>
            <w:rStyle w:val="pln"/>
            <w:color w:val="000000"/>
            <w:sz w:val="23"/>
            <w:szCs w:val="23"/>
          </w:rPr>
          <w:t xml:space="preserve">        </w:t>
        </w:r>
        <w:r>
          <w:rPr>
            <w:rStyle w:val="com"/>
            <w:color w:val="880000"/>
            <w:sz w:val="23"/>
            <w:szCs w:val="23"/>
          </w:rPr>
          <w:t xml:space="preserve"># </w:t>
        </w:r>
        <w:proofErr w:type="gramStart"/>
        <w:r>
          <w:rPr>
            <w:rStyle w:val="com"/>
            <w:color w:val="880000"/>
            <w:sz w:val="23"/>
            <w:szCs w:val="23"/>
          </w:rPr>
          <w:t>otherwise</w:t>
        </w:r>
        <w:proofErr w:type="gramEnd"/>
        <w:r>
          <w:rPr>
            <w:rStyle w:val="com"/>
            <w:color w:val="880000"/>
            <w:sz w:val="23"/>
            <w:szCs w:val="23"/>
          </w:rPr>
          <w:t xml:space="preserve"> we get "Tutorial Seriess in admin"</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71" w:author="Unknown"/>
          <w:rStyle w:val="pln"/>
          <w:color w:val="000000"/>
          <w:sz w:val="23"/>
          <w:szCs w:val="23"/>
        </w:rPr>
      </w:pPr>
      <w:ins w:id="1872" w:author="Unknown">
        <w:r>
          <w:rPr>
            <w:rStyle w:val="pln"/>
            <w:color w:val="000000"/>
            <w:sz w:val="23"/>
            <w:szCs w:val="23"/>
          </w:rPr>
          <w:t xml:space="preserve">        verbose_name_plural </w:t>
        </w:r>
        <w:r>
          <w:rPr>
            <w:rStyle w:val="pun"/>
            <w:color w:val="666600"/>
            <w:sz w:val="23"/>
            <w:szCs w:val="23"/>
          </w:rPr>
          <w:t>=</w:t>
        </w:r>
        <w:r>
          <w:rPr>
            <w:rStyle w:val="pln"/>
            <w:color w:val="000000"/>
            <w:sz w:val="23"/>
            <w:szCs w:val="23"/>
          </w:rPr>
          <w:t xml:space="preserve"> </w:t>
        </w:r>
        <w:r>
          <w:rPr>
            <w:rStyle w:val="str"/>
            <w:color w:val="008800"/>
            <w:sz w:val="23"/>
            <w:szCs w:val="23"/>
          </w:rPr>
          <w:t>"Series"</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73"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74" w:author="Unknown"/>
          <w:rStyle w:val="pln"/>
          <w:color w:val="000000"/>
          <w:sz w:val="23"/>
          <w:szCs w:val="23"/>
        </w:rPr>
      </w:pPr>
      <w:ins w:id="1875" w:author="Unknown">
        <w:r>
          <w:rPr>
            <w:rStyle w:val="pln"/>
            <w:color w:val="000000"/>
            <w:sz w:val="23"/>
            <w:szCs w:val="23"/>
          </w:rPr>
          <w:t xml:space="preserve">    </w:t>
        </w:r>
        <w:proofErr w:type="gramStart"/>
        <w:r>
          <w:rPr>
            <w:rStyle w:val="kwd"/>
            <w:color w:val="000088"/>
            <w:sz w:val="23"/>
            <w:szCs w:val="23"/>
          </w:rPr>
          <w:t>def</w:t>
        </w:r>
        <w:proofErr w:type="gramEnd"/>
        <w:r>
          <w:rPr>
            <w:rStyle w:val="pln"/>
            <w:color w:val="000000"/>
            <w:sz w:val="23"/>
            <w:szCs w:val="23"/>
          </w:rPr>
          <w:t xml:space="preserve"> __str__</w:t>
        </w:r>
        <w:r>
          <w:rPr>
            <w:rStyle w:val="pun"/>
            <w:color w:val="666600"/>
            <w:sz w:val="23"/>
            <w:szCs w:val="23"/>
          </w:rPr>
          <w:t>(</w:t>
        </w:r>
        <w:r>
          <w:rPr>
            <w:rStyle w:val="pln"/>
            <w:color w:val="000000"/>
            <w:sz w:val="23"/>
            <w:szCs w:val="23"/>
          </w:rPr>
          <w:t>self</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76" w:author="Unknown"/>
          <w:sz w:val="23"/>
          <w:szCs w:val="23"/>
        </w:rPr>
      </w:pPr>
      <w:ins w:id="1877"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self</w:t>
        </w:r>
        <w:r>
          <w:rPr>
            <w:rStyle w:val="pun"/>
            <w:color w:val="666600"/>
            <w:sz w:val="23"/>
            <w:szCs w:val="23"/>
          </w:rPr>
          <w:t>.</w:t>
        </w:r>
        <w:r>
          <w:rPr>
            <w:rStyle w:val="pln"/>
            <w:color w:val="000000"/>
            <w:sz w:val="23"/>
            <w:szCs w:val="23"/>
          </w:rPr>
          <w:t>tutorial_series</w:t>
        </w:r>
      </w:ins>
    </w:p>
    <w:p w:rsidR="00DD16FF" w:rsidRDefault="00DD16FF" w:rsidP="00DD16FF">
      <w:pPr>
        <w:pStyle w:val="NormalWeb"/>
        <w:rPr>
          <w:ins w:id="1878" w:author="Unknown"/>
          <w:rFonts w:ascii="Roboto" w:hAnsi="Roboto"/>
          <w:sz w:val="23"/>
          <w:szCs w:val="23"/>
        </w:rPr>
      </w:pPr>
      <w:ins w:id="1879" w:author="Unknown">
        <w:r>
          <w:rPr>
            <w:rFonts w:ascii="Roboto" w:hAnsi="Roboto"/>
            <w:sz w:val="23"/>
            <w:szCs w:val="23"/>
          </w:rPr>
          <w:t>The only new thing here that you may not understand is the </w:t>
        </w:r>
        <w:r>
          <w:rPr>
            <w:rStyle w:val="HTMLCode"/>
            <w:sz w:val="23"/>
            <w:szCs w:val="23"/>
          </w:rPr>
          <w:t>on_delete</w:t>
        </w:r>
        <w:r>
          <w:rPr>
            <w:rFonts w:ascii="Roboto" w:hAnsi="Roboto"/>
            <w:sz w:val="23"/>
            <w:szCs w:val="23"/>
          </w:rPr>
          <w:t> bit. Basically, we need to know what to do with the referenced objects when the main one is deleted. When we delete a category, we don't really want to delete the tutorials from that category, nor visa versa, so instead we're opting to SET_DEFAULT here. If the category gets deleted, then the tutorials that have that category will have their categories set to their default values rather than deleted.</w:t>
        </w:r>
      </w:ins>
    </w:p>
    <w:p w:rsidR="00DD16FF" w:rsidRDefault="00DD16FF" w:rsidP="00DD16FF">
      <w:pPr>
        <w:pStyle w:val="NormalWeb"/>
        <w:rPr>
          <w:ins w:id="1880" w:author="Unknown"/>
          <w:rFonts w:ascii="Roboto" w:hAnsi="Roboto"/>
          <w:sz w:val="23"/>
          <w:szCs w:val="23"/>
        </w:rPr>
      </w:pPr>
      <w:ins w:id="1881" w:author="Unknown">
        <w:r>
          <w:rPr>
            <w:rFonts w:ascii="Roboto" w:hAnsi="Roboto"/>
            <w:sz w:val="23"/>
            <w:szCs w:val="23"/>
          </w:rPr>
          <w:t>Now, finally, the tutorial itself:</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82" w:author="Unknown"/>
          <w:rStyle w:val="pln"/>
          <w:color w:val="000000"/>
          <w:sz w:val="23"/>
          <w:szCs w:val="23"/>
        </w:rPr>
      </w:pPr>
      <w:proofErr w:type="gramStart"/>
      <w:ins w:id="1883" w:author="Unknown">
        <w:r>
          <w:rPr>
            <w:rStyle w:val="kwd"/>
            <w:color w:val="000088"/>
            <w:sz w:val="23"/>
            <w:szCs w:val="23"/>
          </w:rPr>
          <w:t>class</w:t>
        </w:r>
        <w:proofErr w:type="gramEnd"/>
        <w:r>
          <w:rPr>
            <w:rStyle w:val="pln"/>
            <w:color w:val="000000"/>
            <w:sz w:val="23"/>
            <w:szCs w:val="23"/>
          </w:rPr>
          <w:t xml:space="preserve"> </w:t>
        </w:r>
        <w:r>
          <w:rPr>
            <w:rStyle w:val="typ"/>
            <w:color w:val="660066"/>
            <w:sz w:val="23"/>
            <w:szCs w:val="23"/>
          </w:rPr>
          <w:t>Tutorial</w:t>
        </w:r>
        <w:r>
          <w:rPr>
            <w:rStyle w:val="pun"/>
            <w:color w:val="666600"/>
            <w:sz w:val="23"/>
            <w:szCs w:val="23"/>
          </w:rPr>
          <w:t>(</w:t>
        </w:r>
        <w:r>
          <w:rPr>
            <w:rStyle w:val="pln"/>
            <w:color w:val="000000"/>
            <w:sz w:val="23"/>
            <w:szCs w:val="23"/>
          </w:rPr>
          <w:t>models</w:t>
        </w:r>
        <w:r>
          <w:rPr>
            <w:rStyle w:val="pun"/>
            <w:color w:val="666600"/>
            <w:sz w:val="23"/>
            <w:szCs w:val="23"/>
          </w:rPr>
          <w:t>.</w:t>
        </w:r>
        <w:r>
          <w:rPr>
            <w:rStyle w:val="typ"/>
            <w:color w:val="660066"/>
            <w:sz w:val="23"/>
            <w:szCs w:val="23"/>
          </w:rPr>
          <w:t>Model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84" w:author="Unknown"/>
          <w:rStyle w:val="pln"/>
          <w:color w:val="000000"/>
          <w:sz w:val="23"/>
          <w:szCs w:val="23"/>
        </w:rPr>
      </w:pPr>
      <w:ins w:id="1885" w:author="Unknown">
        <w:r>
          <w:rPr>
            <w:rStyle w:val="pln"/>
            <w:color w:val="000000"/>
            <w:sz w:val="23"/>
            <w:szCs w:val="23"/>
          </w:rPr>
          <w:t xml:space="preserve">    tutorial_title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CharField</w:t>
        </w:r>
        <w:r>
          <w:rPr>
            <w:rStyle w:val="pun"/>
            <w:color w:val="666600"/>
            <w:sz w:val="23"/>
            <w:szCs w:val="23"/>
          </w:rPr>
          <w:t>(</w:t>
        </w:r>
        <w:proofErr w:type="gramEnd"/>
        <w:r>
          <w:rPr>
            <w:rStyle w:val="pln"/>
            <w:color w:val="000000"/>
            <w:sz w:val="23"/>
            <w:szCs w:val="23"/>
          </w:rPr>
          <w:t>max_length</w:t>
        </w:r>
        <w:r>
          <w:rPr>
            <w:rStyle w:val="pun"/>
            <w:color w:val="666600"/>
            <w:sz w:val="23"/>
            <w:szCs w:val="23"/>
          </w:rPr>
          <w:t>=</w:t>
        </w:r>
        <w:r>
          <w:rPr>
            <w:rStyle w:val="lit"/>
            <w:color w:val="006666"/>
            <w:sz w:val="23"/>
            <w:szCs w:val="23"/>
          </w:rPr>
          <w:t>200</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86" w:author="Unknown"/>
          <w:rStyle w:val="pln"/>
          <w:color w:val="000000"/>
          <w:sz w:val="23"/>
          <w:szCs w:val="23"/>
        </w:rPr>
      </w:pPr>
      <w:ins w:id="1887" w:author="Unknown">
        <w:r>
          <w:rPr>
            <w:rStyle w:val="pln"/>
            <w:color w:val="000000"/>
            <w:sz w:val="23"/>
            <w:szCs w:val="23"/>
          </w:rPr>
          <w:t xml:space="preserve">    tutorial_content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TextField</w:t>
        </w:r>
        <w:r>
          <w:rPr>
            <w:rStyle w:val="pun"/>
            <w:color w:val="666600"/>
            <w:sz w:val="23"/>
            <w:szCs w:val="23"/>
          </w:rPr>
          <w:t>()</w:t>
        </w:r>
        <w:proofErr w:type="gramEnd"/>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88" w:author="Unknown"/>
          <w:rStyle w:val="pln"/>
          <w:color w:val="000000"/>
          <w:sz w:val="23"/>
          <w:szCs w:val="23"/>
        </w:rPr>
      </w:pPr>
      <w:ins w:id="1889" w:author="Unknown">
        <w:r>
          <w:rPr>
            <w:rStyle w:val="pln"/>
            <w:color w:val="000000"/>
            <w:sz w:val="23"/>
            <w:szCs w:val="23"/>
          </w:rPr>
          <w:t xml:space="preserve">    tutorial_published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DateTimeField</w:t>
        </w:r>
        <w:r>
          <w:rPr>
            <w:rStyle w:val="pun"/>
            <w:color w:val="666600"/>
            <w:sz w:val="23"/>
            <w:szCs w:val="23"/>
          </w:rPr>
          <w:t>(</w:t>
        </w:r>
        <w:proofErr w:type="gramEnd"/>
        <w:r>
          <w:rPr>
            <w:rStyle w:val="str"/>
            <w:color w:val="008800"/>
            <w:sz w:val="23"/>
            <w:szCs w:val="23"/>
          </w:rPr>
          <w:t>'date published'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90" w:author="Unknown"/>
          <w:rStyle w:val="pln"/>
          <w:color w:val="000000"/>
          <w:sz w:val="23"/>
          <w:szCs w:val="23"/>
        </w:rPr>
      </w:pPr>
      <w:ins w:id="1891" w:author="Unknown">
        <w:r>
          <w:rPr>
            <w:rStyle w:val="pln"/>
            <w:color w:val="000000"/>
            <w:sz w:val="23"/>
            <w:szCs w:val="23"/>
          </w:rPr>
          <w:t xml:space="preserve">    </w:t>
        </w:r>
        <w:r>
          <w:rPr>
            <w:rStyle w:val="com"/>
            <w:color w:val="880000"/>
            <w:sz w:val="23"/>
            <w:szCs w:val="23"/>
          </w:rPr>
          <w:t>#https://docs.djangoproject.com/en/2.1/ref/models/fields/#django.db.models.ForeignKey.on_delete</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92" w:author="Unknown"/>
          <w:rStyle w:val="pln"/>
          <w:color w:val="000000"/>
          <w:sz w:val="23"/>
          <w:szCs w:val="23"/>
        </w:rPr>
      </w:pPr>
      <w:ins w:id="1893" w:author="Unknown">
        <w:r>
          <w:rPr>
            <w:rStyle w:val="pln"/>
            <w:color w:val="000000"/>
            <w:sz w:val="23"/>
            <w:szCs w:val="23"/>
          </w:rPr>
          <w:t xml:space="preserve">    tutorial_series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ForeignKey</w:t>
        </w:r>
        <w:r>
          <w:rPr>
            <w:rStyle w:val="pun"/>
            <w:color w:val="666600"/>
            <w:sz w:val="23"/>
            <w:szCs w:val="23"/>
          </w:rPr>
          <w:t>(</w:t>
        </w:r>
        <w:proofErr w:type="gramEnd"/>
        <w:r>
          <w:rPr>
            <w:rStyle w:val="typ"/>
            <w:color w:val="660066"/>
            <w:sz w:val="23"/>
            <w:szCs w:val="23"/>
          </w:rPr>
          <w:t>TutorialSeries</w:t>
        </w:r>
        <w:r>
          <w:rPr>
            <w:rStyle w:val="pun"/>
            <w:color w:val="666600"/>
            <w:sz w:val="23"/>
            <w:szCs w:val="23"/>
          </w:rPr>
          <w:t>,</w:t>
        </w:r>
        <w:r>
          <w:rPr>
            <w:rStyle w:val="pln"/>
            <w:color w:val="000000"/>
            <w:sz w:val="23"/>
            <w:szCs w:val="23"/>
          </w:rPr>
          <w:t xml:space="preserve"> default</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verbose_name</w:t>
        </w:r>
        <w:r>
          <w:rPr>
            <w:rStyle w:val="pun"/>
            <w:color w:val="666600"/>
            <w:sz w:val="23"/>
            <w:szCs w:val="23"/>
          </w:rPr>
          <w:t>=</w:t>
        </w:r>
        <w:r>
          <w:rPr>
            <w:rStyle w:val="str"/>
            <w:color w:val="008800"/>
            <w:sz w:val="23"/>
            <w:szCs w:val="23"/>
          </w:rPr>
          <w:t>"Series"</w:t>
        </w:r>
        <w:r>
          <w:rPr>
            <w:rStyle w:val="pun"/>
            <w:color w:val="666600"/>
            <w:sz w:val="23"/>
            <w:szCs w:val="23"/>
          </w:rPr>
          <w:t>,</w:t>
        </w:r>
        <w:r>
          <w:rPr>
            <w:rStyle w:val="pln"/>
            <w:color w:val="000000"/>
            <w:sz w:val="23"/>
            <w:szCs w:val="23"/>
          </w:rPr>
          <w:t xml:space="preserve"> on_delete</w:t>
        </w:r>
        <w:r>
          <w:rPr>
            <w:rStyle w:val="pun"/>
            <w:color w:val="666600"/>
            <w:sz w:val="23"/>
            <w:szCs w:val="23"/>
          </w:rPr>
          <w:t>=</w:t>
        </w:r>
        <w:r>
          <w:rPr>
            <w:rStyle w:val="pln"/>
            <w:color w:val="000000"/>
            <w:sz w:val="23"/>
            <w:szCs w:val="23"/>
          </w:rPr>
          <w:t>models</w:t>
        </w:r>
        <w:r>
          <w:rPr>
            <w:rStyle w:val="pun"/>
            <w:color w:val="666600"/>
            <w:sz w:val="23"/>
            <w:szCs w:val="23"/>
          </w:rPr>
          <w:t>.</w:t>
        </w:r>
        <w:r>
          <w:rPr>
            <w:rStyle w:val="pln"/>
            <w:color w:val="000000"/>
            <w:sz w:val="23"/>
            <w:szCs w:val="23"/>
          </w:rPr>
          <w:t>SET_DEFAULT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94" w:author="Unknown"/>
          <w:rStyle w:val="pln"/>
          <w:color w:val="000000"/>
          <w:sz w:val="23"/>
          <w:szCs w:val="23"/>
        </w:rPr>
      </w:pPr>
      <w:ins w:id="1895" w:author="Unknown">
        <w:r>
          <w:rPr>
            <w:rStyle w:val="pln"/>
            <w:color w:val="000000"/>
            <w:sz w:val="23"/>
            <w:szCs w:val="23"/>
          </w:rPr>
          <w:t xml:space="preserve">    tutorial_slug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models</w:t>
        </w:r>
        <w:r>
          <w:rPr>
            <w:rStyle w:val="pun"/>
            <w:color w:val="666600"/>
            <w:sz w:val="23"/>
            <w:szCs w:val="23"/>
          </w:rPr>
          <w:t>.</w:t>
        </w:r>
        <w:r>
          <w:rPr>
            <w:rStyle w:val="typ"/>
            <w:color w:val="660066"/>
            <w:sz w:val="23"/>
            <w:szCs w:val="23"/>
          </w:rPr>
          <w:t>CharField</w:t>
        </w:r>
        <w:r>
          <w:rPr>
            <w:rStyle w:val="pun"/>
            <w:color w:val="666600"/>
            <w:sz w:val="23"/>
            <w:szCs w:val="23"/>
          </w:rPr>
          <w:t>(</w:t>
        </w:r>
        <w:proofErr w:type="gramEnd"/>
        <w:r>
          <w:rPr>
            <w:rStyle w:val="pln"/>
            <w:color w:val="000000"/>
            <w:sz w:val="23"/>
            <w:szCs w:val="23"/>
          </w:rPr>
          <w:t>max_length</w:t>
        </w:r>
        <w:r>
          <w:rPr>
            <w:rStyle w:val="pun"/>
            <w:color w:val="666600"/>
            <w:sz w:val="23"/>
            <w:szCs w:val="23"/>
          </w:rPr>
          <w:t>=</w:t>
        </w:r>
        <w:r>
          <w:rPr>
            <w:rStyle w:val="lit"/>
            <w:color w:val="006666"/>
            <w:sz w:val="23"/>
            <w:szCs w:val="23"/>
          </w:rPr>
          <w:t>200</w:t>
        </w:r>
        <w:r>
          <w:rPr>
            <w:rStyle w:val="pun"/>
            <w:color w:val="666600"/>
            <w:sz w:val="23"/>
            <w:szCs w:val="23"/>
          </w:rPr>
          <w:t>,</w:t>
        </w:r>
        <w:r>
          <w:rPr>
            <w:rStyle w:val="pln"/>
            <w:color w:val="000000"/>
            <w:sz w:val="23"/>
            <w:szCs w:val="23"/>
          </w:rPr>
          <w:t xml:space="preserve"> default</w:t>
        </w:r>
        <w:r>
          <w:rPr>
            <w:rStyle w:val="pun"/>
            <w:color w:val="666600"/>
            <w:sz w:val="23"/>
            <w:szCs w:val="23"/>
          </w:rPr>
          <w:t>=</w:t>
        </w:r>
        <w:r>
          <w:rPr>
            <w:rStyle w:val="lit"/>
            <w:color w:val="006666"/>
            <w:sz w:val="23"/>
            <w:szCs w:val="23"/>
          </w:rPr>
          <w:t>1</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96" w:author="Unknown"/>
          <w:rStyle w:val="pln"/>
          <w:color w:val="000000"/>
          <w:sz w:val="23"/>
          <w:szCs w:val="23"/>
        </w:rPr>
      </w:pPr>
      <w:ins w:id="1897" w:author="Unknown">
        <w:r>
          <w:rPr>
            <w:rStyle w:val="pln"/>
            <w:color w:val="000000"/>
            <w:sz w:val="23"/>
            <w:szCs w:val="23"/>
          </w:rPr>
          <w:t xml:space="preserve">    </w:t>
        </w:r>
        <w:proofErr w:type="gramStart"/>
        <w:r>
          <w:rPr>
            <w:rStyle w:val="kwd"/>
            <w:color w:val="000088"/>
            <w:sz w:val="23"/>
            <w:szCs w:val="23"/>
          </w:rPr>
          <w:t>def</w:t>
        </w:r>
        <w:proofErr w:type="gramEnd"/>
        <w:r>
          <w:rPr>
            <w:rStyle w:val="pln"/>
            <w:color w:val="000000"/>
            <w:sz w:val="23"/>
            <w:szCs w:val="23"/>
          </w:rPr>
          <w:t xml:space="preserve"> __str__</w:t>
        </w:r>
        <w:r>
          <w:rPr>
            <w:rStyle w:val="pun"/>
            <w:color w:val="666600"/>
            <w:sz w:val="23"/>
            <w:szCs w:val="23"/>
          </w:rPr>
          <w:t>(</w:t>
        </w:r>
        <w:r>
          <w:rPr>
            <w:rStyle w:val="pln"/>
            <w:color w:val="000000"/>
            <w:sz w:val="23"/>
            <w:szCs w:val="23"/>
          </w:rPr>
          <w:t>self</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898" w:author="Unknown"/>
          <w:sz w:val="23"/>
          <w:szCs w:val="23"/>
        </w:rPr>
      </w:pPr>
      <w:ins w:id="1899"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self</w:t>
        </w:r>
        <w:r>
          <w:rPr>
            <w:rStyle w:val="pun"/>
            <w:color w:val="666600"/>
            <w:sz w:val="23"/>
            <w:szCs w:val="23"/>
          </w:rPr>
          <w:t>.</w:t>
        </w:r>
        <w:r>
          <w:rPr>
            <w:rStyle w:val="pln"/>
            <w:color w:val="000000"/>
            <w:sz w:val="23"/>
            <w:szCs w:val="23"/>
          </w:rPr>
          <w:t>tutorial_title</w:t>
        </w:r>
      </w:ins>
    </w:p>
    <w:p w:rsidR="00DD16FF" w:rsidRDefault="00DD16FF" w:rsidP="00DD16FF">
      <w:pPr>
        <w:pStyle w:val="NormalWeb"/>
        <w:rPr>
          <w:ins w:id="1900" w:author="Unknown"/>
          <w:rFonts w:ascii="Roboto" w:hAnsi="Roboto"/>
          <w:sz w:val="23"/>
          <w:szCs w:val="23"/>
        </w:rPr>
      </w:pPr>
      <w:ins w:id="1901" w:author="Unknown">
        <w:r>
          <w:rPr>
            <w:rFonts w:ascii="Roboto" w:hAnsi="Roboto"/>
            <w:sz w:val="23"/>
            <w:szCs w:val="23"/>
          </w:rPr>
          <w:t>Okay, that's a lot of changes! We've definitely changed and added models, so it's time for a </w:t>
        </w:r>
        <w:r>
          <w:rPr>
            <w:rStyle w:val="HTMLCode"/>
            <w:sz w:val="23"/>
            <w:szCs w:val="23"/>
          </w:rPr>
          <w:t>makemigrations</w:t>
        </w:r>
        <w:r>
          <w:rPr>
            <w:rFonts w:ascii="Roboto" w:hAnsi="Roboto"/>
            <w:sz w:val="23"/>
            <w:szCs w:val="23"/>
          </w:rPr>
          <w:t> and </w:t>
        </w:r>
        <w:r>
          <w:rPr>
            <w:rStyle w:val="HTMLCode"/>
            <w:sz w:val="23"/>
            <w:szCs w:val="23"/>
          </w:rPr>
          <w:t>migrate</w:t>
        </w:r>
        <w:r>
          <w:rPr>
            <w:rFonts w:ascii="Roboto" w:hAnsi="Roboto"/>
            <w:sz w:val="23"/>
            <w:szCs w:val="23"/>
          </w:rPr>
          <w:t>!</w:t>
        </w:r>
      </w:ins>
    </w:p>
    <w:p w:rsidR="00DD16FF" w:rsidRDefault="00DD16FF" w:rsidP="00DD16FF">
      <w:pPr>
        <w:pStyle w:val="HTMLPreformatted"/>
        <w:rPr>
          <w:ins w:id="1902" w:author="Unknown"/>
          <w:sz w:val="23"/>
          <w:szCs w:val="23"/>
        </w:rPr>
      </w:pPr>
      <w:proofErr w:type="gramStart"/>
      <w:ins w:id="1903" w:author="Unknown">
        <w:r>
          <w:rPr>
            <w:sz w:val="23"/>
            <w:szCs w:val="23"/>
          </w:rPr>
          <w:t>python</w:t>
        </w:r>
        <w:proofErr w:type="gramEnd"/>
        <w:r>
          <w:rPr>
            <w:sz w:val="23"/>
            <w:szCs w:val="23"/>
          </w:rPr>
          <w:t xml:space="preserve"> manage.py makemigrations</w:t>
        </w:r>
      </w:ins>
    </w:p>
    <w:p w:rsidR="00DD16FF" w:rsidRDefault="00DD16FF" w:rsidP="00DD16FF">
      <w:pPr>
        <w:pStyle w:val="HTMLPreformatted"/>
        <w:rPr>
          <w:ins w:id="1904" w:author="Unknown"/>
          <w:sz w:val="23"/>
          <w:szCs w:val="23"/>
        </w:rPr>
      </w:pPr>
      <w:ins w:id="1905" w:author="Unknown">
        <w:r>
          <w:rPr>
            <w:sz w:val="23"/>
            <w:szCs w:val="23"/>
          </w:rPr>
          <w:t>Migrations for 'main':</w:t>
        </w:r>
      </w:ins>
    </w:p>
    <w:p w:rsidR="00DD16FF" w:rsidRDefault="00DD16FF" w:rsidP="00DD16FF">
      <w:pPr>
        <w:pStyle w:val="HTMLPreformatted"/>
        <w:rPr>
          <w:ins w:id="1906" w:author="Unknown"/>
          <w:sz w:val="23"/>
          <w:szCs w:val="23"/>
        </w:rPr>
      </w:pPr>
      <w:ins w:id="1907" w:author="Unknown">
        <w:r>
          <w:rPr>
            <w:sz w:val="23"/>
            <w:szCs w:val="23"/>
          </w:rPr>
          <w:t xml:space="preserve">  main\migrations\0005_auto_20190116_1349.py</w:t>
        </w:r>
      </w:ins>
    </w:p>
    <w:p w:rsidR="00DD16FF" w:rsidRDefault="00DD16FF" w:rsidP="00DD16FF">
      <w:pPr>
        <w:pStyle w:val="HTMLPreformatted"/>
        <w:rPr>
          <w:ins w:id="1908" w:author="Unknown"/>
          <w:sz w:val="23"/>
          <w:szCs w:val="23"/>
        </w:rPr>
      </w:pPr>
      <w:ins w:id="1909" w:author="Unknown">
        <w:r>
          <w:rPr>
            <w:sz w:val="23"/>
            <w:szCs w:val="23"/>
          </w:rPr>
          <w:t xml:space="preserve">    - Create model TutorialCategory</w:t>
        </w:r>
      </w:ins>
    </w:p>
    <w:p w:rsidR="00DD16FF" w:rsidRDefault="00DD16FF" w:rsidP="00DD16FF">
      <w:pPr>
        <w:pStyle w:val="HTMLPreformatted"/>
        <w:rPr>
          <w:ins w:id="1910" w:author="Unknown"/>
          <w:sz w:val="23"/>
          <w:szCs w:val="23"/>
        </w:rPr>
      </w:pPr>
      <w:ins w:id="1911" w:author="Unknown">
        <w:r>
          <w:rPr>
            <w:sz w:val="23"/>
            <w:szCs w:val="23"/>
          </w:rPr>
          <w:t xml:space="preserve">    - Create model TutorialSeries</w:t>
        </w:r>
      </w:ins>
    </w:p>
    <w:p w:rsidR="00DD16FF" w:rsidRDefault="00DD16FF" w:rsidP="00DD16FF">
      <w:pPr>
        <w:pStyle w:val="HTMLPreformatted"/>
        <w:rPr>
          <w:ins w:id="1912" w:author="Unknown"/>
          <w:sz w:val="23"/>
          <w:szCs w:val="23"/>
        </w:rPr>
      </w:pPr>
      <w:ins w:id="1913" w:author="Unknown">
        <w:r>
          <w:rPr>
            <w:sz w:val="23"/>
            <w:szCs w:val="23"/>
          </w:rPr>
          <w:t xml:space="preserve">    - Add field tutorial_slug to tutorial</w:t>
        </w:r>
      </w:ins>
    </w:p>
    <w:p w:rsidR="00DD16FF" w:rsidRDefault="00DD16FF" w:rsidP="00DD16FF">
      <w:pPr>
        <w:pStyle w:val="HTMLPreformatted"/>
        <w:rPr>
          <w:ins w:id="1914" w:author="Unknown"/>
          <w:sz w:val="23"/>
          <w:szCs w:val="23"/>
        </w:rPr>
      </w:pPr>
      <w:ins w:id="1915" w:author="Unknown">
        <w:r>
          <w:rPr>
            <w:sz w:val="23"/>
            <w:szCs w:val="23"/>
          </w:rPr>
          <w:t xml:space="preserve">    - Alter field tutorial_published on tutorial</w:t>
        </w:r>
      </w:ins>
    </w:p>
    <w:p w:rsidR="00DD16FF" w:rsidRDefault="00DD16FF" w:rsidP="00DD16FF">
      <w:pPr>
        <w:pStyle w:val="HTMLPreformatted"/>
        <w:rPr>
          <w:ins w:id="1916" w:author="Unknown"/>
          <w:sz w:val="23"/>
          <w:szCs w:val="23"/>
        </w:rPr>
      </w:pPr>
      <w:ins w:id="1917" w:author="Unknown">
        <w:r>
          <w:rPr>
            <w:sz w:val="23"/>
            <w:szCs w:val="23"/>
          </w:rPr>
          <w:t xml:space="preserve">    - Add field tutorial_series to tutorial</w:t>
        </w:r>
      </w:ins>
    </w:p>
    <w:p w:rsidR="00DD16FF" w:rsidRDefault="00DD16FF" w:rsidP="00DD16FF">
      <w:pPr>
        <w:pStyle w:val="HTMLPreformatted"/>
        <w:rPr>
          <w:ins w:id="1918" w:author="Unknown"/>
          <w:sz w:val="23"/>
          <w:szCs w:val="23"/>
        </w:rPr>
      </w:pPr>
      <w:proofErr w:type="gramStart"/>
      <w:ins w:id="1919" w:author="Unknown">
        <w:r>
          <w:rPr>
            <w:sz w:val="23"/>
            <w:szCs w:val="23"/>
          </w:rPr>
          <w:t>python</w:t>
        </w:r>
        <w:proofErr w:type="gramEnd"/>
        <w:r>
          <w:rPr>
            <w:sz w:val="23"/>
            <w:szCs w:val="23"/>
          </w:rPr>
          <w:t xml:space="preserve"> manage.py migrate</w:t>
        </w:r>
      </w:ins>
    </w:p>
    <w:p w:rsidR="00DD16FF" w:rsidRDefault="00DD16FF" w:rsidP="00DD16FF">
      <w:pPr>
        <w:pStyle w:val="HTMLPreformatted"/>
        <w:rPr>
          <w:ins w:id="1920" w:author="Unknown"/>
          <w:sz w:val="23"/>
          <w:szCs w:val="23"/>
        </w:rPr>
      </w:pPr>
      <w:ins w:id="1921" w:author="Unknown">
        <w:r>
          <w:rPr>
            <w:sz w:val="23"/>
            <w:szCs w:val="23"/>
          </w:rPr>
          <w:t>Operations to perform:</w:t>
        </w:r>
      </w:ins>
    </w:p>
    <w:p w:rsidR="00DD16FF" w:rsidRDefault="00DD16FF" w:rsidP="00DD16FF">
      <w:pPr>
        <w:pStyle w:val="HTMLPreformatted"/>
        <w:rPr>
          <w:ins w:id="1922" w:author="Unknown"/>
          <w:sz w:val="23"/>
          <w:szCs w:val="23"/>
        </w:rPr>
      </w:pPr>
      <w:ins w:id="1923" w:author="Unknown">
        <w:r>
          <w:rPr>
            <w:sz w:val="23"/>
            <w:szCs w:val="23"/>
          </w:rPr>
          <w:t xml:space="preserve">  Apply all migrations: admin, auth, contenttypes, main, sessions</w:t>
        </w:r>
      </w:ins>
    </w:p>
    <w:p w:rsidR="00DD16FF" w:rsidRDefault="00DD16FF" w:rsidP="00DD16FF">
      <w:pPr>
        <w:pStyle w:val="HTMLPreformatted"/>
        <w:rPr>
          <w:ins w:id="1924" w:author="Unknown"/>
          <w:sz w:val="23"/>
          <w:szCs w:val="23"/>
        </w:rPr>
      </w:pPr>
      <w:ins w:id="1925" w:author="Unknown">
        <w:r>
          <w:rPr>
            <w:sz w:val="23"/>
            <w:szCs w:val="23"/>
          </w:rPr>
          <w:t>Running migrations:</w:t>
        </w:r>
      </w:ins>
    </w:p>
    <w:p w:rsidR="00DD16FF" w:rsidRDefault="00DD16FF" w:rsidP="00DD16FF">
      <w:pPr>
        <w:pStyle w:val="HTMLPreformatted"/>
        <w:rPr>
          <w:ins w:id="1926" w:author="Unknown"/>
          <w:sz w:val="23"/>
          <w:szCs w:val="23"/>
        </w:rPr>
      </w:pPr>
      <w:ins w:id="1927" w:author="Unknown">
        <w:r>
          <w:rPr>
            <w:sz w:val="23"/>
            <w:szCs w:val="23"/>
          </w:rPr>
          <w:t xml:space="preserve">  Applying main.0005_auto_20190116_1349... OK</w:t>
        </w:r>
      </w:ins>
    </w:p>
    <w:p w:rsidR="00DD16FF" w:rsidRDefault="00DD16FF" w:rsidP="00DD16FF">
      <w:pPr>
        <w:pStyle w:val="NormalWeb"/>
        <w:rPr>
          <w:ins w:id="1928" w:author="Unknown"/>
          <w:rFonts w:ascii="Roboto" w:hAnsi="Roboto"/>
          <w:sz w:val="23"/>
          <w:szCs w:val="23"/>
        </w:rPr>
      </w:pPr>
      <w:ins w:id="1929" w:author="Unknown">
        <w:r>
          <w:rPr>
            <w:rFonts w:ascii="Roboto" w:hAnsi="Roboto"/>
            <w:sz w:val="23"/>
            <w:szCs w:val="23"/>
          </w:rPr>
          <w:lastRenderedPageBreak/>
          <w:t>Now that we've done all this, we also need to make modifications to our Admin page to see categories, series, and to be able to pair tutorials to series.</w:t>
        </w:r>
      </w:ins>
    </w:p>
    <w:p w:rsidR="00DD16FF" w:rsidRDefault="00DD16FF" w:rsidP="00DD16FF">
      <w:pPr>
        <w:pStyle w:val="NormalWeb"/>
        <w:rPr>
          <w:ins w:id="1930" w:author="Unknown"/>
          <w:rFonts w:ascii="Roboto" w:hAnsi="Roboto"/>
          <w:sz w:val="23"/>
          <w:szCs w:val="23"/>
        </w:rPr>
      </w:pPr>
      <w:ins w:id="1931" w:author="Unknown">
        <w:r>
          <w:rPr>
            <w:rFonts w:ascii="Roboto" w:hAnsi="Roboto"/>
            <w:sz w:val="23"/>
            <w:szCs w:val="23"/>
          </w:rPr>
          <w:t>In </w:t>
        </w:r>
        <w:r>
          <w:rPr>
            <w:rStyle w:val="HTMLCode"/>
            <w:sz w:val="23"/>
            <w:szCs w:val="23"/>
          </w:rPr>
          <w:t>mysite/main/admin.py</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32" w:author="Unknown"/>
          <w:rStyle w:val="pln"/>
          <w:color w:val="000000"/>
          <w:sz w:val="23"/>
          <w:szCs w:val="23"/>
        </w:rPr>
      </w:pPr>
      <w:proofErr w:type="gramStart"/>
      <w:ins w:id="1933" w:author="Unknown">
        <w:r>
          <w:rPr>
            <w:rStyle w:val="kwd"/>
            <w:color w:val="000088"/>
            <w:sz w:val="23"/>
            <w:szCs w:val="23"/>
          </w:rPr>
          <w:t>from</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models </w:t>
        </w:r>
        <w:r>
          <w:rPr>
            <w:rStyle w:val="kwd"/>
            <w:color w:val="000088"/>
            <w:sz w:val="23"/>
            <w:szCs w:val="23"/>
          </w:rPr>
          <w:t>import</w:t>
        </w:r>
        <w:r>
          <w:rPr>
            <w:rStyle w:val="pln"/>
            <w:color w:val="000000"/>
            <w:sz w:val="23"/>
            <w:szCs w:val="23"/>
          </w:rPr>
          <w:t xml:space="preserve"> </w:t>
        </w:r>
        <w:r>
          <w:rPr>
            <w:rStyle w:val="typ"/>
            <w:color w:val="660066"/>
            <w:sz w:val="23"/>
            <w:szCs w:val="23"/>
          </w:rPr>
          <w:t>Tutorial</w:t>
        </w:r>
        <w:r>
          <w:rPr>
            <w:rStyle w:val="pun"/>
            <w:color w:val="666600"/>
            <w:sz w:val="23"/>
            <w:szCs w:val="23"/>
          </w:rPr>
          <w:t>,</w:t>
        </w:r>
        <w:r>
          <w:rPr>
            <w:rStyle w:val="pln"/>
            <w:color w:val="000000"/>
            <w:sz w:val="23"/>
            <w:szCs w:val="23"/>
          </w:rPr>
          <w:t xml:space="preserve"> </w:t>
        </w:r>
        <w:r>
          <w:rPr>
            <w:rStyle w:val="typ"/>
            <w:color w:val="660066"/>
            <w:sz w:val="23"/>
            <w:szCs w:val="23"/>
          </w:rPr>
          <w:t>TutorialSeries</w:t>
        </w:r>
        <w:r>
          <w:rPr>
            <w:rStyle w:val="pun"/>
            <w:color w:val="666600"/>
            <w:sz w:val="23"/>
            <w:szCs w:val="23"/>
          </w:rPr>
          <w:t>,</w:t>
        </w:r>
        <w:r>
          <w:rPr>
            <w:rStyle w:val="pln"/>
            <w:color w:val="000000"/>
            <w:sz w:val="23"/>
            <w:szCs w:val="23"/>
          </w:rPr>
          <w:t xml:space="preserve"> </w:t>
        </w:r>
        <w:r>
          <w:rPr>
            <w:rStyle w:val="typ"/>
            <w:color w:val="660066"/>
            <w:sz w:val="23"/>
            <w:szCs w:val="23"/>
          </w:rPr>
          <w:t>TutorialCategory</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34" w:author="Unknown"/>
          <w:rStyle w:val="pln"/>
          <w:color w:val="000000"/>
          <w:sz w:val="23"/>
          <w:szCs w:val="23"/>
        </w:rPr>
      </w:pPr>
      <w:ins w:id="1935" w:author="Unknown">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36" w:author="Unknown"/>
          <w:rStyle w:val="pln"/>
          <w:color w:val="000000"/>
          <w:sz w:val="23"/>
          <w:szCs w:val="23"/>
        </w:rPr>
      </w:pPr>
      <w:proofErr w:type="gramStart"/>
      <w:ins w:id="1937" w:author="Unknown">
        <w:r>
          <w:rPr>
            <w:rStyle w:val="kwd"/>
            <w:color w:val="000088"/>
            <w:sz w:val="23"/>
            <w:szCs w:val="23"/>
          </w:rPr>
          <w:t>class</w:t>
        </w:r>
        <w:proofErr w:type="gramEnd"/>
        <w:r>
          <w:rPr>
            <w:rStyle w:val="pln"/>
            <w:color w:val="000000"/>
            <w:sz w:val="23"/>
            <w:szCs w:val="23"/>
          </w:rPr>
          <w:t xml:space="preserve"> </w:t>
        </w:r>
        <w:r>
          <w:rPr>
            <w:rStyle w:val="typ"/>
            <w:color w:val="660066"/>
            <w:sz w:val="23"/>
            <w:szCs w:val="23"/>
          </w:rPr>
          <w:t>TutorialAdmin</w:t>
        </w:r>
        <w:r>
          <w:rPr>
            <w:rStyle w:val="pun"/>
            <w:color w:val="666600"/>
            <w:sz w:val="23"/>
            <w:szCs w:val="23"/>
          </w:rPr>
          <w:t>(</w:t>
        </w:r>
        <w:r>
          <w:rPr>
            <w:rStyle w:val="pln"/>
            <w:color w:val="000000"/>
            <w:sz w:val="23"/>
            <w:szCs w:val="23"/>
          </w:rPr>
          <w:t>admin</w:t>
        </w:r>
        <w:r>
          <w:rPr>
            <w:rStyle w:val="pun"/>
            <w:color w:val="666600"/>
            <w:sz w:val="23"/>
            <w:szCs w:val="23"/>
          </w:rPr>
          <w:t>.</w:t>
        </w:r>
        <w:r>
          <w:rPr>
            <w:rStyle w:val="typ"/>
            <w:color w:val="660066"/>
            <w:sz w:val="23"/>
            <w:szCs w:val="23"/>
          </w:rPr>
          <w:t>ModelAdmin</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38"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39" w:author="Unknown"/>
          <w:rStyle w:val="pln"/>
          <w:color w:val="000000"/>
          <w:sz w:val="23"/>
          <w:szCs w:val="23"/>
        </w:rPr>
      </w:pPr>
      <w:ins w:id="1940" w:author="Unknown">
        <w:r>
          <w:rPr>
            <w:rStyle w:val="pln"/>
            <w:color w:val="000000"/>
            <w:sz w:val="23"/>
            <w:szCs w:val="23"/>
          </w:rPr>
          <w:t xml:space="preserve">    </w:t>
        </w:r>
        <w:proofErr w:type="gramStart"/>
        <w:r>
          <w:rPr>
            <w:rStyle w:val="pln"/>
            <w:color w:val="000000"/>
            <w:sz w:val="23"/>
            <w:szCs w:val="23"/>
          </w:rPr>
          <w:t>fieldsets</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41" w:author="Unknown"/>
          <w:rStyle w:val="pln"/>
          <w:color w:val="000000"/>
          <w:sz w:val="23"/>
          <w:szCs w:val="23"/>
        </w:rPr>
      </w:pPr>
      <w:ins w:id="1942" w:author="Unknown">
        <w:r>
          <w:rPr>
            <w:rStyle w:val="pln"/>
            <w:color w:val="000000"/>
            <w:sz w:val="23"/>
            <w:szCs w:val="23"/>
          </w:rPr>
          <w:t xml:space="preserve">        </w:t>
        </w:r>
        <w:r>
          <w:rPr>
            <w:rStyle w:val="pun"/>
            <w:color w:val="666600"/>
            <w:sz w:val="23"/>
            <w:szCs w:val="23"/>
          </w:rPr>
          <w:t>(</w:t>
        </w:r>
        <w:r>
          <w:rPr>
            <w:rStyle w:val="str"/>
            <w:color w:val="008800"/>
            <w:sz w:val="23"/>
            <w:szCs w:val="23"/>
          </w:rPr>
          <w:t>"Title/date"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'fields'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"tutorial_title"</w:t>
        </w:r>
        <w:r>
          <w:rPr>
            <w:rStyle w:val="pun"/>
            <w:color w:val="666600"/>
            <w:sz w:val="23"/>
            <w:szCs w:val="23"/>
          </w:rPr>
          <w:t>,</w:t>
        </w:r>
        <w:r>
          <w:rPr>
            <w:rStyle w:val="pln"/>
            <w:color w:val="000000"/>
            <w:sz w:val="23"/>
            <w:szCs w:val="23"/>
          </w:rPr>
          <w:t xml:space="preserve"> </w:t>
        </w:r>
        <w:r>
          <w:rPr>
            <w:rStyle w:val="str"/>
            <w:color w:val="008800"/>
            <w:sz w:val="23"/>
            <w:szCs w:val="23"/>
          </w:rPr>
          <w:t>"tutorial_published"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43" w:author="Unknown"/>
          <w:rStyle w:val="pln"/>
          <w:color w:val="000000"/>
          <w:sz w:val="23"/>
          <w:szCs w:val="23"/>
        </w:rPr>
      </w:pPr>
      <w:ins w:id="1944" w:author="Unknown">
        <w:r>
          <w:rPr>
            <w:rStyle w:val="pln"/>
            <w:color w:val="000000"/>
            <w:sz w:val="23"/>
            <w:szCs w:val="23"/>
          </w:rPr>
          <w:t xml:space="preserve">        </w:t>
        </w:r>
        <w:r>
          <w:rPr>
            <w:rStyle w:val="pun"/>
            <w:color w:val="666600"/>
            <w:sz w:val="23"/>
            <w:szCs w:val="23"/>
          </w:rPr>
          <w:t>(</w:t>
        </w:r>
        <w:r>
          <w:rPr>
            <w:rStyle w:val="str"/>
            <w:color w:val="008800"/>
            <w:sz w:val="23"/>
            <w:szCs w:val="23"/>
          </w:rPr>
          <w:t>"URL"</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'fields'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"tutorial_slug"</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45" w:author="Unknown"/>
          <w:rStyle w:val="pln"/>
          <w:color w:val="000000"/>
          <w:sz w:val="23"/>
          <w:szCs w:val="23"/>
        </w:rPr>
      </w:pPr>
      <w:ins w:id="1946" w:author="Unknown">
        <w:r>
          <w:rPr>
            <w:rStyle w:val="pln"/>
            <w:color w:val="000000"/>
            <w:sz w:val="23"/>
            <w:szCs w:val="23"/>
          </w:rPr>
          <w:t xml:space="preserve">        </w:t>
        </w:r>
        <w:r>
          <w:rPr>
            <w:rStyle w:val="pun"/>
            <w:color w:val="666600"/>
            <w:sz w:val="23"/>
            <w:szCs w:val="23"/>
          </w:rPr>
          <w:t>(</w:t>
        </w:r>
        <w:r>
          <w:rPr>
            <w:rStyle w:val="str"/>
            <w:color w:val="008800"/>
            <w:sz w:val="23"/>
            <w:szCs w:val="23"/>
          </w:rPr>
          <w:t>"Series"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'fields'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"tutorial_series"</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47" w:author="Unknown"/>
          <w:rStyle w:val="pln"/>
          <w:color w:val="000000"/>
          <w:sz w:val="23"/>
          <w:szCs w:val="23"/>
        </w:rPr>
      </w:pPr>
      <w:ins w:id="1948" w:author="Unknown">
        <w:r>
          <w:rPr>
            <w:rStyle w:val="pln"/>
            <w:color w:val="000000"/>
            <w:sz w:val="23"/>
            <w:szCs w:val="23"/>
          </w:rPr>
          <w:t xml:space="preserve">        </w:t>
        </w:r>
        <w:r>
          <w:rPr>
            <w:rStyle w:val="pun"/>
            <w:color w:val="666600"/>
            <w:sz w:val="23"/>
            <w:szCs w:val="23"/>
          </w:rPr>
          <w:t>(</w:t>
        </w:r>
        <w:r>
          <w:rPr>
            <w:rStyle w:val="str"/>
            <w:color w:val="008800"/>
            <w:sz w:val="23"/>
            <w:szCs w:val="23"/>
          </w:rPr>
          <w:t>"Content"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"fields"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"tutorial_content"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49" w:author="Unknown"/>
          <w:rStyle w:val="pln"/>
          <w:color w:val="000000"/>
          <w:sz w:val="23"/>
          <w:szCs w:val="23"/>
        </w:rPr>
      </w:pPr>
      <w:ins w:id="1950" w:author="Unknown">
        <w:r>
          <w:rPr>
            <w:rStyle w:val="pln"/>
            <w:color w:val="000000"/>
            <w:sz w:val="23"/>
            <w:szCs w:val="23"/>
          </w:rPr>
          <w:t xml:space="preserve">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51"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52" w:author="Unknown"/>
          <w:rStyle w:val="pln"/>
          <w:color w:val="000000"/>
          <w:sz w:val="23"/>
          <w:szCs w:val="23"/>
        </w:rPr>
      </w:pPr>
      <w:ins w:id="1953" w:author="Unknown">
        <w:r>
          <w:rPr>
            <w:rStyle w:val="pln"/>
            <w:color w:val="000000"/>
            <w:sz w:val="23"/>
            <w:szCs w:val="23"/>
          </w:rPr>
          <w:t xml:space="preserve">    formfield_overrides </w:t>
        </w:r>
        <w:r>
          <w:rPr>
            <w:rStyle w:val="pun"/>
            <w:color w:val="666600"/>
            <w:sz w:val="23"/>
            <w:szCs w:val="23"/>
          </w:rPr>
          <w:t>=</w:t>
        </w:r>
        <w:r>
          <w:rPr>
            <w:rStyle w:val="pln"/>
            <w:color w:val="000000"/>
            <w:sz w:val="23"/>
            <w:szCs w:val="23"/>
          </w:rPr>
          <w:t xml:space="preserve">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54" w:author="Unknown"/>
          <w:rStyle w:val="pln"/>
          <w:color w:val="000000"/>
          <w:sz w:val="23"/>
          <w:szCs w:val="23"/>
        </w:rPr>
      </w:pPr>
      <w:ins w:id="1955" w:author="Unknown">
        <w:r>
          <w:rPr>
            <w:rStyle w:val="pln"/>
            <w:color w:val="000000"/>
            <w:sz w:val="23"/>
            <w:szCs w:val="23"/>
          </w:rPr>
          <w:t xml:space="preserve">        models</w:t>
        </w:r>
        <w:r>
          <w:rPr>
            <w:rStyle w:val="pun"/>
            <w:color w:val="666600"/>
            <w:sz w:val="23"/>
            <w:szCs w:val="23"/>
          </w:rPr>
          <w:t>.</w:t>
        </w:r>
        <w:r>
          <w:rPr>
            <w:rStyle w:val="typ"/>
            <w:color w:val="660066"/>
            <w:sz w:val="23"/>
            <w:szCs w:val="23"/>
          </w:rPr>
          <w:t>TextField</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'widget'</w:t>
        </w:r>
        <w:r>
          <w:rPr>
            <w:rStyle w:val="pun"/>
            <w:color w:val="666600"/>
            <w:sz w:val="23"/>
            <w:szCs w:val="23"/>
          </w:rPr>
          <w:t>:</w:t>
        </w:r>
        <w:r>
          <w:rPr>
            <w:rStyle w:val="pln"/>
            <w:color w:val="000000"/>
            <w:sz w:val="23"/>
            <w:szCs w:val="23"/>
          </w:rPr>
          <w:t xml:space="preserve"> </w:t>
        </w:r>
        <w:proofErr w:type="gramStart"/>
        <w:r>
          <w:rPr>
            <w:rStyle w:val="typ"/>
            <w:color w:val="660066"/>
            <w:sz w:val="23"/>
            <w:szCs w:val="23"/>
          </w:rPr>
          <w:t>TinyMCE</w:t>
        </w:r>
        <w:r>
          <w:rPr>
            <w:rStyle w:val="pun"/>
            <w:color w:val="666600"/>
            <w:sz w:val="23"/>
            <w:szCs w:val="23"/>
          </w:rPr>
          <w:t>(</w:t>
        </w:r>
        <w:proofErr w:type="gramEnd"/>
        <w:r>
          <w:rPr>
            <w:rStyle w:val="pln"/>
            <w:color w:val="000000"/>
            <w:sz w:val="23"/>
            <w:szCs w:val="23"/>
          </w:rPr>
          <w:t>attrs</w:t>
        </w:r>
        <w:r>
          <w:rPr>
            <w:rStyle w:val="pun"/>
            <w:color w:val="666600"/>
            <w:sz w:val="23"/>
            <w:szCs w:val="23"/>
          </w:rPr>
          <w:t>={</w:t>
        </w:r>
        <w:r>
          <w:rPr>
            <w:rStyle w:val="str"/>
            <w:color w:val="008800"/>
            <w:sz w:val="23"/>
            <w:szCs w:val="23"/>
          </w:rPr>
          <w:t>'cols'</w:t>
        </w:r>
        <w:r>
          <w:rPr>
            <w:rStyle w:val="pun"/>
            <w:color w:val="666600"/>
            <w:sz w:val="23"/>
            <w:szCs w:val="23"/>
          </w:rPr>
          <w:t>:</w:t>
        </w:r>
        <w:r>
          <w:rPr>
            <w:rStyle w:val="pln"/>
            <w:color w:val="000000"/>
            <w:sz w:val="23"/>
            <w:szCs w:val="23"/>
          </w:rPr>
          <w:t xml:space="preserve"> </w:t>
        </w:r>
        <w:r>
          <w:rPr>
            <w:rStyle w:val="lit"/>
            <w:color w:val="006666"/>
            <w:sz w:val="23"/>
            <w:szCs w:val="23"/>
          </w:rPr>
          <w:t>80</w:t>
        </w:r>
        <w:r>
          <w:rPr>
            <w:rStyle w:val="pun"/>
            <w:color w:val="666600"/>
            <w:sz w:val="23"/>
            <w:szCs w:val="23"/>
          </w:rPr>
          <w:t>,</w:t>
        </w:r>
        <w:r>
          <w:rPr>
            <w:rStyle w:val="pln"/>
            <w:color w:val="000000"/>
            <w:sz w:val="23"/>
            <w:szCs w:val="23"/>
          </w:rPr>
          <w:t xml:space="preserve"> </w:t>
        </w:r>
        <w:r>
          <w:rPr>
            <w:rStyle w:val="str"/>
            <w:color w:val="008800"/>
            <w:sz w:val="23"/>
            <w:szCs w:val="23"/>
          </w:rPr>
          <w:t>'rows'</w:t>
        </w:r>
        <w:r>
          <w:rPr>
            <w:rStyle w:val="pun"/>
            <w:color w:val="666600"/>
            <w:sz w:val="23"/>
            <w:szCs w:val="23"/>
          </w:rPr>
          <w:t>:</w:t>
        </w:r>
        <w:r>
          <w:rPr>
            <w:rStyle w:val="pln"/>
            <w:color w:val="000000"/>
            <w:sz w:val="23"/>
            <w:szCs w:val="23"/>
          </w:rPr>
          <w:t xml:space="preserve"> </w:t>
        </w:r>
        <w:r>
          <w:rPr>
            <w:rStyle w:val="lit"/>
            <w:color w:val="006666"/>
            <w:sz w:val="23"/>
            <w:szCs w:val="23"/>
          </w:rPr>
          <w:t>30</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56" w:author="Unknown"/>
          <w:rStyle w:val="pln"/>
          <w:color w:val="000000"/>
          <w:sz w:val="23"/>
          <w:szCs w:val="23"/>
        </w:rPr>
      </w:pPr>
      <w:ins w:id="1957" w:author="Unknown">
        <w:r>
          <w:rPr>
            <w:rStyle w:val="pln"/>
            <w:color w:val="000000"/>
            <w:sz w:val="23"/>
            <w:szCs w:val="23"/>
          </w:rPr>
          <w:t xml:space="preserve">        </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58"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59"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60" w:author="Unknown"/>
          <w:rStyle w:val="pln"/>
          <w:color w:val="000000"/>
          <w:sz w:val="23"/>
          <w:szCs w:val="23"/>
        </w:rPr>
      </w:pPr>
      <w:proofErr w:type="gramStart"/>
      <w:ins w:id="1961" w:author="Unknown">
        <w:r>
          <w:rPr>
            <w:rStyle w:val="pln"/>
            <w:color w:val="000000"/>
            <w:sz w:val="23"/>
            <w:szCs w:val="23"/>
          </w:rPr>
          <w:t>admin</w:t>
        </w:r>
        <w:r>
          <w:rPr>
            <w:rStyle w:val="pun"/>
            <w:color w:val="666600"/>
            <w:sz w:val="23"/>
            <w:szCs w:val="23"/>
          </w:rPr>
          <w:t>.</w:t>
        </w:r>
        <w:r>
          <w:rPr>
            <w:rStyle w:val="pln"/>
            <w:color w:val="000000"/>
            <w:sz w:val="23"/>
            <w:szCs w:val="23"/>
          </w:rPr>
          <w:t>site</w:t>
        </w:r>
        <w:r>
          <w:rPr>
            <w:rStyle w:val="pun"/>
            <w:color w:val="666600"/>
            <w:sz w:val="23"/>
            <w:szCs w:val="23"/>
          </w:rPr>
          <w:t>.</w:t>
        </w:r>
        <w:r>
          <w:rPr>
            <w:rStyle w:val="pln"/>
            <w:color w:val="000000"/>
            <w:sz w:val="23"/>
            <w:szCs w:val="23"/>
          </w:rPr>
          <w:t>register</w:t>
        </w:r>
        <w:r>
          <w:rPr>
            <w:rStyle w:val="pun"/>
            <w:color w:val="666600"/>
            <w:sz w:val="23"/>
            <w:szCs w:val="23"/>
          </w:rPr>
          <w:t>(</w:t>
        </w:r>
        <w:proofErr w:type="gramEnd"/>
        <w:r>
          <w:rPr>
            <w:rStyle w:val="typ"/>
            <w:color w:val="660066"/>
            <w:sz w:val="23"/>
            <w:szCs w:val="23"/>
          </w:rPr>
          <w:t>TutorialSeries</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62" w:author="Unknown"/>
          <w:rStyle w:val="pln"/>
          <w:color w:val="000000"/>
          <w:sz w:val="23"/>
          <w:szCs w:val="23"/>
        </w:rPr>
      </w:pPr>
      <w:proofErr w:type="gramStart"/>
      <w:ins w:id="1963" w:author="Unknown">
        <w:r>
          <w:rPr>
            <w:rStyle w:val="pln"/>
            <w:color w:val="000000"/>
            <w:sz w:val="23"/>
            <w:szCs w:val="23"/>
          </w:rPr>
          <w:t>admin</w:t>
        </w:r>
        <w:r>
          <w:rPr>
            <w:rStyle w:val="pun"/>
            <w:color w:val="666600"/>
            <w:sz w:val="23"/>
            <w:szCs w:val="23"/>
          </w:rPr>
          <w:t>.</w:t>
        </w:r>
        <w:r>
          <w:rPr>
            <w:rStyle w:val="pln"/>
            <w:color w:val="000000"/>
            <w:sz w:val="23"/>
            <w:szCs w:val="23"/>
          </w:rPr>
          <w:t>site</w:t>
        </w:r>
        <w:r>
          <w:rPr>
            <w:rStyle w:val="pun"/>
            <w:color w:val="666600"/>
            <w:sz w:val="23"/>
            <w:szCs w:val="23"/>
          </w:rPr>
          <w:t>.</w:t>
        </w:r>
        <w:r>
          <w:rPr>
            <w:rStyle w:val="pln"/>
            <w:color w:val="000000"/>
            <w:sz w:val="23"/>
            <w:szCs w:val="23"/>
          </w:rPr>
          <w:t>register</w:t>
        </w:r>
        <w:r>
          <w:rPr>
            <w:rStyle w:val="pun"/>
            <w:color w:val="666600"/>
            <w:sz w:val="23"/>
            <w:szCs w:val="23"/>
          </w:rPr>
          <w:t>(</w:t>
        </w:r>
        <w:proofErr w:type="gramEnd"/>
        <w:r>
          <w:rPr>
            <w:rStyle w:val="typ"/>
            <w:color w:val="660066"/>
            <w:sz w:val="23"/>
            <w:szCs w:val="23"/>
          </w:rPr>
          <w:t>TutorialCategory</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1964" w:author="Unknown"/>
          <w:sz w:val="23"/>
          <w:szCs w:val="23"/>
        </w:rPr>
      </w:pPr>
      <w:proofErr w:type="gramStart"/>
      <w:ins w:id="1965" w:author="Unknown">
        <w:r>
          <w:rPr>
            <w:rStyle w:val="pln"/>
            <w:color w:val="000000"/>
            <w:sz w:val="23"/>
            <w:szCs w:val="23"/>
          </w:rPr>
          <w:t>admin</w:t>
        </w:r>
        <w:r>
          <w:rPr>
            <w:rStyle w:val="pun"/>
            <w:color w:val="666600"/>
            <w:sz w:val="23"/>
            <w:szCs w:val="23"/>
          </w:rPr>
          <w:t>.</w:t>
        </w:r>
        <w:r>
          <w:rPr>
            <w:rStyle w:val="pln"/>
            <w:color w:val="000000"/>
            <w:sz w:val="23"/>
            <w:szCs w:val="23"/>
          </w:rPr>
          <w:t>site</w:t>
        </w:r>
        <w:r>
          <w:rPr>
            <w:rStyle w:val="pun"/>
            <w:color w:val="666600"/>
            <w:sz w:val="23"/>
            <w:szCs w:val="23"/>
          </w:rPr>
          <w:t>.</w:t>
        </w:r>
        <w:r>
          <w:rPr>
            <w:rStyle w:val="pln"/>
            <w:color w:val="000000"/>
            <w:sz w:val="23"/>
            <w:szCs w:val="23"/>
          </w:rPr>
          <w:t>register</w:t>
        </w:r>
        <w:r>
          <w:rPr>
            <w:rStyle w:val="pun"/>
            <w:color w:val="666600"/>
            <w:sz w:val="23"/>
            <w:szCs w:val="23"/>
          </w:rPr>
          <w:t>(</w:t>
        </w:r>
        <w:proofErr w:type="gramEnd"/>
        <w:r>
          <w:rPr>
            <w:rStyle w:val="typ"/>
            <w:color w:val="660066"/>
            <w:sz w:val="23"/>
            <w:szCs w:val="23"/>
          </w:rPr>
          <w:t>Tutorial</w:t>
        </w:r>
        <w:r>
          <w:rPr>
            <w:rStyle w:val="pun"/>
            <w:color w:val="666600"/>
            <w:sz w:val="23"/>
            <w:szCs w:val="23"/>
          </w:rPr>
          <w:t>,</w:t>
        </w:r>
        <w:r>
          <w:rPr>
            <w:rStyle w:val="typ"/>
            <w:color w:val="660066"/>
            <w:sz w:val="23"/>
            <w:szCs w:val="23"/>
          </w:rPr>
          <w:t>TutorialAdmin</w:t>
        </w:r>
        <w:r>
          <w:rPr>
            <w:rStyle w:val="pun"/>
            <w:color w:val="666600"/>
            <w:sz w:val="23"/>
            <w:szCs w:val="23"/>
          </w:rPr>
          <w:t>)</w:t>
        </w:r>
      </w:ins>
    </w:p>
    <w:p w:rsidR="00DD16FF" w:rsidRDefault="00DD16FF" w:rsidP="00DD16FF">
      <w:pPr>
        <w:pStyle w:val="NormalWeb"/>
        <w:rPr>
          <w:ins w:id="1966" w:author="Unknown"/>
          <w:rFonts w:ascii="Roboto" w:hAnsi="Roboto"/>
          <w:sz w:val="23"/>
          <w:szCs w:val="23"/>
        </w:rPr>
      </w:pPr>
      <w:ins w:id="1967" w:author="Unknown">
        <w:r>
          <w:rPr>
            <w:rFonts w:ascii="Roboto" w:hAnsi="Roboto"/>
            <w:sz w:val="23"/>
            <w:szCs w:val="23"/>
          </w:rPr>
          <w:t>Now that we've done that, it's time to go into the admin, create 2 or 3 categories, a few tutorial series, and a few tutorials per series. You're free to just put gobbly goop (yes that's a technical term) in there, just to see how this all works. In the next tutorial, we'll start off assuming you've got a few categories, series, and tutorials per series, and show how we can go about organizing these on our website.</w:t>
        </w:r>
      </w:ins>
    </w:p>
    <w:p w:rsidR="00DD16FF" w:rsidRDefault="00DD16FF"/>
    <w:p w:rsidR="00DD16FF" w:rsidRDefault="00DD16FF"/>
    <w:p w:rsidR="00DD16FF" w:rsidRDefault="00DD16FF"/>
    <w:p w:rsidR="00DD16FF" w:rsidRDefault="00DD16FF"/>
    <w:p w:rsidR="00DD16FF" w:rsidRPr="00DD16FF" w:rsidRDefault="00DD16FF" w:rsidP="00DD16FF">
      <w:pPr>
        <w:spacing w:before="100" w:beforeAutospacing="1" w:after="100" w:afterAutospacing="1" w:line="881" w:lineRule="atLeast"/>
        <w:outlineLvl w:val="1"/>
        <w:rPr>
          <w:rFonts w:ascii="Roboto" w:eastAsia="Times New Roman" w:hAnsi="Roboto" w:cs="Times New Roman"/>
          <w:sz w:val="36"/>
          <w:szCs w:val="36"/>
          <w:lang w:eastAsia="en-IN"/>
        </w:rPr>
      </w:pPr>
      <w:r w:rsidRPr="00DD16FF">
        <w:rPr>
          <w:rFonts w:ascii="Roboto" w:eastAsia="Times New Roman" w:hAnsi="Roboto" w:cs="Times New Roman"/>
          <w:sz w:val="36"/>
          <w:szCs w:val="36"/>
          <w:lang w:eastAsia="en-IN"/>
        </w:rPr>
        <w:t>Working with Foreign Keys - Django Tutorial</w:t>
      </w:r>
    </w:p>
    <w:p w:rsidR="00DD16FF" w:rsidRPr="00DD16FF" w:rsidRDefault="00DD16FF" w:rsidP="00DD16FF">
      <w:pPr>
        <w:spacing w:after="0" w:line="240" w:lineRule="auto"/>
        <w:rPr>
          <w:rFonts w:ascii="Times New Roman" w:eastAsia="Times New Roman" w:hAnsi="Times New Roman" w:cs="Times New Roman"/>
          <w:sz w:val="24"/>
          <w:szCs w:val="24"/>
          <w:lang w:eastAsia="en-IN"/>
        </w:rPr>
      </w:pPr>
    </w:p>
    <w:p w:rsidR="00DD16FF" w:rsidRPr="00DD16FF" w:rsidRDefault="00DD16FF" w:rsidP="00DD16FF">
      <w:pPr>
        <w:spacing w:after="0" w:line="240" w:lineRule="auto"/>
        <w:rPr>
          <w:rFonts w:ascii="Times New Roman" w:eastAsia="Times New Roman" w:hAnsi="Times New Roman" w:cs="Times New Roman"/>
          <w:sz w:val="24"/>
          <w:szCs w:val="24"/>
          <w:lang w:eastAsia="en-IN"/>
        </w:rPr>
      </w:pPr>
      <w:r w:rsidRPr="00DD16FF">
        <w:rPr>
          <w:rFonts w:ascii="Roboto" w:eastAsia="Times New Roman" w:hAnsi="Roboto" w:cs="Times New Roman"/>
          <w:sz w:val="23"/>
          <w:szCs w:val="23"/>
          <w:lang w:eastAsia="en-IN"/>
        </w:rPr>
        <w:br/>
      </w:r>
      <w:r w:rsidRPr="00DD16FF">
        <w:rPr>
          <w:rFonts w:ascii="Roboto" w:eastAsia="Times New Roman" w:hAnsi="Roboto" w:cs="Times New Roman"/>
          <w:sz w:val="23"/>
          <w:szCs w:val="23"/>
          <w:lang w:eastAsia="en-IN"/>
        </w:rPr>
        <w:br/>
      </w:r>
    </w:p>
    <w:p w:rsidR="00DD16FF" w:rsidRPr="00DD16FF" w:rsidRDefault="00DD16FF" w:rsidP="00DD16FF">
      <w:pPr>
        <w:spacing w:before="100" w:beforeAutospacing="1" w:after="100" w:afterAutospacing="1" w:line="240" w:lineRule="auto"/>
        <w:rPr>
          <w:rFonts w:ascii="Roboto" w:eastAsia="Times New Roman" w:hAnsi="Roboto" w:cs="Times New Roman"/>
          <w:sz w:val="23"/>
          <w:szCs w:val="23"/>
          <w:lang w:eastAsia="en-IN"/>
        </w:rPr>
      </w:pPr>
      <w:r w:rsidRPr="00DD16FF">
        <w:rPr>
          <w:rFonts w:ascii="Roboto" w:eastAsia="Times New Roman" w:hAnsi="Roboto" w:cs="Times New Roman"/>
          <w:sz w:val="23"/>
          <w:szCs w:val="23"/>
          <w:lang w:eastAsia="en-IN"/>
        </w:rPr>
        <w:lastRenderedPageBreak/>
        <w:t>Welcome to part 10 of the web development with Django tutorial series. In this tutorial, we're going to show an example of how we can interact with our various tables linked together by foreign keys.</w:t>
      </w:r>
    </w:p>
    <w:p w:rsidR="00DD16FF" w:rsidRPr="00DD16FF" w:rsidRDefault="00DD16FF" w:rsidP="00DD16FF">
      <w:pPr>
        <w:spacing w:before="100" w:beforeAutospacing="1" w:after="100" w:afterAutospacing="1" w:line="240" w:lineRule="auto"/>
        <w:rPr>
          <w:rFonts w:ascii="Roboto" w:eastAsia="Times New Roman" w:hAnsi="Roboto" w:cs="Times New Roman"/>
          <w:sz w:val="23"/>
          <w:szCs w:val="23"/>
          <w:lang w:eastAsia="en-IN"/>
        </w:rPr>
      </w:pPr>
      <w:r w:rsidRPr="00DD16FF">
        <w:rPr>
          <w:rFonts w:ascii="Roboto" w:eastAsia="Times New Roman" w:hAnsi="Roboto" w:cs="Times New Roman"/>
          <w:sz w:val="23"/>
          <w:szCs w:val="23"/>
          <w:lang w:eastAsia="en-IN"/>
        </w:rPr>
        <w:t>If you have not created your tutorials, series, and categories, I've hosted my version 9 with all of those added here: </w:t>
      </w:r>
      <w:hyperlink r:id="rId28" w:tgtFrame="blank" w:history="1">
        <w:r w:rsidRPr="00DD16FF">
          <w:rPr>
            <w:rFonts w:ascii="Roboto" w:eastAsia="Times New Roman" w:hAnsi="Roboto" w:cs="Times New Roman"/>
            <w:color w:val="039BE5"/>
            <w:sz w:val="23"/>
            <w:szCs w:val="23"/>
            <w:lang w:eastAsia="en-IN"/>
          </w:rPr>
          <w:t>Part 9 with added tutorials, series, and categories</w:t>
        </w:r>
      </w:hyperlink>
      <w:r w:rsidRPr="00DD16FF">
        <w:rPr>
          <w:rFonts w:ascii="Roboto" w:eastAsia="Times New Roman" w:hAnsi="Roboto" w:cs="Times New Roman"/>
          <w:sz w:val="23"/>
          <w:szCs w:val="23"/>
          <w:lang w:eastAsia="en-IN"/>
        </w:rPr>
        <w:t>.</w:t>
      </w:r>
    </w:p>
    <w:p w:rsidR="00DD16FF" w:rsidRPr="00DD16FF" w:rsidRDefault="00DD16FF" w:rsidP="00DD16FF">
      <w:pPr>
        <w:spacing w:before="100" w:beforeAutospacing="1" w:after="100" w:afterAutospacing="1" w:line="240" w:lineRule="auto"/>
        <w:rPr>
          <w:ins w:id="1968" w:author="Unknown"/>
          <w:rFonts w:ascii="Roboto" w:eastAsia="Times New Roman" w:hAnsi="Roboto" w:cs="Times New Roman"/>
          <w:sz w:val="23"/>
          <w:szCs w:val="23"/>
          <w:lang w:eastAsia="en-IN"/>
        </w:rPr>
      </w:pPr>
      <w:ins w:id="1969" w:author="Unknown">
        <w:r w:rsidRPr="00DD16FF">
          <w:rPr>
            <w:rFonts w:ascii="Roboto" w:eastAsia="Times New Roman" w:hAnsi="Roboto" w:cs="Times New Roman"/>
            <w:sz w:val="23"/>
            <w:szCs w:val="23"/>
            <w:lang w:eastAsia="en-IN"/>
          </w:rPr>
          <w:t>On PythonProgramming.net, every series has always been contained all within "one slash." Back in the early days, files were served exactly where they sat on the server, so you organized them usually in directories. So you might have something like </w:t>
        </w:r>
        <w:r w:rsidRPr="00DD16FF">
          <w:rPr>
            <w:rFonts w:ascii="Courier New" w:eastAsia="Times New Roman" w:hAnsi="Courier New" w:cs="Courier New"/>
            <w:sz w:val="23"/>
            <w:szCs w:val="23"/>
            <w:lang w:eastAsia="en-IN"/>
          </w:rPr>
          <w:t>pythonprogramming.net/data-analysis/pandas-intro</w:t>
        </w:r>
        <w:r w:rsidRPr="00DD16FF">
          <w:rPr>
            <w:rFonts w:ascii="Roboto" w:eastAsia="Times New Roman" w:hAnsi="Roboto" w:cs="Times New Roman"/>
            <w:sz w:val="23"/>
            <w:szCs w:val="23"/>
            <w:lang w:eastAsia="en-IN"/>
          </w:rPr>
          <w:t>, because you had to. Nowadays, especially with a model like what we're using, we don't need this. I am not a fan of long URLs, so I opted historically to not do this and instead do </w:t>
        </w:r>
        <w:r w:rsidRPr="00DD16FF">
          <w:rPr>
            <w:rFonts w:ascii="Courier New" w:eastAsia="Times New Roman" w:hAnsi="Courier New" w:cs="Courier New"/>
            <w:sz w:val="23"/>
            <w:szCs w:val="23"/>
            <w:lang w:eastAsia="en-IN"/>
          </w:rPr>
          <w:t>pythonprogramming.net/pandas-intro</w:t>
        </w:r>
        <w:r w:rsidRPr="00DD16FF">
          <w:rPr>
            <w:rFonts w:ascii="Roboto" w:eastAsia="Times New Roman" w:hAnsi="Roboto" w:cs="Times New Roman"/>
            <w:sz w:val="23"/>
            <w:szCs w:val="23"/>
            <w:lang w:eastAsia="en-IN"/>
          </w:rPr>
          <w:t>.</w:t>
        </w:r>
      </w:ins>
    </w:p>
    <w:p w:rsidR="00DD16FF" w:rsidRPr="00DD16FF" w:rsidRDefault="00DD16FF" w:rsidP="00DD16FF">
      <w:pPr>
        <w:spacing w:before="100" w:beforeAutospacing="1" w:after="100" w:afterAutospacing="1" w:line="240" w:lineRule="auto"/>
        <w:rPr>
          <w:ins w:id="1970" w:author="Unknown"/>
          <w:rFonts w:ascii="Roboto" w:eastAsia="Times New Roman" w:hAnsi="Roboto" w:cs="Times New Roman"/>
          <w:sz w:val="23"/>
          <w:szCs w:val="23"/>
          <w:lang w:eastAsia="en-IN"/>
        </w:rPr>
      </w:pPr>
      <w:ins w:id="1971" w:author="Unknown">
        <w:r w:rsidRPr="00DD16FF">
          <w:rPr>
            <w:rFonts w:ascii="Roboto" w:eastAsia="Times New Roman" w:hAnsi="Roboto" w:cs="Times New Roman"/>
            <w:sz w:val="23"/>
            <w:szCs w:val="23"/>
            <w:lang w:eastAsia="en-IN"/>
          </w:rPr>
          <w:t xml:space="preserve">That said, this means every single tutorial resides </w:t>
        </w:r>
        <w:proofErr w:type="gramStart"/>
        <w:r w:rsidRPr="00DD16FF">
          <w:rPr>
            <w:rFonts w:ascii="Roboto" w:eastAsia="Times New Roman" w:hAnsi="Roboto" w:cs="Times New Roman"/>
            <w:sz w:val="23"/>
            <w:szCs w:val="23"/>
            <w:lang w:eastAsia="en-IN"/>
          </w:rPr>
          <w:t>under</w:t>
        </w:r>
        <w:proofErr w:type="gramEnd"/>
        <w:r w:rsidRPr="00DD16FF">
          <w:rPr>
            <w:rFonts w:ascii="Roboto" w:eastAsia="Times New Roman" w:hAnsi="Roboto" w:cs="Times New Roman"/>
            <w:sz w:val="23"/>
            <w:szCs w:val="23"/>
            <w:lang w:eastAsia="en-IN"/>
          </w:rPr>
          <w:t xml:space="preserve"> ONE slash. With a framework like Django in mind, I might not have set out to do this, because it means we have to handle for this all within a single view function pretty much, other than for pages where we know the exact "slug." This will all hopefully make more sense as we go, so now I am just going to get started.</w:t>
        </w:r>
      </w:ins>
    </w:p>
    <w:p w:rsidR="00DD16FF" w:rsidRPr="00DD16FF" w:rsidRDefault="00DD16FF" w:rsidP="00DD16FF">
      <w:pPr>
        <w:spacing w:before="100" w:beforeAutospacing="1" w:after="100" w:afterAutospacing="1" w:line="240" w:lineRule="auto"/>
        <w:rPr>
          <w:ins w:id="1972" w:author="Unknown"/>
          <w:rFonts w:ascii="Roboto" w:eastAsia="Times New Roman" w:hAnsi="Roboto" w:cs="Times New Roman"/>
          <w:sz w:val="23"/>
          <w:szCs w:val="23"/>
          <w:lang w:eastAsia="en-IN"/>
        </w:rPr>
      </w:pPr>
      <w:ins w:id="1973" w:author="Unknown">
        <w:r w:rsidRPr="00DD16FF">
          <w:rPr>
            <w:rFonts w:ascii="Roboto" w:eastAsia="Times New Roman" w:hAnsi="Roboto" w:cs="Times New Roman"/>
            <w:sz w:val="23"/>
            <w:szCs w:val="23"/>
            <w:lang w:eastAsia="en-IN"/>
          </w:rPr>
          <w:t>For now, I am going to refer to a case where you just have one slash example: </w:t>
        </w:r>
        <w:r w:rsidRPr="00DD16FF">
          <w:rPr>
            <w:rFonts w:ascii="Courier New" w:eastAsia="Times New Roman" w:hAnsi="Courier New" w:cs="Courier New"/>
            <w:sz w:val="23"/>
            <w:szCs w:val="23"/>
            <w:lang w:eastAsia="en-IN"/>
          </w:rPr>
          <w:t>pythonprogramming.net/data-analysis/pandas-intro</w:t>
        </w:r>
        <w:r w:rsidRPr="00DD16FF">
          <w:rPr>
            <w:rFonts w:ascii="Roboto" w:eastAsia="Times New Roman" w:hAnsi="Roboto" w:cs="Times New Roman"/>
            <w:sz w:val="23"/>
            <w:szCs w:val="23"/>
            <w:lang w:eastAsia="en-IN"/>
          </w:rPr>
          <w:t> as a "single" slug. At the moment, we have two cases for a "single slug:"</w:t>
        </w:r>
      </w:ins>
    </w:p>
    <w:p w:rsidR="00DD16FF" w:rsidRPr="00DD16FF" w:rsidRDefault="00DD16FF" w:rsidP="00DD16FF">
      <w:pPr>
        <w:numPr>
          <w:ilvl w:val="0"/>
          <w:numId w:val="5"/>
        </w:numPr>
        <w:spacing w:before="100" w:beforeAutospacing="1" w:after="100" w:afterAutospacing="1" w:line="240" w:lineRule="auto"/>
        <w:rPr>
          <w:ins w:id="1974" w:author="Unknown"/>
          <w:rFonts w:ascii="Roboto" w:eastAsia="Times New Roman" w:hAnsi="Roboto" w:cs="Times New Roman"/>
          <w:sz w:val="23"/>
          <w:szCs w:val="23"/>
          <w:lang w:eastAsia="en-IN"/>
        </w:rPr>
      </w:pPr>
      <w:ins w:id="1975" w:author="Unknown">
        <w:r w:rsidRPr="00DD16FF">
          <w:rPr>
            <w:rFonts w:ascii="Roboto" w:eastAsia="Times New Roman" w:hAnsi="Roboto" w:cs="Times New Roman"/>
            <w:sz w:val="23"/>
            <w:szCs w:val="23"/>
            <w:lang w:eastAsia="en-IN"/>
          </w:rPr>
          <w:t>Category (data analysis, fundamentals...etc)</w:t>
        </w:r>
      </w:ins>
    </w:p>
    <w:p w:rsidR="00DD16FF" w:rsidRPr="00DD16FF" w:rsidRDefault="00DD16FF" w:rsidP="00DD16FF">
      <w:pPr>
        <w:numPr>
          <w:ilvl w:val="0"/>
          <w:numId w:val="5"/>
        </w:numPr>
        <w:spacing w:before="100" w:beforeAutospacing="1" w:after="100" w:afterAutospacing="1" w:line="240" w:lineRule="auto"/>
        <w:rPr>
          <w:ins w:id="1976" w:author="Unknown"/>
          <w:rFonts w:ascii="Roboto" w:eastAsia="Times New Roman" w:hAnsi="Roboto" w:cs="Times New Roman"/>
          <w:sz w:val="23"/>
          <w:szCs w:val="23"/>
          <w:lang w:eastAsia="en-IN"/>
        </w:rPr>
      </w:pPr>
      <w:ins w:id="1977" w:author="Unknown">
        <w:r w:rsidRPr="00DD16FF">
          <w:rPr>
            <w:rFonts w:ascii="Roboto" w:eastAsia="Times New Roman" w:hAnsi="Roboto" w:cs="Times New Roman"/>
            <w:sz w:val="23"/>
            <w:szCs w:val="23"/>
            <w:lang w:eastAsia="en-IN"/>
          </w:rPr>
          <w:t>Specific tutorial</w:t>
        </w:r>
      </w:ins>
    </w:p>
    <w:p w:rsidR="00DD16FF" w:rsidRPr="00DD16FF" w:rsidRDefault="00DD16FF" w:rsidP="00DD16FF">
      <w:pPr>
        <w:spacing w:before="100" w:beforeAutospacing="1" w:after="100" w:afterAutospacing="1" w:line="240" w:lineRule="auto"/>
        <w:rPr>
          <w:ins w:id="1978" w:author="Unknown"/>
          <w:rFonts w:ascii="Roboto" w:eastAsia="Times New Roman" w:hAnsi="Roboto" w:cs="Times New Roman"/>
          <w:sz w:val="23"/>
          <w:szCs w:val="23"/>
          <w:lang w:eastAsia="en-IN"/>
        </w:rPr>
      </w:pPr>
      <w:ins w:id="1979" w:author="Unknown">
        <w:r w:rsidRPr="00DD16FF">
          <w:rPr>
            <w:rFonts w:ascii="Roboto" w:eastAsia="Times New Roman" w:hAnsi="Roboto" w:cs="Times New Roman"/>
            <w:sz w:val="23"/>
            <w:szCs w:val="23"/>
            <w:lang w:eastAsia="en-IN"/>
          </w:rPr>
          <w:t>So, we begin filling our function with:</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80" w:author="Unknown"/>
          <w:rFonts w:ascii="Courier New" w:eastAsia="Times New Roman" w:hAnsi="Courier New" w:cs="Courier New"/>
          <w:color w:val="000000"/>
          <w:sz w:val="23"/>
          <w:szCs w:val="23"/>
          <w:lang w:eastAsia="en-IN"/>
        </w:rPr>
      </w:pPr>
      <w:proofErr w:type="gramStart"/>
      <w:ins w:id="1981"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models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Tutorial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TutorialCategory</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TutorialSeries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82" w:author="Unknown"/>
          <w:rFonts w:ascii="Courier New" w:eastAsia="Times New Roman" w:hAnsi="Courier New" w:cs="Courier New"/>
          <w:color w:val="000000"/>
          <w:sz w:val="23"/>
          <w:szCs w:val="23"/>
          <w:lang w:eastAsia="en-IN"/>
        </w:rPr>
      </w:pPr>
      <w:proofErr w:type="gramStart"/>
      <w:ins w:id="1983"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http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HttpResponse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84"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85" w:author="Unknown"/>
          <w:rFonts w:ascii="Courier New" w:eastAsia="Times New Roman" w:hAnsi="Courier New" w:cs="Courier New"/>
          <w:color w:val="000000"/>
          <w:sz w:val="23"/>
          <w:szCs w:val="23"/>
          <w:lang w:eastAsia="en-IN"/>
        </w:rPr>
      </w:pPr>
      <w:ins w:id="1986" w:author="Unknown">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87"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88" w:author="Unknown"/>
          <w:rFonts w:ascii="Courier New" w:eastAsia="Times New Roman" w:hAnsi="Courier New" w:cs="Courier New"/>
          <w:color w:val="000000"/>
          <w:sz w:val="23"/>
          <w:szCs w:val="23"/>
          <w:lang w:eastAsia="en-IN"/>
        </w:rPr>
      </w:pPr>
      <w:proofErr w:type="gramStart"/>
      <w:ins w:id="1989" w:author="Unknown">
        <w:r w:rsidRPr="00DD16FF">
          <w:rPr>
            <w:rFonts w:ascii="Courier New" w:eastAsia="Times New Roman" w:hAnsi="Courier New" w:cs="Courier New"/>
            <w:color w:val="000088"/>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single_slug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single_slug</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90" w:author="Unknown"/>
          <w:rFonts w:ascii="Courier New" w:eastAsia="Times New Roman" w:hAnsi="Courier New" w:cs="Courier New"/>
          <w:color w:val="000000"/>
          <w:sz w:val="23"/>
          <w:szCs w:val="23"/>
          <w:lang w:eastAsia="en-IN"/>
        </w:rPr>
      </w:pPr>
      <w:ins w:id="1991"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categories</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category_slug </w:t>
        </w:r>
        <w:r w:rsidRPr="00DD16FF">
          <w:rPr>
            <w:rFonts w:ascii="Courier New" w:eastAsia="Times New Roman" w:hAnsi="Courier New" w:cs="Courier New"/>
            <w:color w:val="000088"/>
            <w:sz w:val="23"/>
            <w:szCs w:val="23"/>
            <w:lang w:eastAsia="en-IN"/>
          </w:rPr>
          <w:t>for</w:t>
        </w:r>
        <w:r w:rsidRPr="00DD16FF">
          <w:rPr>
            <w:rFonts w:ascii="Courier New" w:eastAsia="Times New Roman" w:hAnsi="Courier New" w:cs="Courier New"/>
            <w:color w:val="000000"/>
            <w:sz w:val="23"/>
            <w:szCs w:val="23"/>
            <w:lang w:eastAsia="en-IN"/>
          </w:rPr>
          <w:t xml:space="preserve"> c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TutorialCategory</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all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92" w:author="Unknown"/>
          <w:rFonts w:ascii="Courier New" w:eastAsia="Times New Roman" w:hAnsi="Courier New" w:cs="Courier New"/>
          <w:color w:val="000000"/>
          <w:sz w:val="23"/>
          <w:szCs w:val="23"/>
          <w:lang w:eastAsia="en-IN"/>
        </w:rPr>
      </w:pPr>
      <w:ins w:id="1993"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single_slug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categories</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94" w:author="Unknown"/>
          <w:rFonts w:ascii="Courier New" w:eastAsia="Times New Roman" w:hAnsi="Courier New" w:cs="Courier New"/>
          <w:color w:val="000000"/>
          <w:sz w:val="23"/>
          <w:szCs w:val="23"/>
          <w:lang w:eastAsia="en-IN"/>
        </w:rPr>
      </w:pPr>
      <w:ins w:id="1995"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HttpResponse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w:t>
        </w:r>
        <w:r w:rsidRPr="00DD16FF">
          <w:rPr>
            <w:rFonts w:ascii="Courier New" w:eastAsia="Times New Roman" w:hAnsi="Courier New" w:cs="Courier New"/>
            <w:color w:val="008800"/>
            <w:sz w:val="23"/>
            <w:szCs w:val="23"/>
            <w:lang w:eastAsia="en-IN"/>
          </w:rPr>
          <w:t>"{single_slug} is a category"</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96"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97" w:author="Unknown"/>
          <w:rFonts w:ascii="Courier New" w:eastAsia="Times New Roman" w:hAnsi="Courier New" w:cs="Courier New"/>
          <w:color w:val="000000"/>
          <w:sz w:val="23"/>
          <w:szCs w:val="23"/>
          <w:lang w:eastAsia="en-IN"/>
        </w:rPr>
      </w:pPr>
      <w:ins w:id="1998"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tutorials</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tutorial_slug </w:t>
        </w:r>
        <w:r w:rsidRPr="00DD16FF">
          <w:rPr>
            <w:rFonts w:ascii="Courier New" w:eastAsia="Times New Roman" w:hAnsi="Courier New" w:cs="Courier New"/>
            <w:color w:val="000088"/>
            <w:sz w:val="23"/>
            <w:szCs w:val="23"/>
            <w:lang w:eastAsia="en-IN"/>
          </w:rPr>
          <w:t>for</w:t>
        </w:r>
        <w:r w:rsidRPr="00DD16FF">
          <w:rPr>
            <w:rFonts w:ascii="Courier New" w:eastAsia="Times New Roman" w:hAnsi="Courier New" w:cs="Courier New"/>
            <w:color w:val="000000"/>
            <w:sz w:val="23"/>
            <w:szCs w:val="23"/>
            <w:lang w:eastAsia="en-IN"/>
          </w:rPr>
          <w:t xml:space="preserve"> t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Tutorial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all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99" w:author="Unknown"/>
          <w:rFonts w:ascii="Courier New" w:eastAsia="Times New Roman" w:hAnsi="Courier New" w:cs="Courier New"/>
          <w:color w:val="000000"/>
          <w:sz w:val="23"/>
          <w:szCs w:val="23"/>
          <w:lang w:eastAsia="en-IN"/>
        </w:rPr>
      </w:pPr>
      <w:ins w:id="200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single_slug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tutorials</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01" w:author="Unknown"/>
          <w:rFonts w:ascii="Courier New" w:eastAsia="Times New Roman" w:hAnsi="Courier New" w:cs="Courier New"/>
          <w:color w:val="000000"/>
          <w:sz w:val="23"/>
          <w:szCs w:val="23"/>
          <w:lang w:eastAsia="en-IN"/>
        </w:rPr>
      </w:pPr>
      <w:ins w:id="200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HttpResponse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w:t>
        </w:r>
        <w:r w:rsidRPr="00DD16FF">
          <w:rPr>
            <w:rFonts w:ascii="Courier New" w:eastAsia="Times New Roman" w:hAnsi="Courier New" w:cs="Courier New"/>
            <w:color w:val="008800"/>
            <w:sz w:val="23"/>
            <w:szCs w:val="23"/>
            <w:lang w:eastAsia="en-IN"/>
          </w:rPr>
          <w:t>"{single_slug} is a Tutorial"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03"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04" w:author="Unknown"/>
          <w:rFonts w:ascii="Courier New" w:eastAsia="Times New Roman" w:hAnsi="Courier New" w:cs="Courier New"/>
          <w:sz w:val="23"/>
          <w:szCs w:val="23"/>
          <w:lang w:eastAsia="en-IN"/>
        </w:rPr>
      </w:pPr>
      <w:ins w:id="2005"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HttpResponse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w:t>
        </w:r>
        <w:r w:rsidRPr="00DD16FF">
          <w:rPr>
            <w:rFonts w:ascii="Courier New" w:eastAsia="Times New Roman" w:hAnsi="Courier New" w:cs="Courier New"/>
            <w:color w:val="008800"/>
            <w:sz w:val="23"/>
            <w:szCs w:val="23"/>
            <w:lang w:eastAsia="en-IN"/>
          </w:rPr>
          <w:t>"'{single_slug}' does not correspond to anything we know of!"</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006" w:author="Unknown"/>
          <w:rFonts w:ascii="Roboto" w:eastAsia="Times New Roman" w:hAnsi="Roboto" w:cs="Times New Roman"/>
          <w:sz w:val="23"/>
          <w:szCs w:val="23"/>
          <w:lang w:eastAsia="en-IN"/>
        </w:rPr>
      </w:pPr>
      <w:ins w:id="2007" w:author="Unknown">
        <w:r w:rsidRPr="00DD16FF">
          <w:rPr>
            <w:rFonts w:ascii="Roboto" w:eastAsia="Times New Roman" w:hAnsi="Roboto" w:cs="Times New Roman"/>
            <w:sz w:val="23"/>
            <w:szCs w:val="23"/>
            <w:lang w:eastAsia="en-IN"/>
          </w:rPr>
          <w:t>Next, let's go ahead and modify the </w:t>
        </w:r>
        <w:r w:rsidRPr="00DD16FF">
          <w:rPr>
            <w:rFonts w:ascii="Courier New" w:eastAsia="Times New Roman" w:hAnsi="Courier New" w:cs="Courier New"/>
            <w:sz w:val="23"/>
            <w:szCs w:val="23"/>
            <w:lang w:eastAsia="en-IN"/>
          </w:rPr>
          <w:t>homepage</w:t>
        </w:r>
        <w:r w:rsidRPr="00DD16FF">
          <w:rPr>
            <w:rFonts w:ascii="Roboto" w:eastAsia="Times New Roman" w:hAnsi="Roboto" w:cs="Times New Roman"/>
            <w:sz w:val="23"/>
            <w:szCs w:val="23"/>
            <w:lang w:eastAsia="en-IN"/>
          </w:rPr>
          <w:t> function as well to instead give us the categories to iterate over, rather than the tutorials: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08" w:author="Unknown"/>
          <w:rFonts w:ascii="Courier New" w:eastAsia="Times New Roman" w:hAnsi="Courier New" w:cs="Courier New"/>
          <w:color w:val="000000"/>
          <w:sz w:val="23"/>
          <w:szCs w:val="23"/>
          <w:lang w:eastAsia="en-IN"/>
        </w:rPr>
      </w:pPr>
      <w:proofErr w:type="gramStart"/>
      <w:ins w:id="2009" w:author="Unknown">
        <w:r w:rsidRPr="00DD16FF">
          <w:rPr>
            <w:rFonts w:ascii="Courier New" w:eastAsia="Times New Roman" w:hAnsi="Courier New" w:cs="Courier New"/>
            <w:color w:val="000000"/>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homepage(request):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10" w:author="Unknown"/>
          <w:rFonts w:ascii="Courier New" w:eastAsia="Times New Roman" w:hAnsi="Courier New" w:cs="Courier New"/>
          <w:color w:val="000000"/>
          <w:sz w:val="23"/>
          <w:szCs w:val="23"/>
          <w:lang w:eastAsia="en-IN"/>
        </w:rPr>
      </w:pPr>
      <w:ins w:id="2011"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render(request=request,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12" w:author="Unknown"/>
          <w:rFonts w:ascii="Courier New" w:eastAsia="Times New Roman" w:hAnsi="Courier New" w:cs="Courier New"/>
          <w:color w:val="000000"/>
          <w:sz w:val="23"/>
          <w:szCs w:val="23"/>
          <w:lang w:eastAsia="en-IN"/>
        </w:rPr>
      </w:pPr>
      <w:ins w:id="2013" w:author="Unknown">
        <w:r w:rsidRPr="00DD16FF">
          <w:rPr>
            <w:rFonts w:ascii="Courier New" w:eastAsia="Times New Roman" w:hAnsi="Courier New" w:cs="Courier New"/>
            <w:color w:val="000000"/>
            <w:sz w:val="23"/>
            <w:szCs w:val="23"/>
            <w:lang w:eastAsia="en-IN"/>
          </w:rPr>
          <w:lastRenderedPageBreak/>
          <w:t xml:space="preserve">                  template_name='main/categories.html',</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14" w:author="Unknown"/>
          <w:rFonts w:ascii="Courier New" w:eastAsia="Times New Roman" w:hAnsi="Courier New" w:cs="Courier New"/>
          <w:sz w:val="23"/>
          <w:szCs w:val="23"/>
          <w:lang w:eastAsia="en-IN"/>
        </w:rPr>
      </w:pPr>
      <w:ins w:id="2015"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000000"/>
            <w:sz w:val="23"/>
            <w:szCs w:val="23"/>
            <w:lang w:eastAsia="en-IN"/>
          </w:rPr>
          <w:t>={"categories": TutorialCategory.objects.all})</w:t>
        </w:r>
      </w:ins>
    </w:p>
    <w:p w:rsidR="00DD16FF" w:rsidRPr="00DD16FF" w:rsidRDefault="00DD16FF" w:rsidP="00DD16FF">
      <w:pPr>
        <w:spacing w:before="100" w:beforeAutospacing="1" w:after="100" w:afterAutospacing="1" w:line="240" w:lineRule="auto"/>
        <w:rPr>
          <w:ins w:id="2016" w:author="Unknown"/>
          <w:rFonts w:ascii="Roboto" w:eastAsia="Times New Roman" w:hAnsi="Roboto" w:cs="Times New Roman"/>
          <w:sz w:val="23"/>
          <w:szCs w:val="23"/>
          <w:lang w:eastAsia="en-IN"/>
        </w:rPr>
      </w:pPr>
      <w:ins w:id="2017" w:author="Unknown">
        <w:r w:rsidRPr="00DD16FF">
          <w:rPr>
            <w:rFonts w:ascii="Roboto" w:eastAsia="Times New Roman" w:hAnsi="Roboto" w:cs="Times New Roman"/>
            <w:sz w:val="23"/>
            <w:szCs w:val="23"/>
            <w:lang w:eastAsia="en-IN"/>
          </w:rPr>
          <w:t>Finally, let's add that </w:t>
        </w:r>
        <w:r w:rsidRPr="00DD16FF">
          <w:rPr>
            <w:rFonts w:ascii="Courier New" w:eastAsia="Times New Roman" w:hAnsi="Courier New" w:cs="Courier New"/>
            <w:sz w:val="23"/>
            <w:szCs w:val="23"/>
            <w:lang w:eastAsia="en-IN"/>
          </w:rPr>
          <w:t>mysite/main/templates/categories.html</w:t>
        </w:r>
        <w:r w:rsidRPr="00DD16FF">
          <w:rPr>
            <w:rFonts w:ascii="Roboto" w:eastAsia="Times New Roman" w:hAnsi="Roboto" w:cs="Times New Roman"/>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18" w:author="Unknown"/>
          <w:rFonts w:ascii="Courier New" w:eastAsia="Times New Roman" w:hAnsi="Courier New" w:cs="Courier New"/>
          <w:color w:val="000000"/>
          <w:sz w:val="23"/>
          <w:szCs w:val="23"/>
          <w:lang w:eastAsia="en-IN"/>
        </w:rPr>
      </w:pPr>
      <w:ins w:id="2019"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extends </w:t>
        </w:r>
        <w:r w:rsidRPr="00DD16FF">
          <w:rPr>
            <w:rFonts w:ascii="Courier New" w:eastAsia="Times New Roman" w:hAnsi="Courier New" w:cs="Courier New"/>
            <w:color w:val="008800"/>
            <w:sz w:val="23"/>
            <w:szCs w:val="23"/>
            <w:lang w:eastAsia="en-IN"/>
          </w:rPr>
          <w:t>'main/header.html'</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20"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21" w:author="Unknown"/>
          <w:rFonts w:ascii="Courier New" w:eastAsia="Times New Roman" w:hAnsi="Courier New" w:cs="Courier New"/>
          <w:color w:val="000000"/>
          <w:sz w:val="23"/>
          <w:szCs w:val="23"/>
          <w:lang w:eastAsia="en-IN"/>
        </w:rPr>
      </w:pPr>
      <w:ins w:id="2022"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block content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23"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24" w:author="Unknown"/>
          <w:rFonts w:ascii="Courier New" w:eastAsia="Times New Roman" w:hAnsi="Courier New" w:cs="Courier New"/>
          <w:color w:val="000000"/>
          <w:sz w:val="23"/>
          <w:szCs w:val="23"/>
          <w:lang w:eastAsia="en-IN"/>
        </w:rPr>
      </w:pPr>
      <w:ins w:id="2025"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"row"</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26" w:author="Unknown"/>
          <w:rFonts w:ascii="Courier New" w:eastAsia="Times New Roman" w:hAnsi="Courier New" w:cs="Courier New"/>
          <w:color w:val="000000"/>
          <w:sz w:val="23"/>
          <w:szCs w:val="23"/>
          <w:lang w:eastAsia="en-IN"/>
        </w:rPr>
      </w:pPr>
      <w:ins w:id="2027"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for</w:t>
        </w:r>
        <w:r w:rsidRPr="00DD16FF">
          <w:rPr>
            <w:rFonts w:ascii="Courier New" w:eastAsia="Times New Roman" w:hAnsi="Courier New" w:cs="Courier New"/>
            <w:color w:val="000000"/>
            <w:sz w:val="23"/>
            <w:szCs w:val="23"/>
            <w:lang w:eastAsia="en-IN"/>
          </w:rPr>
          <w:t xml:space="preserve"> cat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categories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28" w:author="Unknown"/>
          <w:rFonts w:ascii="Courier New" w:eastAsia="Times New Roman" w:hAnsi="Courier New" w:cs="Courier New"/>
          <w:color w:val="000000"/>
          <w:sz w:val="23"/>
          <w:szCs w:val="23"/>
          <w:lang w:eastAsia="en-IN"/>
        </w:rPr>
      </w:pPr>
      <w:ins w:id="2029"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"col s12 m6 l4"</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30" w:author="Unknown"/>
          <w:rFonts w:ascii="Courier New" w:eastAsia="Times New Roman" w:hAnsi="Courier New" w:cs="Courier New"/>
          <w:color w:val="000000"/>
          <w:sz w:val="23"/>
          <w:szCs w:val="23"/>
          <w:lang w:eastAsia="en-IN"/>
        </w:rPr>
      </w:pPr>
      <w:ins w:id="2031"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a href</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"{{cat.category_slug}}"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style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"color</w:t>
        </w:r>
        <w:proofErr w:type="gramStart"/>
        <w:r w:rsidRPr="00DD16FF">
          <w:rPr>
            <w:rFonts w:ascii="Courier New" w:eastAsia="Times New Roman" w:hAnsi="Courier New" w:cs="Courier New"/>
            <w:color w:val="008800"/>
            <w:sz w:val="23"/>
            <w:szCs w:val="23"/>
            <w:lang w:eastAsia="en-IN"/>
          </w:rPr>
          <w:t>:#</w:t>
        </w:r>
        <w:proofErr w:type="gramEnd"/>
        <w:r w:rsidRPr="00DD16FF">
          <w:rPr>
            <w:rFonts w:ascii="Courier New" w:eastAsia="Times New Roman" w:hAnsi="Courier New" w:cs="Courier New"/>
            <w:color w:val="008800"/>
            <w:sz w:val="23"/>
            <w:szCs w:val="23"/>
            <w:lang w:eastAsia="en-IN"/>
          </w:rPr>
          <w:t>000"</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32" w:author="Unknown"/>
          <w:rFonts w:ascii="Courier New" w:eastAsia="Times New Roman" w:hAnsi="Courier New" w:cs="Courier New"/>
          <w:color w:val="000000"/>
          <w:sz w:val="23"/>
          <w:szCs w:val="23"/>
          <w:lang w:eastAsia="en-IN"/>
        </w:rPr>
      </w:pPr>
      <w:ins w:id="2033"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"card hoverable"</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34" w:author="Unknown"/>
          <w:rFonts w:ascii="Courier New" w:eastAsia="Times New Roman" w:hAnsi="Courier New" w:cs="Courier New"/>
          <w:color w:val="000000"/>
          <w:sz w:val="23"/>
          <w:szCs w:val="23"/>
          <w:lang w:eastAsia="en-IN"/>
        </w:rPr>
      </w:pPr>
      <w:ins w:id="2035"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"card-content"</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36" w:author="Unknown"/>
          <w:rFonts w:ascii="Courier New" w:eastAsia="Times New Roman" w:hAnsi="Courier New" w:cs="Courier New"/>
          <w:color w:val="000000"/>
          <w:sz w:val="23"/>
          <w:szCs w:val="23"/>
          <w:lang w:eastAsia="en-IN"/>
        </w:rPr>
      </w:pPr>
      <w:ins w:id="2037"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"card-title"</w:t>
        </w:r>
        <w:proofErr w:type="gramStart"/>
        <w:r w:rsidRPr="00DD16FF">
          <w:rPr>
            <w:rFonts w:ascii="Courier New" w:eastAsia="Times New Roman" w:hAnsi="Courier New" w:cs="Courier New"/>
            <w:color w:val="666600"/>
            <w:sz w:val="23"/>
            <w:szCs w:val="23"/>
            <w:lang w:eastAsia="en-IN"/>
          </w:rPr>
          <w:t>&gt;{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cat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tutorial_category</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38" w:author="Unknown"/>
          <w:rFonts w:ascii="Courier New" w:eastAsia="Times New Roman" w:hAnsi="Courier New" w:cs="Courier New"/>
          <w:color w:val="000000"/>
          <w:sz w:val="23"/>
          <w:szCs w:val="23"/>
          <w:lang w:eastAsia="en-IN"/>
        </w:rPr>
      </w:pPr>
      <w:ins w:id="2039"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&lt;!--&lt;</w:t>
        </w:r>
        <w:r w:rsidRPr="00DD16FF">
          <w:rPr>
            <w:rFonts w:ascii="Courier New" w:eastAsia="Times New Roman" w:hAnsi="Courier New" w:cs="Courier New"/>
            <w:color w:val="000000"/>
            <w:sz w:val="23"/>
            <w:szCs w:val="23"/>
            <w:lang w:eastAsia="en-IN"/>
          </w:rPr>
          <w:t>p style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"font-size</w:t>
        </w:r>
        <w:proofErr w:type="gramStart"/>
        <w:r w:rsidRPr="00DD16FF">
          <w:rPr>
            <w:rFonts w:ascii="Courier New" w:eastAsia="Times New Roman" w:hAnsi="Courier New" w:cs="Courier New"/>
            <w:color w:val="008800"/>
            <w:sz w:val="23"/>
            <w:szCs w:val="23"/>
            <w:lang w:eastAsia="en-IN"/>
          </w:rPr>
          <w:t>:70</w:t>
        </w:r>
        <w:proofErr w:type="gramEnd"/>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666600"/>
            <w:sz w:val="23"/>
            <w:szCs w:val="23"/>
            <w:lang w:eastAsia="en-IN"/>
          </w:rPr>
          <w:t>&gt;</w:t>
        </w:r>
        <w:r w:rsidRPr="00DD16FF">
          <w:rPr>
            <w:rFonts w:ascii="Courier New" w:eastAsia="Times New Roman" w:hAnsi="Courier New" w:cs="Courier New"/>
            <w:color w:val="660066"/>
            <w:sz w:val="23"/>
            <w:szCs w:val="23"/>
            <w:lang w:eastAsia="en-IN"/>
          </w:rPr>
          <w:t>Published</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tutorial_published</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p</w:t>
        </w:r>
        <w:r w:rsidRPr="00DD16FF">
          <w:rPr>
            <w:rFonts w:ascii="Courier New" w:eastAsia="Times New Roman" w:hAnsi="Courier New" w:cs="Courier New"/>
            <w:color w:val="666600"/>
            <w:sz w:val="23"/>
            <w:szCs w:val="23"/>
            <w:lang w:eastAsia="en-IN"/>
          </w:rPr>
          <w:t>&gt;--&gt;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40" w:author="Unknown"/>
          <w:rFonts w:ascii="Courier New" w:eastAsia="Times New Roman" w:hAnsi="Courier New" w:cs="Courier New"/>
          <w:color w:val="000000"/>
          <w:sz w:val="23"/>
          <w:szCs w:val="23"/>
          <w:lang w:eastAsia="en-IN"/>
        </w:rPr>
      </w:pPr>
      <w:ins w:id="2041"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p</w:t>
        </w:r>
        <w:proofErr w:type="gramStart"/>
        <w:r w:rsidRPr="00DD16FF">
          <w:rPr>
            <w:rFonts w:ascii="Courier New" w:eastAsia="Times New Roman" w:hAnsi="Courier New" w:cs="Courier New"/>
            <w:color w:val="666600"/>
            <w:sz w:val="23"/>
            <w:szCs w:val="23"/>
            <w:lang w:eastAsia="en-IN"/>
          </w:rPr>
          <w:t>&gt;{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cat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category_summary</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p</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42" w:author="Unknown"/>
          <w:rFonts w:ascii="Courier New" w:eastAsia="Times New Roman" w:hAnsi="Courier New" w:cs="Courier New"/>
          <w:color w:val="000000"/>
          <w:sz w:val="23"/>
          <w:szCs w:val="23"/>
          <w:lang w:eastAsia="en-IN"/>
        </w:rPr>
      </w:pPr>
      <w:ins w:id="2043"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44" w:author="Unknown"/>
          <w:rFonts w:ascii="Courier New" w:eastAsia="Times New Roman" w:hAnsi="Courier New" w:cs="Courier New"/>
          <w:color w:val="000000"/>
          <w:sz w:val="23"/>
          <w:szCs w:val="23"/>
          <w:lang w:eastAsia="en-IN"/>
        </w:rPr>
      </w:pPr>
      <w:ins w:id="2045"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46" w:author="Unknown"/>
          <w:rFonts w:ascii="Courier New" w:eastAsia="Times New Roman" w:hAnsi="Courier New" w:cs="Courier New"/>
          <w:color w:val="000000"/>
          <w:sz w:val="23"/>
          <w:szCs w:val="23"/>
          <w:lang w:eastAsia="en-IN"/>
        </w:rPr>
      </w:pPr>
      <w:ins w:id="2047"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a</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48" w:author="Unknown"/>
          <w:rFonts w:ascii="Courier New" w:eastAsia="Times New Roman" w:hAnsi="Courier New" w:cs="Courier New"/>
          <w:color w:val="000000"/>
          <w:sz w:val="23"/>
          <w:szCs w:val="23"/>
          <w:lang w:eastAsia="en-IN"/>
        </w:rPr>
      </w:pPr>
      <w:ins w:id="2049"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50" w:author="Unknown"/>
          <w:rFonts w:ascii="Courier New" w:eastAsia="Times New Roman" w:hAnsi="Courier New" w:cs="Courier New"/>
          <w:color w:val="000000"/>
          <w:sz w:val="23"/>
          <w:szCs w:val="23"/>
          <w:lang w:eastAsia="en-IN"/>
        </w:rPr>
      </w:pPr>
      <w:ins w:id="2051"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endfor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52" w:author="Unknown"/>
          <w:rFonts w:ascii="Courier New" w:eastAsia="Times New Roman" w:hAnsi="Courier New" w:cs="Courier New"/>
          <w:color w:val="000000"/>
          <w:sz w:val="23"/>
          <w:szCs w:val="23"/>
          <w:lang w:eastAsia="en-IN"/>
        </w:rPr>
      </w:pPr>
      <w:ins w:id="2053"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54" w:author="Unknown"/>
          <w:rFonts w:ascii="Courier New" w:eastAsia="Times New Roman" w:hAnsi="Courier New" w:cs="Courier New"/>
          <w:sz w:val="23"/>
          <w:szCs w:val="23"/>
          <w:lang w:eastAsia="en-IN"/>
        </w:rPr>
      </w:pPr>
      <w:ins w:id="2055"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endblock </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056" w:author="Unknown"/>
          <w:rFonts w:ascii="Roboto" w:eastAsia="Times New Roman" w:hAnsi="Roboto" w:cs="Times New Roman"/>
          <w:sz w:val="23"/>
          <w:szCs w:val="23"/>
          <w:lang w:eastAsia="en-IN"/>
        </w:rPr>
      </w:pPr>
      <w:ins w:id="2057" w:author="Unknown">
        <w:r w:rsidRPr="00DD16FF">
          <w:rPr>
            <w:rFonts w:ascii="Roboto" w:eastAsia="Times New Roman" w:hAnsi="Roboto" w:cs="Times New Roman"/>
            <w:sz w:val="23"/>
            <w:szCs w:val="23"/>
            <w:lang w:eastAsia="en-IN"/>
          </w:rPr>
          <w:t>Finally, we just need to add in our </w:t>
        </w:r>
        <w:r w:rsidRPr="00DD16FF">
          <w:rPr>
            <w:rFonts w:ascii="Courier New" w:eastAsia="Times New Roman" w:hAnsi="Courier New" w:cs="Courier New"/>
            <w:sz w:val="23"/>
            <w:szCs w:val="23"/>
            <w:lang w:eastAsia="en-IN"/>
          </w:rPr>
          <w:t>controller</w:t>
        </w:r>
        <w:r w:rsidRPr="00DD16FF">
          <w:rPr>
            <w:rFonts w:ascii="Roboto" w:eastAsia="Times New Roman" w:hAnsi="Roboto" w:cs="Times New Roman"/>
            <w:sz w:val="23"/>
            <w:szCs w:val="23"/>
            <w:lang w:eastAsia="en-IN"/>
          </w:rPr>
          <w:t> bit in the </w:t>
        </w:r>
        <w:r w:rsidRPr="00DD16FF">
          <w:rPr>
            <w:rFonts w:ascii="Courier New" w:eastAsia="Times New Roman" w:hAnsi="Courier New" w:cs="Courier New"/>
            <w:sz w:val="23"/>
            <w:szCs w:val="23"/>
            <w:lang w:eastAsia="en-IN"/>
          </w:rPr>
          <w:t>urls.py</w:t>
        </w:r>
        <w:r w:rsidRPr="00DD16FF">
          <w:rPr>
            <w:rFonts w:ascii="Roboto" w:eastAsia="Times New Roman" w:hAnsi="Roboto" w:cs="Times New Roman"/>
            <w:sz w:val="23"/>
            <w:szCs w:val="23"/>
            <w:lang w:eastAsia="en-IN"/>
          </w:rPr>
          <w:t>. This is where we've unfortunately got this "single slug" every where thing going on, because we can actually have variables within our URL handling:</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58" w:author="Unknown"/>
          <w:rFonts w:ascii="Courier New" w:eastAsia="Times New Roman" w:hAnsi="Courier New" w:cs="Courier New"/>
          <w:sz w:val="23"/>
          <w:szCs w:val="23"/>
          <w:lang w:eastAsia="en-IN"/>
        </w:rPr>
      </w:pPr>
      <w:ins w:id="2059"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"&lt;single_slug&gt;"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single_slug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"single_slug"</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060" w:author="Unknown"/>
          <w:rFonts w:ascii="Roboto" w:eastAsia="Times New Roman" w:hAnsi="Roboto" w:cs="Times New Roman"/>
          <w:sz w:val="23"/>
          <w:szCs w:val="23"/>
          <w:lang w:eastAsia="en-IN"/>
        </w:rPr>
      </w:pPr>
      <w:ins w:id="2061" w:author="Unknown">
        <w:r w:rsidRPr="00DD16FF">
          <w:rPr>
            <w:rFonts w:ascii="Roboto" w:eastAsia="Times New Roman" w:hAnsi="Roboto" w:cs="Times New Roman"/>
            <w:sz w:val="23"/>
            <w:szCs w:val="23"/>
            <w:lang w:eastAsia="en-IN"/>
          </w:rPr>
          <w:t>With that added to our views, go ahead and refresh the homepage and you should instead see:</w:t>
        </w:r>
      </w:ins>
    </w:p>
    <w:p w:rsidR="00DD16FF" w:rsidRPr="00DD16FF" w:rsidRDefault="00DD16FF" w:rsidP="00DD16FF">
      <w:pPr>
        <w:spacing w:after="0" w:line="240" w:lineRule="auto"/>
        <w:rPr>
          <w:ins w:id="2062"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10088880" cy="2537460"/>
            <wp:effectExtent l="0" t="0" r="7620" b="0"/>
            <wp:docPr id="22" name="Picture 22"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ython tutoria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88880" cy="253746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2063" w:author="Unknown"/>
          <w:rFonts w:ascii="Roboto" w:eastAsia="Times New Roman" w:hAnsi="Roboto" w:cs="Times New Roman"/>
          <w:sz w:val="23"/>
          <w:szCs w:val="23"/>
          <w:lang w:eastAsia="en-IN"/>
        </w:rPr>
      </w:pPr>
      <w:ins w:id="2064" w:author="Unknown">
        <w:r w:rsidRPr="00DD16FF">
          <w:rPr>
            <w:rFonts w:ascii="Roboto" w:eastAsia="Times New Roman" w:hAnsi="Roboto" w:cs="Times New Roman"/>
            <w:sz w:val="23"/>
            <w:szCs w:val="23"/>
            <w:lang w:eastAsia="en-IN"/>
          </w:rPr>
          <w:t>Now click on one of the categories. You should get a message like: </w:t>
        </w:r>
        <w:r w:rsidRPr="00DD16FF">
          <w:rPr>
            <w:rFonts w:ascii="Courier New" w:eastAsia="Times New Roman" w:hAnsi="Courier New" w:cs="Courier New"/>
            <w:sz w:val="23"/>
            <w:szCs w:val="23"/>
            <w:lang w:eastAsia="en-IN"/>
          </w:rPr>
          <w:t>machine-learning is a category</w:t>
        </w:r>
        <w:r w:rsidRPr="00DD16FF">
          <w:rPr>
            <w:rFonts w:ascii="Roboto" w:eastAsia="Times New Roman" w:hAnsi="Roboto" w:cs="Times New Roman"/>
            <w:sz w:val="23"/>
            <w:szCs w:val="23"/>
            <w:lang w:eastAsia="en-IN"/>
          </w:rPr>
          <w:t>.</w:t>
        </w:r>
      </w:ins>
    </w:p>
    <w:p w:rsidR="00DD16FF" w:rsidRPr="00DD16FF" w:rsidRDefault="00DD16FF" w:rsidP="00DD16FF">
      <w:pPr>
        <w:spacing w:before="100" w:beforeAutospacing="1" w:after="100" w:afterAutospacing="1" w:line="240" w:lineRule="auto"/>
        <w:rPr>
          <w:ins w:id="2065" w:author="Unknown"/>
          <w:rFonts w:ascii="Roboto" w:eastAsia="Times New Roman" w:hAnsi="Roboto" w:cs="Times New Roman"/>
          <w:sz w:val="23"/>
          <w:szCs w:val="23"/>
          <w:lang w:eastAsia="en-IN"/>
        </w:rPr>
      </w:pPr>
      <w:ins w:id="2066" w:author="Unknown">
        <w:r w:rsidRPr="00DD16FF">
          <w:rPr>
            <w:rFonts w:ascii="Roboto" w:eastAsia="Times New Roman" w:hAnsi="Roboto" w:cs="Times New Roman"/>
            <w:sz w:val="23"/>
            <w:szCs w:val="23"/>
            <w:lang w:eastAsia="en-IN"/>
          </w:rPr>
          <w:t>Okay, let's populate this page correctly now. If it's a category, we want to display the </w:t>
        </w:r>
        <w:r w:rsidRPr="00DD16FF">
          <w:rPr>
            <w:rFonts w:ascii="Courier New" w:eastAsia="Times New Roman" w:hAnsi="Courier New" w:cs="Courier New"/>
            <w:sz w:val="23"/>
            <w:szCs w:val="23"/>
            <w:lang w:eastAsia="en-IN"/>
          </w:rPr>
          <w:t>tutorial series</w:t>
        </w:r>
        <w:r w:rsidRPr="00DD16FF">
          <w:rPr>
            <w:rFonts w:ascii="Roboto" w:eastAsia="Times New Roman" w:hAnsi="Roboto" w:cs="Times New Roman"/>
            <w:sz w:val="23"/>
            <w:szCs w:val="23"/>
            <w:lang w:eastAsia="en-IN"/>
          </w:rPr>
          <w:t> that fall under that category rather than just serving this message!</w:t>
        </w:r>
      </w:ins>
    </w:p>
    <w:p w:rsidR="00DD16FF" w:rsidRPr="00DD16FF" w:rsidRDefault="00DD16FF" w:rsidP="00DD16FF">
      <w:pPr>
        <w:spacing w:before="100" w:beforeAutospacing="1" w:after="100" w:afterAutospacing="1" w:line="240" w:lineRule="auto"/>
        <w:rPr>
          <w:ins w:id="2067" w:author="Unknown"/>
          <w:rFonts w:ascii="Roboto" w:eastAsia="Times New Roman" w:hAnsi="Roboto" w:cs="Times New Roman"/>
          <w:sz w:val="23"/>
          <w:szCs w:val="23"/>
          <w:lang w:eastAsia="en-IN"/>
        </w:rPr>
      </w:pPr>
      <w:ins w:id="2068" w:author="Unknown">
        <w:r w:rsidRPr="00DD16FF">
          <w:rPr>
            <w:rFonts w:ascii="Roboto" w:eastAsia="Times New Roman" w:hAnsi="Roboto" w:cs="Times New Roman"/>
            <w:sz w:val="23"/>
            <w:szCs w:val="23"/>
            <w:lang w:eastAsia="en-IN"/>
          </w:rPr>
          <w:t>Once we know the category, we want to then get all of the tutorial series objects that match that category. We will do this with a filter:</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69" w:author="Unknown"/>
          <w:rFonts w:ascii="Courier New" w:eastAsia="Times New Roman" w:hAnsi="Courier New" w:cs="Courier New"/>
          <w:sz w:val="23"/>
          <w:szCs w:val="23"/>
          <w:lang w:eastAsia="en-IN"/>
        </w:rPr>
      </w:pPr>
      <w:ins w:id="2070" w:author="Unknown">
        <w:r w:rsidRPr="00DD16FF">
          <w:rPr>
            <w:rFonts w:ascii="Courier New" w:eastAsia="Times New Roman" w:hAnsi="Courier New" w:cs="Courier New"/>
            <w:color w:val="000000"/>
            <w:sz w:val="23"/>
            <w:szCs w:val="23"/>
            <w:lang w:eastAsia="en-IN"/>
          </w:rPr>
          <w:t xml:space="preserve">matching_series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660066"/>
            <w:sz w:val="23"/>
            <w:szCs w:val="23"/>
            <w:lang w:eastAsia="en-IN"/>
          </w:rPr>
          <w:t>TutorialSeries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filter</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tutorial_category__category_slug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single_slug</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071" w:author="Unknown"/>
          <w:rFonts w:ascii="Roboto" w:eastAsia="Times New Roman" w:hAnsi="Roboto" w:cs="Times New Roman"/>
          <w:sz w:val="23"/>
          <w:szCs w:val="23"/>
          <w:lang w:eastAsia="en-IN"/>
        </w:rPr>
      </w:pPr>
      <w:ins w:id="2072" w:author="Unknown">
        <w:r w:rsidRPr="00DD16FF">
          <w:rPr>
            <w:rFonts w:ascii="Roboto" w:eastAsia="Times New Roman" w:hAnsi="Roboto" w:cs="Times New Roman"/>
            <w:sz w:val="23"/>
            <w:szCs w:val="23"/>
            <w:lang w:eastAsia="en-IN"/>
          </w:rPr>
          <w:t>Next, when someone clicks on a tutorial series, what should happen? For now, we'd like to send them to part 1. Maybe later, we might rather have the functionality in place to send the user back to wherever they left off if they have started. Regardless, this will link to some tutorial specifically. To do this, I am going to just use a dictionary to map the series to part 1:</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73" w:author="Unknown"/>
          <w:rFonts w:ascii="Courier New" w:eastAsia="Times New Roman" w:hAnsi="Courier New" w:cs="Courier New"/>
          <w:color w:val="000000"/>
          <w:sz w:val="23"/>
          <w:szCs w:val="23"/>
          <w:lang w:eastAsia="en-IN"/>
        </w:rPr>
      </w:pPr>
      <w:ins w:id="2074"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for</w:t>
        </w:r>
        <w:proofErr w:type="gramEnd"/>
        <w:r w:rsidRPr="00DD16FF">
          <w:rPr>
            <w:rFonts w:ascii="Courier New" w:eastAsia="Times New Roman" w:hAnsi="Courier New" w:cs="Courier New"/>
            <w:color w:val="000000"/>
            <w:sz w:val="23"/>
            <w:szCs w:val="23"/>
            <w:lang w:eastAsia="en-IN"/>
          </w:rPr>
          <w:t xml:space="preserve"> m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matching_series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all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75" w:author="Unknown"/>
          <w:rFonts w:ascii="Courier New" w:eastAsia="Times New Roman" w:hAnsi="Courier New" w:cs="Courier New"/>
          <w:color w:val="000000"/>
          <w:sz w:val="23"/>
          <w:szCs w:val="23"/>
          <w:lang w:eastAsia="en-IN"/>
        </w:rPr>
      </w:pPr>
      <w:ins w:id="2076" w:author="Unknown">
        <w:r w:rsidRPr="00DD16FF">
          <w:rPr>
            <w:rFonts w:ascii="Courier New" w:eastAsia="Times New Roman" w:hAnsi="Courier New" w:cs="Courier New"/>
            <w:color w:val="000000"/>
            <w:sz w:val="23"/>
            <w:szCs w:val="23"/>
            <w:lang w:eastAsia="en-IN"/>
          </w:rPr>
          <w:t xml:space="preserve">            part_one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660066"/>
            <w:sz w:val="23"/>
            <w:szCs w:val="23"/>
            <w:lang w:eastAsia="en-IN"/>
          </w:rPr>
          <w:t>Tutorial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filter</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tutorial_series__tutorial_series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tutorial_series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earliest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"tutorial_published"</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77" w:author="Unknown"/>
          <w:rFonts w:ascii="Courier New" w:eastAsia="Times New Roman" w:hAnsi="Courier New" w:cs="Courier New"/>
          <w:sz w:val="23"/>
          <w:szCs w:val="23"/>
          <w:lang w:eastAsia="en-IN"/>
        </w:rPr>
      </w:pPr>
      <w:ins w:id="2078" w:author="Unknown">
        <w:r w:rsidRPr="00DD16FF">
          <w:rPr>
            <w:rFonts w:ascii="Courier New" w:eastAsia="Times New Roman" w:hAnsi="Courier New" w:cs="Courier New"/>
            <w:color w:val="000000"/>
            <w:sz w:val="23"/>
            <w:szCs w:val="23"/>
            <w:lang w:eastAsia="en-IN"/>
          </w:rPr>
          <w:t xml:space="preserve">            series_urls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part_one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tutorial_slug</w:t>
        </w:r>
      </w:ins>
    </w:p>
    <w:p w:rsidR="00DD16FF" w:rsidRPr="00DD16FF" w:rsidRDefault="00DD16FF" w:rsidP="00DD16FF">
      <w:pPr>
        <w:spacing w:before="100" w:beforeAutospacing="1" w:after="100" w:afterAutospacing="1" w:line="240" w:lineRule="auto"/>
        <w:rPr>
          <w:ins w:id="2079" w:author="Unknown"/>
          <w:rFonts w:ascii="Roboto" w:eastAsia="Times New Roman" w:hAnsi="Roboto" w:cs="Times New Roman"/>
          <w:sz w:val="23"/>
          <w:szCs w:val="23"/>
          <w:lang w:eastAsia="en-IN"/>
        </w:rPr>
      </w:pPr>
      <w:ins w:id="2080" w:author="Unknown">
        <w:r w:rsidRPr="00DD16FF">
          <w:rPr>
            <w:rFonts w:ascii="Roboto" w:eastAsia="Times New Roman" w:hAnsi="Roboto" w:cs="Times New Roman"/>
            <w:sz w:val="23"/>
            <w:szCs w:val="23"/>
            <w:lang w:eastAsia="en-IN"/>
          </w:rPr>
          <w:t>Then we'd render. Full code for this </w:t>
        </w:r>
        <w:r w:rsidRPr="00DD16FF">
          <w:rPr>
            <w:rFonts w:ascii="Courier New" w:eastAsia="Times New Roman" w:hAnsi="Courier New" w:cs="Courier New"/>
            <w:sz w:val="23"/>
            <w:szCs w:val="23"/>
            <w:lang w:eastAsia="en-IN"/>
          </w:rPr>
          <w:t>views.py</w:t>
        </w:r>
        <w:r w:rsidRPr="00DD16FF">
          <w:rPr>
            <w:rFonts w:ascii="Roboto" w:eastAsia="Times New Roman" w:hAnsi="Roboto" w:cs="Times New Roman"/>
            <w:sz w:val="23"/>
            <w:szCs w:val="23"/>
            <w:lang w:eastAsia="en-IN"/>
          </w:rPr>
          <w:t> function now:</w:t>
        </w:r>
      </w:ins>
    </w:p>
    <w:p w:rsidR="00DD16FF" w:rsidRPr="00DD16FF" w:rsidRDefault="00DD16FF" w:rsidP="00DD16FF">
      <w:pPr>
        <w:spacing w:after="0" w:line="240" w:lineRule="auto"/>
        <w:rPr>
          <w:ins w:id="2081" w:author="Unknown"/>
          <w:rFonts w:ascii="Times New Roman" w:eastAsia="Times New Roman" w:hAnsi="Times New Roman" w:cs="Times New Roman"/>
          <w:sz w:val="24"/>
          <w:szCs w:val="24"/>
          <w:lang w:eastAsia="en-IN"/>
        </w:rPr>
      </w:pPr>
      <w:proofErr w:type="gramStart"/>
      <w:ins w:id="2082" w:author="Unknown">
        <w:r w:rsidRPr="00DD16FF">
          <w:rPr>
            <w:rFonts w:ascii="Roboto" w:eastAsia="Times New Roman" w:hAnsi="Roboto" w:cs="Times New Roman"/>
            <w:sz w:val="23"/>
            <w:szCs w:val="23"/>
            <w:lang w:eastAsia="en-IN"/>
          </w:rPr>
          <w:t>z</w:t>
        </w:r>
        <w:proofErr w:type="gramEnd"/>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83" w:author="Unknown"/>
          <w:rFonts w:ascii="Courier New" w:eastAsia="Times New Roman" w:hAnsi="Courier New" w:cs="Courier New"/>
          <w:color w:val="000000"/>
          <w:sz w:val="23"/>
          <w:szCs w:val="23"/>
          <w:lang w:eastAsia="en-IN"/>
        </w:rPr>
      </w:pPr>
      <w:proofErr w:type="gramStart"/>
      <w:ins w:id="2084" w:author="Unknown">
        <w:r w:rsidRPr="00DD16FF">
          <w:rPr>
            <w:rFonts w:ascii="Courier New" w:eastAsia="Times New Roman" w:hAnsi="Courier New" w:cs="Courier New"/>
            <w:color w:val="000088"/>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single_slug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single_slug</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85" w:author="Unknown"/>
          <w:rFonts w:ascii="Courier New" w:eastAsia="Times New Roman" w:hAnsi="Courier New" w:cs="Courier New"/>
          <w:color w:val="000000"/>
          <w:sz w:val="23"/>
          <w:szCs w:val="23"/>
          <w:lang w:eastAsia="en-IN"/>
        </w:rPr>
      </w:pPr>
      <w:ins w:id="2086"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880000"/>
            <w:sz w:val="23"/>
            <w:szCs w:val="23"/>
            <w:lang w:eastAsia="en-IN"/>
          </w:rPr>
          <w:t xml:space="preserve"># </w:t>
        </w:r>
        <w:proofErr w:type="gramStart"/>
        <w:r w:rsidRPr="00DD16FF">
          <w:rPr>
            <w:rFonts w:ascii="Courier New" w:eastAsia="Times New Roman" w:hAnsi="Courier New" w:cs="Courier New"/>
            <w:color w:val="880000"/>
            <w:sz w:val="23"/>
            <w:szCs w:val="23"/>
            <w:lang w:eastAsia="en-IN"/>
          </w:rPr>
          <w:t>first</w:t>
        </w:r>
        <w:proofErr w:type="gramEnd"/>
        <w:r w:rsidRPr="00DD16FF">
          <w:rPr>
            <w:rFonts w:ascii="Courier New" w:eastAsia="Times New Roman" w:hAnsi="Courier New" w:cs="Courier New"/>
            <w:color w:val="880000"/>
            <w:sz w:val="23"/>
            <w:szCs w:val="23"/>
            <w:lang w:eastAsia="en-IN"/>
          </w:rPr>
          <w:t xml:space="preserve"> check to see if the url is in categories.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87"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88" w:author="Unknown"/>
          <w:rFonts w:ascii="Courier New" w:eastAsia="Times New Roman" w:hAnsi="Courier New" w:cs="Courier New"/>
          <w:color w:val="000000"/>
          <w:sz w:val="23"/>
          <w:szCs w:val="23"/>
          <w:lang w:eastAsia="en-IN"/>
        </w:rPr>
      </w:pPr>
      <w:ins w:id="2089"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categories</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c</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category_slug </w:t>
        </w:r>
        <w:r w:rsidRPr="00DD16FF">
          <w:rPr>
            <w:rFonts w:ascii="Courier New" w:eastAsia="Times New Roman" w:hAnsi="Courier New" w:cs="Courier New"/>
            <w:color w:val="000088"/>
            <w:sz w:val="23"/>
            <w:szCs w:val="23"/>
            <w:lang w:eastAsia="en-IN"/>
          </w:rPr>
          <w:t>for</w:t>
        </w:r>
        <w:r w:rsidRPr="00DD16FF">
          <w:rPr>
            <w:rFonts w:ascii="Courier New" w:eastAsia="Times New Roman" w:hAnsi="Courier New" w:cs="Courier New"/>
            <w:color w:val="000000"/>
            <w:sz w:val="23"/>
            <w:szCs w:val="23"/>
            <w:lang w:eastAsia="en-IN"/>
          </w:rPr>
          <w:t xml:space="preserve"> c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TutorialCategory</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all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0" w:author="Unknown"/>
          <w:rFonts w:ascii="Courier New" w:eastAsia="Times New Roman" w:hAnsi="Courier New" w:cs="Courier New"/>
          <w:color w:val="000000"/>
          <w:sz w:val="23"/>
          <w:szCs w:val="23"/>
          <w:lang w:eastAsia="en-IN"/>
        </w:rPr>
      </w:pPr>
      <w:ins w:id="2091"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if</w:t>
        </w:r>
        <w:proofErr w:type="gramEnd"/>
        <w:r w:rsidRPr="00DD16FF">
          <w:rPr>
            <w:rFonts w:ascii="Courier New" w:eastAsia="Times New Roman" w:hAnsi="Courier New" w:cs="Courier New"/>
            <w:color w:val="000000"/>
            <w:sz w:val="23"/>
            <w:szCs w:val="23"/>
            <w:lang w:eastAsia="en-IN"/>
          </w:rPr>
          <w:t xml:space="preserve"> single_slug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categories</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2" w:author="Unknown"/>
          <w:rFonts w:ascii="Courier New" w:eastAsia="Times New Roman" w:hAnsi="Courier New" w:cs="Courier New"/>
          <w:color w:val="000000"/>
          <w:sz w:val="23"/>
          <w:szCs w:val="23"/>
          <w:lang w:eastAsia="en-IN"/>
        </w:rPr>
      </w:pPr>
      <w:ins w:id="2093" w:author="Unknown">
        <w:r w:rsidRPr="00DD16FF">
          <w:rPr>
            <w:rFonts w:ascii="Courier New" w:eastAsia="Times New Roman" w:hAnsi="Courier New" w:cs="Courier New"/>
            <w:color w:val="000000"/>
            <w:sz w:val="23"/>
            <w:szCs w:val="23"/>
            <w:lang w:eastAsia="en-IN"/>
          </w:rPr>
          <w:lastRenderedPageBreak/>
          <w:t xml:space="preserve">        matching_series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660066"/>
            <w:sz w:val="23"/>
            <w:szCs w:val="23"/>
            <w:lang w:eastAsia="en-IN"/>
          </w:rPr>
          <w:t>TutorialSeries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filter</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tutorial_category__category_slug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single_slug</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4" w:author="Unknown"/>
          <w:rFonts w:ascii="Courier New" w:eastAsia="Times New Roman" w:hAnsi="Courier New" w:cs="Courier New"/>
          <w:color w:val="000000"/>
          <w:sz w:val="23"/>
          <w:szCs w:val="23"/>
          <w:lang w:eastAsia="en-IN"/>
        </w:rPr>
      </w:pPr>
      <w:ins w:id="2095" w:author="Unknown">
        <w:r w:rsidRPr="00DD16FF">
          <w:rPr>
            <w:rFonts w:ascii="Courier New" w:eastAsia="Times New Roman" w:hAnsi="Courier New" w:cs="Courier New"/>
            <w:color w:val="000000"/>
            <w:sz w:val="23"/>
            <w:szCs w:val="23"/>
            <w:lang w:eastAsia="en-IN"/>
          </w:rPr>
          <w:t xml:space="preserve">        series_urls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6"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7" w:author="Unknown"/>
          <w:rFonts w:ascii="Courier New" w:eastAsia="Times New Roman" w:hAnsi="Courier New" w:cs="Courier New"/>
          <w:color w:val="000000"/>
          <w:sz w:val="23"/>
          <w:szCs w:val="23"/>
          <w:lang w:eastAsia="en-IN"/>
        </w:rPr>
      </w:pPr>
      <w:ins w:id="2098"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for</w:t>
        </w:r>
        <w:proofErr w:type="gramEnd"/>
        <w:r w:rsidRPr="00DD16FF">
          <w:rPr>
            <w:rFonts w:ascii="Courier New" w:eastAsia="Times New Roman" w:hAnsi="Courier New" w:cs="Courier New"/>
            <w:color w:val="000000"/>
            <w:sz w:val="23"/>
            <w:szCs w:val="23"/>
            <w:lang w:eastAsia="en-IN"/>
          </w:rPr>
          <w:t xml:space="preserve"> m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matching_series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all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9" w:author="Unknown"/>
          <w:rFonts w:ascii="Courier New" w:eastAsia="Times New Roman" w:hAnsi="Courier New" w:cs="Courier New"/>
          <w:color w:val="000000"/>
          <w:sz w:val="23"/>
          <w:szCs w:val="23"/>
          <w:lang w:eastAsia="en-IN"/>
        </w:rPr>
      </w:pPr>
      <w:ins w:id="2100" w:author="Unknown">
        <w:r w:rsidRPr="00DD16FF">
          <w:rPr>
            <w:rFonts w:ascii="Courier New" w:eastAsia="Times New Roman" w:hAnsi="Courier New" w:cs="Courier New"/>
            <w:color w:val="000000"/>
            <w:sz w:val="23"/>
            <w:szCs w:val="23"/>
            <w:lang w:eastAsia="en-IN"/>
          </w:rPr>
          <w:t xml:space="preserve">            part_one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660066"/>
            <w:sz w:val="23"/>
            <w:szCs w:val="23"/>
            <w:lang w:eastAsia="en-IN"/>
          </w:rPr>
          <w:t>Tutorial</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objects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filter</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tutorial_series__tutorial_series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tutorial_series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earliest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"tutorial_published"</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1" w:author="Unknown"/>
          <w:rFonts w:ascii="Courier New" w:eastAsia="Times New Roman" w:hAnsi="Courier New" w:cs="Courier New"/>
          <w:color w:val="000000"/>
          <w:sz w:val="23"/>
          <w:szCs w:val="23"/>
          <w:lang w:eastAsia="en-IN"/>
        </w:rPr>
      </w:pPr>
      <w:ins w:id="2102" w:author="Unknown">
        <w:r w:rsidRPr="00DD16FF">
          <w:rPr>
            <w:rFonts w:ascii="Courier New" w:eastAsia="Times New Roman" w:hAnsi="Courier New" w:cs="Courier New"/>
            <w:color w:val="000000"/>
            <w:sz w:val="23"/>
            <w:szCs w:val="23"/>
            <w:lang w:eastAsia="en-IN"/>
          </w:rPr>
          <w:t xml:space="preserve">            series_urls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m</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part_one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tutorial_slug</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3"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4" w:author="Unknown"/>
          <w:rFonts w:ascii="Courier New" w:eastAsia="Times New Roman" w:hAnsi="Courier New" w:cs="Courier New"/>
          <w:color w:val="000000"/>
          <w:sz w:val="23"/>
          <w:szCs w:val="23"/>
          <w:lang w:eastAsia="en-IN"/>
        </w:rPr>
      </w:pPr>
      <w:ins w:id="2105"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render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6" w:author="Unknown"/>
          <w:rFonts w:ascii="Courier New" w:eastAsia="Times New Roman" w:hAnsi="Courier New" w:cs="Courier New"/>
          <w:color w:val="000000"/>
          <w:sz w:val="23"/>
          <w:szCs w:val="23"/>
          <w:lang w:eastAsia="en-IN"/>
        </w:rPr>
      </w:pPr>
      <w:ins w:id="2107" w:author="Unknown">
        <w:r w:rsidRPr="00DD16FF">
          <w:rPr>
            <w:rFonts w:ascii="Courier New" w:eastAsia="Times New Roman" w:hAnsi="Courier New" w:cs="Courier New"/>
            <w:color w:val="000000"/>
            <w:sz w:val="23"/>
            <w:szCs w:val="23"/>
            <w:lang w:eastAsia="en-IN"/>
          </w:rPr>
          <w:t xml:space="preserve">                      template_name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'main/category.html'</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8" w:author="Unknown"/>
          <w:rFonts w:ascii="Courier New" w:eastAsia="Times New Roman" w:hAnsi="Courier New" w:cs="Courier New"/>
          <w:sz w:val="23"/>
          <w:szCs w:val="23"/>
          <w:lang w:eastAsia="en-IN"/>
        </w:rPr>
      </w:pPr>
      <w:ins w:id="2109"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context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"tutorial_series"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matching_series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"part_ones"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series_urls</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110" w:author="Unknown"/>
          <w:rFonts w:ascii="Roboto" w:eastAsia="Times New Roman" w:hAnsi="Roboto" w:cs="Times New Roman"/>
          <w:sz w:val="23"/>
          <w:szCs w:val="23"/>
          <w:lang w:eastAsia="en-IN"/>
        </w:rPr>
      </w:pPr>
      <w:ins w:id="2111" w:author="Unknown">
        <w:r w:rsidRPr="00DD16FF">
          <w:rPr>
            <w:rFonts w:ascii="Roboto" w:eastAsia="Times New Roman" w:hAnsi="Roboto" w:cs="Times New Roman"/>
            <w:sz w:val="23"/>
            <w:szCs w:val="23"/>
            <w:lang w:eastAsia="en-IN"/>
          </w:rPr>
          <w:t>Now we need to make this </w:t>
        </w:r>
        <w:r w:rsidRPr="00DD16FF">
          <w:rPr>
            <w:rFonts w:ascii="Courier New" w:eastAsia="Times New Roman" w:hAnsi="Courier New" w:cs="Courier New"/>
            <w:sz w:val="23"/>
            <w:szCs w:val="23"/>
            <w:lang w:eastAsia="en-IN"/>
          </w:rPr>
          <w:t>category.html</w:t>
        </w:r>
        <w:r w:rsidRPr="00DD16FF">
          <w:rPr>
            <w:rFonts w:ascii="Roboto" w:eastAsia="Times New Roman" w:hAnsi="Roboto" w:cs="Times New Roman"/>
            <w:sz w:val="23"/>
            <w:szCs w:val="23"/>
            <w:lang w:eastAsia="en-IN"/>
          </w:rPr>
          <w:t> page:</w:t>
        </w:r>
      </w:ins>
    </w:p>
    <w:p w:rsidR="00DD16FF" w:rsidRPr="00DD16FF" w:rsidRDefault="00DD16FF" w:rsidP="00DD16FF">
      <w:pPr>
        <w:spacing w:before="100" w:beforeAutospacing="1" w:after="100" w:afterAutospacing="1" w:line="240" w:lineRule="auto"/>
        <w:rPr>
          <w:ins w:id="2112" w:author="Unknown"/>
          <w:rFonts w:ascii="Roboto" w:eastAsia="Times New Roman" w:hAnsi="Roboto" w:cs="Times New Roman"/>
          <w:sz w:val="23"/>
          <w:szCs w:val="23"/>
          <w:lang w:eastAsia="en-IN"/>
        </w:rPr>
      </w:pPr>
      <w:ins w:id="2113" w:author="Unknown">
        <w:r w:rsidRPr="00DD16FF">
          <w:rPr>
            <w:rFonts w:ascii="Courier New" w:eastAsia="Times New Roman" w:hAnsi="Courier New" w:cs="Courier New"/>
            <w:sz w:val="23"/>
            <w:szCs w:val="23"/>
            <w:lang w:eastAsia="en-IN"/>
          </w:rPr>
          <w:t>mysite/main/templates/main/category.html</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4" w:author="Unknown"/>
          <w:rFonts w:ascii="Courier New" w:eastAsia="Times New Roman" w:hAnsi="Courier New" w:cs="Courier New"/>
          <w:color w:val="000000"/>
          <w:sz w:val="23"/>
          <w:szCs w:val="23"/>
          <w:lang w:eastAsia="en-IN"/>
        </w:rPr>
      </w:pPr>
      <w:ins w:id="2115"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extends </w:t>
        </w:r>
        <w:r w:rsidRPr="00DD16FF">
          <w:rPr>
            <w:rFonts w:ascii="Courier New" w:eastAsia="Times New Roman" w:hAnsi="Courier New" w:cs="Courier New"/>
            <w:color w:val="008800"/>
            <w:sz w:val="23"/>
            <w:szCs w:val="23"/>
            <w:lang w:eastAsia="en-IN"/>
          </w:rPr>
          <w:t>'main/header.html'</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6"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7" w:author="Unknown"/>
          <w:rFonts w:ascii="Courier New" w:eastAsia="Times New Roman" w:hAnsi="Courier New" w:cs="Courier New"/>
          <w:color w:val="000000"/>
          <w:sz w:val="23"/>
          <w:szCs w:val="23"/>
          <w:lang w:eastAsia="en-IN"/>
        </w:rPr>
      </w:pPr>
      <w:ins w:id="2118"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block content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9"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0" w:author="Unknown"/>
          <w:rFonts w:ascii="Courier New" w:eastAsia="Times New Roman" w:hAnsi="Courier New" w:cs="Courier New"/>
          <w:color w:val="000000"/>
          <w:sz w:val="23"/>
          <w:szCs w:val="23"/>
          <w:lang w:eastAsia="en-IN"/>
        </w:rPr>
      </w:pPr>
      <w:ins w:id="2121"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"row"</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2" w:author="Unknown"/>
          <w:rFonts w:ascii="Courier New" w:eastAsia="Times New Roman" w:hAnsi="Courier New" w:cs="Courier New"/>
          <w:color w:val="000000"/>
          <w:sz w:val="23"/>
          <w:szCs w:val="23"/>
          <w:lang w:eastAsia="en-IN"/>
        </w:rPr>
      </w:pPr>
      <w:ins w:id="2123"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0088"/>
            <w:sz w:val="23"/>
            <w:szCs w:val="23"/>
            <w:lang w:eastAsia="en-IN"/>
          </w:rPr>
          <w:t>for</w:t>
        </w:r>
        <w:r w:rsidRPr="00DD16FF">
          <w:rPr>
            <w:rFonts w:ascii="Courier New" w:eastAsia="Times New Roman" w:hAnsi="Courier New" w:cs="Courier New"/>
            <w:color w:val="000000"/>
            <w:sz w:val="23"/>
            <w:szCs w:val="23"/>
            <w:lang w:eastAsia="en-IN"/>
          </w:rPr>
          <w:t xml:space="preserve"> tut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partone </w:t>
        </w:r>
        <w:r w:rsidRPr="00DD16FF">
          <w:rPr>
            <w:rFonts w:ascii="Courier New" w:eastAsia="Times New Roman" w:hAnsi="Courier New" w:cs="Courier New"/>
            <w:color w:val="000088"/>
            <w:sz w:val="23"/>
            <w:szCs w:val="23"/>
            <w:lang w:eastAsia="en-IN"/>
          </w:rPr>
          <w:t>in</w:t>
        </w:r>
        <w:r w:rsidRPr="00DD16FF">
          <w:rPr>
            <w:rFonts w:ascii="Courier New" w:eastAsia="Times New Roman" w:hAnsi="Courier New" w:cs="Courier New"/>
            <w:color w:val="000000"/>
            <w:sz w:val="23"/>
            <w:szCs w:val="23"/>
            <w:lang w:eastAsia="en-IN"/>
          </w:rPr>
          <w:t xml:space="preserve"> part_ones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items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4"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5" w:author="Unknown"/>
          <w:rFonts w:ascii="Courier New" w:eastAsia="Times New Roman" w:hAnsi="Courier New" w:cs="Courier New"/>
          <w:color w:val="000000"/>
          <w:sz w:val="23"/>
          <w:szCs w:val="23"/>
          <w:lang w:eastAsia="en-IN"/>
        </w:rPr>
      </w:pPr>
      <w:ins w:id="2126"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"col s12 m6 l4"</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7" w:author="Unknown"/>
          <w:rFonts w:ascii="Courier New" w:eastAsia="Times New Roman" w:hAnsi="Courier New" w:cs="Courier New"/>
          <w:color w:val="000000"/>
          <w:sz w:val="23"/>
          <w:szCs w:val="23"/>
          <w:lang w:eastAsia="en-IN"/>
        </w:rPr>
      </w:pPr>
      <w:ins w:id="2128"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a href</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"{{partone}}"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style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"color</w:t>
        </w:r>
        <w:proofErr w:type="gramStart"/>
        <w:r w:rsidRPr="00DD16FF">
          <w:rPr>
            <w:rFonts w:ascii="Courier New" w:eastAsia="Times New Roman" w:hAnsi="Courier New" w:cs="Courier New"/>
            <w:color w:val="008800"/>
            <w:sz w:val="23"/>
            <w:szCs w:val="23"/>
            <w:lang w:eastAsia="en-IN"/>
          </w:rPr>
          <w:t>:#</w:t>
        </w:r>
        <w:proofErr w:type="gramEnd"/>
        <w:r w:rsidRPr="00DD16FF">
          <w:rPr>
            <w:rFonts w:ascii="Courier New" w:eastAsia="Times New Roman" w:hAnsi="Courier New" w:cs="Courier New"/>
            <w:color w:val="008800"/>
            <w:sz w:val="23"/>
            <w:szCs w:val="23"/>
            <w:lang w:eastAsia="en-IN"/>
          </w:rPr>
          <w:t>000"</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9" w:author="Unknown"/>
          <w:rFonts w:ascii="Courier New" w:eastAsia="Times New Roman" w:hAnsi="Courier New" w:cs="Courier New"/>
          <w:color w:val="000000"/>
          <w:sz w:val="23"/>
          <w:szCs w:val="23"/>
          <w:lang w:eastAsia="en-IN"/>
        </w:rPr>
      </w:pPr>
      <w:ins w:id="2130"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"card hoverable"</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31" w:author="Unknown"/>
          <w:rFonts w:ascii="Courier New" w:eastAsia="Times New Roman" w:hAnsi="Courier New" w:cs="Courier New"/>
          <w:color w:val="000000"/>
          <w:sz w:val="23"/>
          <w:szCs w:val="23"/>
          <w:lang w:eastAsia="en-IN"/>
        </w:rPr>
      </w:pPr>
      <w:ins w:id="2132"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"card-content"</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33" w:author="Unknown"/>
          <w:rFonts w:ascii="Courier New" w:eastAsia="Times New Roman" w:hAnsi="Courier New" w:cs="Courier New"/>
          <w:color w:val="000000"/>
          <w:sz w:val="23"/>
          <w:szCs w:val="23"/>
          <w:lang w:eastAsia="en-IN"/>
        </w:rPr>
      </w:pPr>
      <w:ins w:id="2134"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 xml:space="preserve">div </w:t>
        </w:r>
        <w:r w:rsidRPr="00DD16FF">
          <w:rPr>
            <w:rFonts w:ascii="Courier New" w:eastAsia="Times New Roman" w:hAnsi="Courier New" w:cs="Courier New"/>
            <w:color w:val="000088"/>
            <w:sz w:val="23"/>
            <w:szCs w:val="23"/>
            <w:lang w:eastAsia="en-IN"/>
          </w:rPr>
          <w:t>class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"card-title"</w:t>
        </w:r>
        <w:proofErr w:type="gramStart"/>
        <w:r w:rsidRPr="00DD16FF">
          <w:rPr>
            <w:rFonts w:ascii="Courier New" w:eastAsia="Times New Roman" w:hAnsi="Courier New" w:cs="Courier New"/>
            <w:color w:val="666600"/>
            <w:sz w:val="23"/>
            <w:szCs w:val="23"/>
            <w:lang w:eastAsia="en-IN"/>
          </w:rPr>
          <w:t>&gt;{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tutorial_series</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35" w:author="Unknown"/>
          <w:rFonts w:ascii="Courier New" w:eastAsia="Times New Roman" w:hAnsi="Courier New" w:cs="Courier New"/>
          <w:color w:val="000000"/>
          <w:sz w:val="23"/>
          <w:szCs w:val="23"/>
          <w:lang w:eastAsia="en-IN"/>
        </w:rPr>
      </w:pPr>
      <w:ins w:id="2136"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&lt;!--&lt;</w:t>
        </w:r>
        <w:r w:rsidRPr="00DD16FF">
          <w:rPr>
            <w:rFonts w:ascii="Courier New" w:eastAsia="Times New Roman" w:hAnsi="Courier New" w:cs="Courier New"/>
            <w:color w:val="000000"/>
            <w:sz w:val="23"/>
            <w:szCs w:val="23"/>
            <w:lang w:eastAsia="en-IN"/>
          </w:rPr>
          <w:t>p style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"font-size</w:t>
        </w:r>
        <w:proofErr w:type="gramStart"/>
        <w:r w:rsidRPr="00DD16FF">
          <w:rPr>
            <w:rFonts w:ascii="Courier New" w:eastAsia="Times New Roman" w:hAnsi="Courier New" w:cs="Courier New"/>
            <w:color w:val="008800"/>
            <w:sz w:val="23"/>
            <w:szCs w:val="23"/>
            <w:lang w:eastAsia="en-IN"/>
          </w:rPr>
          <w:t>:70</w:t>
        </w:r>
        <w:proofErr w:type="gramEnd"/>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666600"/>
            <w:sz w:val="23"/>
            <w:szCs w:val="23"/>
            <w:lang w:eastAsia="en-IN"/>
          </w:rPr>
          <w:t>&gt;</w:t>
        </w:r>
        <w:r w:rsidRPr="00DD16FF">
          <w:rPr>
            <w:rFonts w:ascii="Courier New" w:eastAsia="Times New Roman" w:hAnsi="Courier New" w:cs="Courier New"/>
            <w:color w:val="660066"/>
            <w:sz w:val="23"/>
            <w:szCs w:val="23"/>
            <w:lang w:eastAsia="en-IN"/>
          </w:rPr>
          <w:t>Published</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tutorial_published</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p</w:t>
        </w:r>
        <w:r w:rsidRPr="00DD16FF">
          <w:rPr>
            <w:rFonts w:ascii="Courier New" w:eastAsia="Times New Roman" w:hAnsi="Courier New" w:cs="Courier New"/>
            <w:color w:val="666600"/>
            <w:sz w:val="23"/>
            <w:szCs w:val="23"/>
            <w:lang w:eastAsia="en-IN"/>
          </w:rPr>
          <w:t>&gt;--&gt;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37" w:author="Unknown"/>
          <w:rFonts w:ascii="Courier New" w:eastAsia="Times New Roman" w:hAnsi="Courier New" w:cs="Courier New"/>
          <w:color w:val="000000"/>
          <w:sz w:val="23"/>
          <w:szCs w:val="23"/>
          <w:lang w:eastAsia="en-IN"/>
        </w:rPr>
      </w:pPr>
      <w:ins w:id="2138"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p</w:t>
        </w:r>
        <w:proofErr w:type="gramStart"/>
        <w:r w:rsidRPr="00DD16FF">
          <w:rPr>
            <w:rFonts w:ascii="Courier New" w:eastAsia="Times New Roman" w:hAnsi="Courier New" w:cs="Courier New"/>
            <w:color w:val="666600"/>
            <w:sz w:val="23"/>
            <w:szCs w:val="23"/>
            <w:lang w:eastAsia="en-IN"/>
          </w:rPr>
          <w:t>&gt;{</w:t>
        </w:r>
        <w:proofErr w:type="gramEnd"/>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tut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series_summary</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p</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39" w:author="Unknown"/>
          <w:rFonts w:ascii="Courier New" w:eastAsia="Times New Roman" w:hAnsi="Courier New" w:cs="Courier New"/>
          <w:color w:val="000000"/>
          <w:sz w:val="23"/>
          <w:szCs w:val="23"/>
          <w:lang w:eastAsia="en-IN"/>
        </w:rPr>
      </w:pPr>
      <w:ins w:id="2140"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1" w:author="Unknown"/>
          <w:rFonts w:ascii="Courier New" w:eastAsia="Times New Roman" w:hAnsi="Courier New" w:cs="Courier New"/>
          <w:color w:val="000000"/>
          <w:sz w:val="23"/>
          <w:szCs w:val="23"/>
          <w:lang w:eastAsia="en-IN"/>
        </w:rPr>
      </w:pPr>
      <w:ins w:id="2142"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3" w:author="Unknown"/>
          <w:rFonts w:ascii="Courier New" w:eastAsia="Times New Roman" w:hAnsi="Courier New" w:cs="Courier New"/>
          <w:color w:val="000000"/>
          <w:sz w:val="23"/>
          <w:szCs w:val="23"/>
          <w:lang w:eastAsia="en-IN"/>
        </w:rPr>
      </w:pPr>
      <w:ins w:id="2144"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a</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5" w:author="Unknown"/>
          <w:rFonts w:ascii="Courier New" w:eastAsia="Times New Roman" w:hAnsi="Courier New" w:cs="Courier New"/>
          <w:color w:val="000000"/>
          <w:sz w:val="23"/>
          <w:szCs w:val="23"/>
          <w:lang w:eastAsia="en-IN"/>
        </w:rPr>
      </w:pPr>
      <w:ins w:id="2146"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7" w:author="Unknown"/>
          <w:rFonts w:ascii="Courier New" w:eastAsia="Times New Roman" w:hAnsi="Courier New" w:cs="Courier New"/>
          <w:color w:val="000000"/>
          <w:sz w:val="23"/>
          <w:szCs w:val="23"/>
          <w:lang w:eastAsia="en-IN"/>
        </w:rPr>
      </w:pPr>
      <w:ins w:id="2148"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endfor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9" w:author="Unknown"/>
          <w:rFonts w:ascii="Courier New" w:eastAsia="Times New Roman" w:hAnsi="Courier New" w:cs="Courier New"/>
          <w:color w:val="000000"/>
          <w:sz w:val="23"/>
          <w:szCs w:val="23"/>
          <w:lang w:eastAsia="en-IN"/>
        </w:rPr>
      </w:pPr>
      <w:ins w:id="2150"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000000"/>
            <w:sz w:val="23"/>
            <w:szCs w:val="23"/>
            <w:lang w:eastAsia="en-IN"/>
          </w:rPr>
          <w:t>div</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51" w:author="Unknown"/>
          <w:rFonts w:ascii="Courier New" w:eastAsia="Times New Roman" w:hAnsi="Courier New" w:cs="Courier New"/>
          <w:sz w:val="23"/>
          <w:szCs w:val="23"/>
          <w:lang w:eastAsia="en-IN"/>
        </w:rPr>
      </w:pPr>
      <w:ins w:id="2152" w:author="Unknown">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endblock </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153" w:author="Unknown"/>
          <w:rFonts w:ascii="Roboto" w:eastAsia="Times New Roman" w:hAnsi="Roboto" w:cs="Times New Roman"/>
          <w:sz w:val="23"/>
          <w:szCs w:val="23"/>
          <w:lang w:eastAsia="en-IN"/>
        </w:rPr>
      </w:pPr>
      <w:ins w:id="2154" w:author="Unknown">
        <w:r w:rsidRPr="00DD16FF">
          <w:rPr>
            <w:rFonts w:ascii="Roboto" w:eastAsia="Times New Roman" w:hAnsi="Roboto" w:cs="Times New Roman"/>
            <w:sz w:val="23"/>
            <w:szCs w:val="23"/>
            <w:lang w:eastAsia="en-IN"/>
          </w:rPr>
          <w:t>Now, if we click on a category, we get something like:</w:t>
        </w:r>
      </w:ins>
    </w:p>
    <w:p w:rsidR="00DD16FF" w:rsidRPr="00DD16FF" w:rsidRDefault="00DD16FF" w:rsidP="00DD16FF">
      <w:pPr>
        <w:spacing w:after="0" w:line="240" w:lineRule="auto"/>
        <w:rPr>
          <w:ins w:id="2155"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175760" cy="2712720"/>
            <wp:effectExtent l="0" t="0" r="0" b="0"/>
            <wp:docPr id="21" name="Picture 21"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ython tutoria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760" cy="271272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2156" w:author="Unknown"/>
          <w:rFonts w:ascii="Roboto" w:eastAsia="Times New Roman" w:hAnsi="Roboto" w:cs="Times New Roman"/>
          <w:sz w:val="23"/>
          <w:szCs w:val="23"/>
          <w:lang w:eastAsia="en-IN"/>
        </w:rPr>
      </w:pPr>
      <w:ins w:id="2157" w:author="Unknown">
        <w:r w:rsidRPr="00DD16FF">
          <w:rPr>
            <w:rFonts w:ascii="Roboto" w:eastAsia="Times New Roman" w:hAnsi="Roboto" w:cs="Times New Roman"/>
            <w:sz w:val="23"/>
            <w:szCs w:val="23"/>
            <w:lang w:eastAsia="en-IN"/>
          </w:rPr>
          <w:t>Now, if we click on a tutorial, we get a message like </w:t>
        </w:r>
        <w:r w:rsidRPr="00DD16FF">
          <w:rPr>
            <w:rFonts w:ascii="Courier New" w:eastAsia="Times New Roman" w:hAnsi="Courier New" w:cs="Courier New"/>
            <w:sz w:val="23"/>
            <w:szCs w:val="23"/>
            <w:lang w:eastAsia="en-IN"/>
          </w:rPr>
          <w:t>pandas-intro is a Tutorial</w:t>
        </w:r>
        <w:r w:rsidRPr="00DD16FF">
          <w:rPr>
            <w:rFonts w:ascii="Roboto" w:eastAsia="Times New Roman" w:hAnsi="Roboto" w:cs="Times New Roman"/>
            <w:sz w:val="23"/>
            <w:szCs w:val="23"/>
            <w:lang w:eastAsia="en-IN"/>
          </w:rPr>
          <w:t>.</w:t>
        </w:r>
      </w:ins>
    </w:p>
    <w:p w:rsidR="00DD16FF" w:rsidRPr="00DD16FF" w:rsidRDefault="00DD16FF" w:rsidP="00DD16FF">
      <w:pPr>
        <w:spacing w:before="100" w:beforeAutospacing="1" w:after="100" w:afterAutospacing="1" w:line="240" w:lineRule="auto"/>
        <w:rPr>
          <w:ins w:id="2158" w:author="Unknown"/>
          <w:rFonts w:ascii="Roboto" w:eastAsia="Times New Roman" w:hAnsi="Roboto" w:cs="Times New Roman"/>
          <w:sz w:val="23"/>
          <w:szCs w:val="23"/>
          <w:lang w:eastAsia="en-IN"/>
        </w:rPr>
      </w:pPr>
      <w:ins w:id="2159" w:author="Unknown">
        <w:r w:rsidRPr="00DD16FF">
          <w:rPr>
            <w:rFonts w:ascii="Roboto" w:eastAsia="Times New Roman" w:hAnsi="Roboto" w:cs="Times New Roman"/>
            <w:sz w:val="23"/>
            <w:szCs w:val="23"/>
            <w:lang w:eastAsia="en-IN"/>
          </w:rPr>
          <w:t>So we need to handle for a specific tutorial, which I am going to save for the next tutorial along with the tutorial sidebar.</w:t>
        </w:r>
      </w:ins>
    </w:p>
    <w:p w:rsidR="00DD16FF" w:rsidRDefault="00DD16FF"/>
    <w:p w:rsidR="00DD16FF" w:rsidRDefault="00DD16FF"/>
    <w:p w:rsidR="00DD16FF" w:rsidRDefault="00DD16FF"/>
    <w:p w:rsidR="00DD16FF" w:rsidRDefault="00DD16FF"/>
    <w:p w:rsidR="00DD16FF" w:rsidRDefault="00DD16FF"/>
    <w:p w:rsidR="00DD16FF" w:rsidRDefault="00DD16FF"/>
    <w:p w:rsidR="00DD16FF" w:rsidRDefault="00DD16FF" w:rsidP="00DD16FF">
      <w:pPr>
        <w:pStyle w:val="Heading2"/>
        <w:spacing w:line="881" w:lineRule="atLeast"/>
        <w:rPr>
          <w:rFonts w:ascii="Roboto" w:hAnsi="Roboto"/>
          <w:b w:val="0"/>
          <w:bCs w:val="0"/>
        </w:rPr>
      </w:pPr>
      <w:r>
        <w:rPr>
          <w:rFonts w:ascii="Roboto" w:hAnsi="Roboto"/>
          <w:b w:val="0"/>
          <w:bCs w:val="0"/>
        </w:rPr>
        <w:t>Dynamic sidebar - Django Tutorial</w:t>
      </w:r>
    </w:p>
    <w:p w:rsidR="00DD16FF" w:rsidRDefault="00DD16FF" w:rsidP="00DD16FF">
      <w:pPr>
        <w:rPr>
          <w:rFonts w:ascii="Times New Roman" w:hAnsi="Times New Roman"/>
        </w:rPr>
      </w:pPr>
    </w:p>
    <w:p w:rsidR="00DD16FF" w:rsidRDefault="00DD16FF" w:rsidP="00DD16FF">
      <w:r>
        <w:rPr>
          <w:rFonts w:ascii="Roboto" w:hAnsi="Roboto"/>
          <w:sz w:val="23"/>
          <w:szCs w:val="23"/>
        </w:rPr>
        <w:br/>
      </w:r>
      <w:r>
        <w:rPr>
          <w:rFonts w:ascii="Roboto" w:hAnsi="Roboto"/>
          <w:sz w:val="23"/>
          <w:szCs w:val="23"/>
        </w:rPr>
        <w:br/>
      </w:r>
    </w:p>
    <w:p w:rsidR="00DD16FF" w:rsidRDefault="00DD16FF" w:rsidP="00DD16FF">
      <w:pPr>
        <w:pStyle w:val="NormalWeb"/>
        <w:rPr>
          <w:rFonts w:ascii="Roboto" w:hAnsi="Roboto"/>
          <w:sz w:val="23"/>
          <w:szCs w:val="23"/>
        </w:rPr>
      </w:pPr>
      <w:r>
        <w:rPr>
          <w:rFonts w:ascii="Roboto" w:hAnsi="Roboto"/>
          <w:sz w:val="23"/>
          <w:szCs w:val="23"/>
        </w:rPr>
        <w:t>Welcome to part 11 of the Django tutorial series. In this part, we're going to finally point to specific tutorials, along with adding the side bar to help users navigate through that specific tutorial.</w:t>
      </w:r>
    </w:p>
    <w:p w:rsidR="00DD16FF" w:rsidRDefault="00DD16FF" w:rsidP="00DD16FF">
      <w:pPr>
        <w:pStyle w:val="NormalWeb"/>
        <w:rPr>
          <w:rFonts w:ascii="Roboto" w:hAnsi="Roboto"/>
          <w:sz w:val="23"/>
          <w:szCs w:val="23"/>
        </w:rPr>
      </w:pPr>
      <w:r>
        <w:rPr>
          <w:rFonts w:ascii="Roboto" w:hAnsi="Roboto"/>
          <w:sz w:val="23"/>
          <w:szCs w:val="23"/>
        </w:rPr>
        <w:t>Inside our </w:t>
      </w:r>
      <w:r>
        <w:rPr>
          <w:rStyle w:val="HTMLCode"/>
          <w:sz w:val="23"/>
          <w:szCs w:val="23"/>
        </w:rPr>
        <w:t>views.py</w:t>
      </w:r>
      <w:r>
        <w:rPr>
          <w:rFonts w:ascii="Roboto" w:hAnsi="Roboto"/>
          <w:sz w:val="23"/>
          <w:szCs w:val="23"/>
        </w:rPr>
        <w:t>, and the </w:t>
      </w:r>
      <w:r>
        <w:rPr>
          <w:rStyle w:val="HTMLCode"/>
          <w:sz w:val="23"/>
          <w:szCs w:val="23"/>
        </w:rPr>
        <w:t>single_slug</w:t>
      </w:r>
      <w:r>
        <w:rPr>
          <w:rFonts w:ascii="Roboto" w:hAnsi="Roboto"/>
          <w:sz w:val="23"/>
          <w:szCs w:val="23"/>
        </w:rPr>
        <w:t> function, our tutorial code now becomes:</w:t>
      </w: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60" w:author="Unknown"/>
          <w:rStyle w:val="pln"/>
          <w:color w:val="000000"/>
          <w:sz w:val="23"/>
          <w:szCs w:val="23"/>
        </w:rPr>
      </w:pPr>
      <w:ins w:id="2161" w:author="Unknown">
        <w:r>
          <w:rPr>
            <w:rStyle w:val="pln"/>
            <w:color w:val="000000"/>
            <w:sz w:val="23"/>
            <w:szCs w:val="23"/>
          </w:rPr>
          <w:t xml:space="preserve">    </w:t>
        </w:r>
        <w:proofErr w:type="gramStart"/>
        <w:r>
          <w:rPr>
            <w:rStyle w:val="pln"/>
            <w:color w:val="000000"/>
            <w:sz w:val="23"/>
            <w:szCs w:val="23"/>
          </w:rPr>
          <w:t>tutorials</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t</w:t>
        </w:r>
        <w:r>
          <w:rPr>
            <w:rStyle w:val="pun"/>
            <w:color w:val="666600"/>
            <w:sz w:val="23"/>
            <w:szCs w:val="23"/>
          </w:rPr>
          <w:t>.</w:t>
        </w:r>
        <w:r>
          <w:rPr>
            <w:rStyle w:val="pln"/>
            <w:color w:val="000000"/>
            <w:sz w:val="23"/>
            <w:szCs w:val="23"/>
          </w:rPr>
          <w:t xml:space="preserve">tutorial_slug </w:t>
        </w:r>
        <w:r>
          <w:rPr>
            <w:rStyle w:val="kwd"/>
            <w:color w:val="000088"/>
            <w:sz w:val="23"/>
            <w:szCs w:val="23"/>
          </w:rPr>
          <w:t>for</w:t>
        </w:r>
        <w:r>
          <w:rPr>
            <w:rStyle w:val="pln"/>
            <w:color w:val="000000"/>
            <w:sz w:val="23"/>
            <w:szCs w:val="23"/>
          </w:rPr>
          <w:t xml:space="preserve"> t </w:t>
        </w:r>
        <w:r>
          <w:rPr>
            <w:rStyle w:val="kwd"/>
            <w:color w:val="000088"/>
            <w:sz w:val="23"/>
            <w:szCs w:val="23"/>
          </w:rPr>
          <w:t>in</w:t>
        </w:r>
        <w:r>
          <w:rPr>
            <w:rStyle w:val="pln"/>
            <w:color w:val="000000"/>
            <w:sz w:val="23"/>
            <w:szCs w:val="23"/>
          </w:rPr>
          <w:t xml:space="preserve"> </w:t>
        </w:r>
        <w:r>
          <w:rPr>
            <w:rStyle w:val="typ"/>
            <w:color w:val="660066"/>
            <w:sz w:val="23"/>
            <w:szCs w:val="23"/>
          </w:rPr>
          <w:t>Tutorial</w:t>
        </w:r>
        <w:r>
          <w:rPr>
            <w:rStyle w:val="pun"/>
            <w:color w:val="666600"/>
            <w:sz w:val="23"/>
            <w:szCs w:val="23"/>
          </w:rPr>
          <w:t>.</w:t>
        </w:r>
        <w:r>
          <w:rPr>
            <w:rStyle w:val="pln"/>
            <w:color w:val="000000"/>
            <w:sz w:val="23"/>
            <w:szCs w:val="23"/>
          </w:rPr>
          <w:t>objects</w:t>
        </w:r>
        <w:r>
          <w:rPr>
            <w:rStyle w:val="pun"/>
            <w:color w:val="666600"/>
            <w:sz w:val="23"/>
            <w:szCs w:val="23"/>
          </w:rPr>
          <w:t>.</w:t>
        </w:r>
        <w:r>
          <w:rPr>
            <w:rStyle w:val="pln"/>
            <w:color w:val="000000"/>
            <w:sz w:val="23"/>
            <w:szCs w:val="23"/>
          </w:rPr>
          <w:t>all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62"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63" w:author="Unknown"/>
          <w:rStyle w:val="pln"/>
          <w:color w:val="000000"/>
          <w:sz w:val="23"/>
          <w:szCs w:val="23"/>
        </w:rPr>
      </w:pPr>
      <w:ins w:id="2164" w:author="Unknown">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single_slug </w:t>
        </w:r>
        <w:r>
          <w:rPr>
            <w:rStyle w:val="kwd"/>
            <w:color w:val="000088"/>
            <w:sz w:val="23"/>
            <w:szCs w:val="23"/>
          </w:rPr>
          <w:t>in</w:t>
        </w:r>
        <w:r>
          <w:rPr>
            <w:rStyle w:val="pln"/>
            <w:color w:val="000000"/>
            <w:sz w:val="23"/>
            <w:szCs w:val="23"/>
          </w:rPr>
          <w:t xml:space="preserve"> tutorials</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65" w:author="Unknown"/>
          <w:rStyle w:val="pln"/>
          <w:color w:val="000000"/>
          <w:sz w:val="23"/>
          <w:szCs w:val="23"/>
        </w:rPr>
      </w:pPr>
      <w:ins w:id="2166" w:author="Unknown">
        <w:r>
          <w:rPr>
            <w:rStyle w:val="pln"/>
            <w:color w:val="000000"/>
            <w:sz w:val="23"/>
            <w:szCs w:val="23"/>
          </w:rPr>
          <w:t xml:space="preserve">        this_tutorial </w:t>
        </w:r>
        <w:r>
          <w:rPr>
            <w:rStyle w:val="pun"/>
            <w:color w:val="666600"/>
            <w:sz w:val="23"/>
            <w:szCs w:val="23"/>
          </w:rPr>
          <w:t>=</w:t>
        </w:r>
        <w:r>
          <w:rPr>
            <w:rStyle w:val="pln"/>
            <w:color w:val="000000"/>
            <w:sz w:val="23"/>
            <w:szCs w:val="23"/>
          </w:rPr>
          <w:t xml:space="preserve"> </w:t>
        </w:r>
        <w:proofErr w:type="gramStart"/>
        <w:r>
          <w:rPr>
            <w:rStyle w:val="typ"/>
            <w:color w:val="660066"/>
            <w:sz w:val="23"/>
            <w:szCs w:val="23"/>
          </w:rPr>
          <w:t>Tutorial</w:t>
        </w:r>
        <w:r>
          <w:rPr>
            <w:rStyle w:val="pun"/>
            <w:color w:val="666600"/>
            <w:sz w:val="23"/>
            <w:szCs w:val="23"/>
          </w:rPr>
          <w:t>.</w:t>
        </w:r>
        <w:r>
          <w:rPr>
            <w:rStyle w:val="pln"/>
            <w:color w:val="000000"/>
            <w:sz w:val="23"/>
            <w:szCs w:val="23"/>
          </w:rPr>
          <w:t>objects</w:t>
        </w:r>
        <w:r>
          <w:rPr>
            <w:rStyle w:val="pun"/>
            <w:color w:val="666600"/>
            <w:sz w:val="23"/>
            <w:szCs w:val="23"/>
          </w:rPr>
          <w:t>.</w:t>
        </w:r>
        <w:r>
          <w:rPr>
            <w:rStyle w:val="pln"/>
            <w:color w:val="000000"/>
            <w:sz w:val="23"/>
            <w:szCs w:val="23"/>
          </w:rPr>
          <w:t>get</w:t>
        </w:r>
        <w:r>
          <w:rPr>
            <w:rStyle w:val="pun"/>
            <w:color w:val="666600"/>
            <w:sz w:val="23"/>
            <w:szCs w:val="23"/>
          </w:rPr>
          <w:t>(</w:t>
        </w:r>
        <w:proofErr w:type="gramEnd"/>
        <w:r>
          <w:rPr>
            <w:rStyle w:val="pln"/>
            <w:color w:val="000000"/>
            <w:sz w:val="23"/>
            <w:szCs w:val="23"/>
          </w:rPr>
          <w:t>tutorial_slug</w:t>
        </w:r>
        <w:r>
          <w:rPr>
            <w:rStyle w:val="pun"/>
            <w:color w:val="666600"/>
            <w:sz w:val="23"/>
            <w:szCs w:val="23"/>
          </w:rPr>
          <w:t>=</w:t>
        </w:r>
        <w:r>
          <w:rPr>
            <w:rStyle w:val="pln"/>
            <w:color w:val="000000"/>
            <w:sz w:val="23"/>
            <w:szCs w:val="23"/>
          </w:rPr>
          <w:t>single_slug</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67"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68" w:author="Unknown"/>
          <w:rStyle w:val="pln"/>
          <w:color w:val="000000"/>
          <w:sz w:val="23"/>
          <w:szCs w:val="23"/>
        </w:rPr>
      </w:pPr>
      <w:ins w:id="2169"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render</w:t>
        </w:r>
        <w:r>
          <w:rPr>
            <w:rStyle w:val="pun"/>
            <w:color w:val="666600"/>
            <w:sz w:val="23"/>
            <w:szCs w:val="23"/>
          </w:rPr>
          <w:t>(</w:t>
        </w:r>
        <w:r>
          <w:rPr>
            <w:rStyle w:val="pln"/>
            <w:color w:val="000000"/>
            <w:sz w:val="23"/>
            <w:szCs w:val="23"/>
          </w:rPr>
          <w:t xml:space="preserve">request </w:t>
        </w:r>
        <w:r>
          <w:rPr>
            <w:rStyle w:val="pun"/>
            <w:color w:val="666600"/>
            <w:sz w:val="23"/>
            <w:szCs w:val="23"/>
          </w:rPr>
          <w:t>=</w:t>
        </w:r>
        <w:r>
          <w:rPr>
            <w:rStyle w:val="pln"/>
            <w:color w:val="000000"/>
            <w:sz w:val="23"/>
            <w:szCs w:val="23"/>
          </w:rPr>
          <w:t xml:space="preserve"> 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70" w:author="Unknown"/>
          <w:rStyle w:val="pln"/>
          <w:color w:val="000000"/>
          <w:sz w:val="23"/>
          <w:szCs w:val="23"/>
        </w:rPr>
      </w:pPr>
      <w:ins w:id="2171" w:author="Unknown">
        <w:r>
          <w:rPr>
            <w:rStyle w:val="pln"/>
            <w:color w:val="000000"/>
            <w:sz w:val="23"/>
            <w:szCs w:val="23"/>
          </w:rPr>
          <w:t xml:space="preserve">                      template_name</w:t>
        </w:r>
        <w:r>
          <w:rPr>
            <w:rStyle w:val="pun"/>
            <w:color w:val="666600"/>
            <w:sz w:val="23"/>
            <w:szCs w:val="23"/>
          </w:rPr>
          <w:t>=</w:t>
        </w:r>
        <w:r>
          <w:rPr>
            <w:rStyle w:val="str"/>
            <w:color w:val="008800"/>
            <w:sz w:val="23"/>
            <w:szCs w:val="23"/>
          </w:rPr>
          <w:t>'main/tutorial.html'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72" w:author="Unknown"/>
          <w:sz w:val="23"/>
          <w:szCs w:val="23"/>
        </w:rPr>
      </w:pPr>
      <w:ins w:id="2173" w:author="Unknown">
        <w:r>
          <w:rPr>
            <w:rStyle w:val="pln"/>
            <w:color w:val="000000"/>
            <w:sz w:val="23"/>
            <w:szCs w:val="23"/>
          </w:rPr>
          <w:t xml:space="preserve">                      </w:t>
        </w:r>
        <w:proofErr w:type="gramStart"/>
        <w:r>
          <w:rPr>
            <w:rStyle w:val="pln"/>
            <w:color w:val="000000"/>
            <w:sz w:val="23"/>
            <w:szCs w:val="23"/>
          </w:rPr>
          <w:t>context</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"tutorial"</w:t>
        </w:r>
        <w:r>
          <w:rPr>
            <w:rStyle w:val="pun"/>
            <w:color w:val="666600"/>
            <w:sz w:val="23"/>
            <w:szCs w:val="23"/>
          </w:rPr>
          <w:t>:</w:t>
        </w:r>
        <w:r>
          <w:rPr>
            <w:rStyle w:val="pln"/>
            <w:color w:val="000000"/>
            <w:sz w:val="23"/>
            <w:szCs w:val="23"/>
          </w:rPr>
          <w:t>this_tutorial</w:t>
        </w:r>
        <w:r>
          <w:rPr>
            <w:rStyle w:val="pun"/>
            <w:color w:val="666600"/>
            <w:sz w:val="23"/>
            <w:szCs w:val="23"/>
          </w:rPr>
          <w:t>})</w:t>
        </w:r>
      </w:ins>
    </w:p>
    <w:p w:rsidR="00DD16FF" w:rsidRDefault="00DD16FF" w:rsidP="00DD16FF">
      <w:pPr>
        <w:pStyle w:val="NormalWeb"/>
        <w:rPr>
          <w:ins w:id="2174" w:author="Unknown"/>
          <w:rFonts w:ascii="Roboto" w:hAnsi="Roboto"/>
          <w:sz w:val="23"/>
          <w:szCs w:val="23"/>
        </w:rPr>
      </w:pPr>
      <w:ins w:id="2175" w:author="Unknown">
        <w:r>
          <w:rPr>
            <w:rFonts w:ascii="Roboto" w:hAnsi="Roboto"/>
            <w:sz w:val="23"/>
            <w:szCs w:val="23"/>
          </w:rPr>
          <w:t>Now we need to make that tutorial page.</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76" w:author="Unknown"/>
          <w:rStyle w:val="pln"/>
          <w:color w:val="000000"/>
          <w:sz w:val="23"/>
          <w:szCs w:val="23"/>
        </w:rPr>
      </w:pPr>
      <w:ins w:id="2177" w:author="Unknown">
        <w:r>
          <w:rPr>
            <w:rStyle w:val="pln"/>
            <w:color w:val="000000"/>
            <w:sz w:val="23"/>
            <w:szCs w:val="23"/>
          </w:rPr>
          <w:t>{% extends 'main/header.html'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78"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79" w:author="Unknown"/>
          <w:rStyle w:val="pln"/>
          <w:color w:val="000000"/>
          <w:sz w:val="23"/>
          <w:szCs w:val="23"/>
        </w:rPr>
      </w:pPr>
      <w:ins w:id="2180" w:author="Unknown">
        <w:r>
          <w:rPr>
            <w:rStyle w:val="pln"/>
            <w:color w:val="000000"/>
            <w:sz w:val="23"/>
            <w:szCs w:val="23"/>
          </w:rPr>
          <w:t>{% block content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81"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82" w:author="Unknown"/>
          <w:rStyle w:val="pln"/>
          <w:color w:val="000000"/>
          <w:sz w:val="23"/>
          <w:szCs w:val="23"/>
        </w:rPr>
      </w:pPr>
      <w:ins w:id="2183"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"row"</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84" w:author="Unknown"/>
          <w:rStyle w:val="pln"/>
          <w:color w:val="000000"/>
          <w:sz w:val="23"/>
          <w:szCs w:val="23"/>
        </w:rPr>
      </w:pPr>
      <w:ins w:id="2185"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m8, l8"</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86" w:author="Unknown"/>
          <w:rStyle w:val="pln"/>
          <w:color w:val="000000"/>
          <w:sz w:val="23"/>
          <w:szCs w:val="23"/>
        </w:rPr>
      </w:pPr>
      <w:ins w:id="2187" w:author="Unknown">
        <w:r>
          <w:rPr>
            <w:rStyle w:val="pln"/>
            <w:color w:val="000000"/>
            <w:sz w:val="23"/>
            <w:szCs w:val="23"/>
          </w:rPr>
          <w:t xml:space="preserve">            </w:t>
        </w:r>
        <w:r>
          <w:rPr>
            <w:rStyle w:val="tag"/>
            <w:color w:val="000088"/>
            <w:sz w:val="23"/>
            <w:szCs w:val="23"/>
          </w:rPr>
          <w:t>&lt;h3</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{tutorial.tutorial_title}}</w:t>
        </w:r>
        <w:r>
          <w:rPr>
            <w:rStyle w:val="tag"/>
            <w:color w:val="000088"/>
            <w:sz w:val="23"/>
            <w:szCs w:val="23"/>
          </w:rPr>
          <w:t>&lt;/h3&gt;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88" w:author="Unknown"/>
          <w:rStyle w:val="pln"/>
          <w:color w:val="000000"/>
          <w:sz w:val="23"/>
          <w:szCs w:val="23"/>
        </w:rPr>
      </w:pPr>
      <w:ins w:id="2189" w:author="Unknown">
        <w:r>
          <w:rPr>
            <w:rStyle w:val="pln"/>
            <w:color w:val="000000"/>
            <w:sz w:val="23"/>
            <w:szCs w:val="23"/>
          </w:rPr>
          <w:t xml:space="preserve">            </w:t>
        </w:r>
        <w:r>
          <w:rPr>
            <w:rStyle w:val="tag"/>
            <w:color w:val="000088"/>
            <w:sz w:val="23"/>
            <w:szCs w:val="23"/>
          </w:rPr>
          <w:t>&lt;p</w:t>
        </w:r>
        <w:r>
          <w:rPr>
            <w:rStyle w:val="pln"/>
            <w:color w:val="000000"/>
            <w:sz w:val="23"/>
            <w:szCs w:val="23"/>
          </w:rPr>
          <w:t xml:space="preserve"> </w:t>
        </w:r>
        <w:r>
          <w:rPr>
            <w:rStyle w:val="atn"/>
            <w:color w:val="660066"/>
            <w:sz w:val="23"/>
            <w:szCs w:val="23"/>
          </w:rPr>
          <w:t>style</w:t>
        </w:r>
        <w:r>
          <w:rPr>
            <w:rStyle w:val="pun"/>
            <w:color w:val="666600"/>
            <w:sz w:val="23"/>
            <w:szCs w:val="23"/>
          </w:rPr>
          <w:t>=</w:t>
        </w:r>
        <w:r>
          <w:rPr>
            <w:rStyle w:val="atv"/>
            <w:color w:val="008800"/>
            <w:sz w:val="23"/>
            <w:szCs w:val="23"/>
          </w:rPr>
          <w:t>"</w:t>
        </w:r>
        <w:r>
          <w:rPr>
            <w:rStyle w:val="pln"/>
            <w:color w:val="000000"/>
            <w:sz w:val="23"/>
            <w:szCs w:val="23"/>
          </w:rPr>
          <w:t>font</w:t>
        </w:r>
        <w:r>
          <w:rPr>
            <w:rStyle w:val="pun"/>
            <w:color w:val="666600"/>
            <w:sz w:val="23"/>
            <w:szCs w:val="23"/>
          </w:rPr>
          <w:t>-</w:t>
        </w:r>
        <w:r>
          <w:rPr>
            <w:rStyle w:val="pln"/>
            <w:color w:val="000000"/>
            <w:sz w:val="23"/>
            <w:szCs w:val="23"/>
          </w:rPr>
          <w:t>size</w:t>
        </w:r>
        <w:proofErr w:type="gramStart"/>
        <w:r>
          <w:rPr>
            <w:rStyle w:val="pun"/>
            <w:color w:val="666600"/>
            <w:sz w:val="23"/>
            <w:szCs w:val="23"/>
          </w:rPr>
          <w:t>:</w:t>
        </w:r>
        <w:r>
          <w:rPr>
            <w:rStyle w:val="lit"/>
            <w:color w:val="006666"/>
            <w:sz w:val="23"/>
            <w:szCs w:val="23"/>
          </w:rPr>
          <w:t>70</w:t>
        </w:r>
        <w:proofErr w:type="gramEnd"/>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Published {{tutorial.tutorial_published}}</w:t>
        </w:r>
        <w:r>
          <w:rPr>
            <w:rStyle w:val="tag"/>
            <w:color w:val="000088"/>
            <w:sz w:val="23"/>
            <w:szCs w:val="23"/>
          </w:rPr>
          <w:t>&lt;/p&gt;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90" w:author="Unknown"/>
          <w:rStyle w:val="pln"/>
          <w:color w:val="000000"/>
          <w:sz w:val="23"/>
          <w:szCs w:val="23"/>
        </w:rPr>
      </w:pPr>
      <w:ins w:id="2191" w:author="Unknown">
        <w:r>
          <w:rPr>
            <w:rStyle w:val="pln"/>
            <w:color w:val="000000"/>
            <w:sz w:val="23"/>
            <w:szCs w:val="23"/>
          </w:rPr>
          <w:t xml:space="preserve">            {{tutorial.tutorial_content|safe}}</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92" w:author="Unknown"/>
          <w:rStyle w:val="pln"/>
          <w:color w:val="000000"/>
          <w:sz w:val="23"/>
          <w:szCs w:val="23"/>
        </w:rPr>
      </w:pPr>
      <w:ins w:id="2193"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94" w:author="Unknown"/>
          <w:rStyle w:val="pln"/>
          <w:color w:val="000000"/>
          <w:sz w:val="23"/>
          <w:szCs w:val="23"/>
        </w:rPr>
      </w:pPr>
      <w:ins w:id="2195"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96"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197" w:author="Unknown"/>
          <w:sz w:val="23"/>
          <w:szCs w:val="23"/>
        </w:rPr>
      </w:pPr>
      <w:ins w:id="2198" w:author="Unknown">
        <w:r>
          <w:rPr>
            <w:rStyle w:val="pln"/>
            <w:color w:val="000000"/>
            <w:sz w:val="23"/>
            <w:szCs w:val="23"/>
          </w:rPr>
          <w:t>{% endblock %}</w:t>
        </w:r>
      </w:ins>
    </w:p>
    <w:p w:rsidR="00DD16FF" w:rsidRDefault="00DD16FF" w:rsidP="00DD16FF">
      <w:pPr>
        <w:pStyle w:val="NormalWeb"/>
        <w:rPr>
          <w:ins w:id="2199" w:author="Unknown"/>
          <w:rFonts w:ascii="Roboto" w:hAnsi="Roboto"/>
          <w:sz w:val="23"/>
          <w:szCs w:val="23"/>
        </w:rPr>
      </w:pPr>
      <w:ins w:id="2200" w:author="Unknown">
        <w:r>
          <w:rPr>
            <w:rFonts w:ascii="Roboto" w:hAnsi="Roboto"/>
            <w:sz w:val="23"/>
            <w:szCs w:val="23"/>
          </w:rPr>
          <w:t>With this, we can click on a tutorial now and that works now.</w:t>
        </w:r>
      </w:ins>
    </w:p>
    <w:p w:rsidR="00DD16FF" w:rsidRDefault="00DD16FF" w:rsidP="00DD16FF">
      <w:pPr>
        <w:pStyle w:val="NormalWeb"/>
        <w:rPr>
          <w:ins w:id="2201" w:author="Unknown"/>
          <w:rFonts w:ascii="Roboto" w:hAnsi="Roboto"/>
          <w:sz w:val="23"/>
          <w:szCs w:val="23"/>
        </w:rPr>
      </w:pPr>
      <w:ins w:id="2202" w:author="Unknown">
        <w:r>
          <w:rPr>
            <w:rFonts w:ascii="Roboto" w:hAnsi="Roboto"/>
            <w:sz w:val="23"/>
            <w:szCs w:val="23"/>
          </w:rPr>
          <w:t>Next, we might want to have a side-bar that helps users navigate through the parts of the tutorial series like pythonprogramming.net currently has.</w:t>
        </w:r>
      </w:ins>
    </w:p>
    <w:p w:rsidR="00DD16FF" w:rsidRDefault="00DD16FF" w:rsidP="00DD16FF">
      <w:pPr>
        <w:pStyle w:val="NormalWeb"/>
        <w:rPr>
          <w:ins w:id="2203" w:author="Unknown"/>
          <w:rFonts w:ascii="Roboto" w:hAnsi="Roboto"/>
          <w:sz w:val="23"/>
          <w:szCs w:val="23"/>
        </w:rPr>
      </w:pPr>
      <w:ins w:id="2204" w:author="Unknown">
        <w:r>
          <w:rPr>
            <w:rFonts w:ascii="Roboto" w:hAnsi="Roboto"/>
            <w:sz w:val="23"/>
            <w:szCs w:val="23"/>
          </w:rPr>
          <w:t>To do this, head back to </w:t>
        </w:r>
        <w:r>
          <w:rPr>
            <w:rStyle w:val="HTMLCode"/>
            <w:sz w:val="23"/>
            <w:szCs w:val="23"/>
          </w:rPr>
          <w:t>views.py</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05" w:author="Unknown"/>
          <w:rStyle w:val="pln"/>
          <w:color w:val="000000"/>
          <w:sz w:val="23"/>
          <w:szCs w:val="23"/>
        </w:rPr>
      </w:pPr>
      <w:ins w:id="2206" w:author="Unknown">
        <w:r>
          <w:rPr>
            <w:rStyle w:val="pln"/>
            <w:color w:val="000000"/>
            <w:sz w:val="23"/>
            <w:szCs w:val="23"/>
          </w:rPr>
          <w:t xml:space="preserve">    </w:t>
        </w:r>
        <w:proofErr w:type="gramStart"/>
        <w:r>
          <w:rPr>
            <w:rStyle w:val="pln"/>
            <w:color w:val="000000"/>
            <w:sz w:val="23"/>
            <w:szCs w:val="23"/>
          </w:rPr>
          <w:t>tutorials</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t</w:t>
        </w:r>
        <w:r>
          <w:rPr>
            <w:rStyle w:val="pun"/>
            <w:color w:val="666600"/>
            <w:sz w:val="23"/>
            <w:szCs w:val="23"/>
          </w:rPr>
          <w:t>.</w:t>
        </w:r>
        <w:r>
          <w:rPr>
            <w:rStyle w:val="pln"/>
            <w:color w:val="000000"/>
            <w:sz w:val="23"/>
            <w:szCs w:val="23"/>
          </w:rPr>
          <w:t xml:space="preserve">tutorial_slug </w:t>
        </w:r>
        <w:r>
          <w:rPr>
            <w:rStyle w:val="kwd"/>
            <w:color w:val="000088"/>
            <w:sz w:val="23"/>
            <w:szCs w:val="23"/>
          </w:rPr>
          <w:t>for</w:t>
        </w:r>
        <w:r>
          <w:rPr>
            <w:rStyle w:val="pln"/>
            <w:color w:val="000000"/>
            <w:sz w:val="23"/>
            <w:szCs w:val="23"/>
          </w:rPr>
          <w:t xml:space="preserve"> t </w:t>
        </w:r>
        <w:r>
          <w:rPr>
            <w:rStyle w:val="kwd"/>
            <w:color w:val="000088"/>
            <w:sz w:val="23"/>
            <w:szCs w:val="23"/>
          </w:rPr>
          <w:t>in</w:t>
        </w:r>
        <w:r>
          <w:rPr>
            <w:rStyle w:val="pln"/>
            <w:color w:val="000000"/>
            <w:sz w:val="23"/>
            <w:szCs w:val="23"/>
          </w:rPr>
          <w:t xml:space="preserve"> </w:t>
        </w:r>
        <w:r>
          <w:rPr>
            <w:rStyle w:val="typ"/>
            <w:color w:val="660066"/>
            <w:sz w:val="23"/>
            <w:szCs w:val="23"/>
          </w:rPr>
          <w:t>Tutorial</w:t>
        </w:r>
        <w:r>
          <w:rPr>
            <w:rStyle w:val="pun"/>
            <w:color w:val="666600"/>
            <w:sz w:val="23"/>
            <w:szCs w:val="23"/>
          </w:rPr>
          <w:t>.</w:t>
        </w:r>
        <w:r>
          <w:rPr>
            <w:rStyle w:val="pln"/>
            <w:color w:val="000000"/>
            <w:sz w:val="23"/>
            <w:szCs w:val="23"/>
          </w:rPr>
          <w:t>objects</w:t>
        </w:r>
        <w:r>
          <w:rPr>
            <w:rStyle w:val="pun"/>
            <w:color w:val="666600"/>
            <w:sz w:val="23"/>
            <w:szCs w:val="23"/>
          </w:rPr>
          <w:t>.</w:t>
        </w:r>
        <w:r>
          <w:rPr>
            <w:rStyle w:val="pln"/>
            <w:color w:val="000000"/>
            <w:sz w:val="23"/>
            <w:szCs w:val="23"/>
          </w:rPr>
          <w:t>all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07"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08" w:author="Unknown"/>
          <w:rStyle w:val="pln"/>
          <w:color w:val="000000"/>
          <w:sz w:val="23"/>
          <w:szCs w:val="23"/>
        </w:rPr>
      </w:pPr>
      <w:ins w:id="2209" w:author="Unknown">
        <w:r>
          <w:rPr>
            <w:rStyle w:val="pln"/>
            <w:color w:val="000000"/>
            <w:sz w:val="23"/>
            <w:szCs w:val="23"/>
          </w:rPr>
          <w:t xml:space="preserve">    </w:t>
        </w:r>
        <w:proofErr w:type="gramStart"/>
        <w:r>
          <w:rPr>
            <w:rStyle w:val="kwd"/>
            <w:color w:val="000088"/>
            <w:sz w:val="23"/>
            <w:szCs w:val="23"/>
          </w:rPr>
          <w:t>if</w:t>
        </w:r>
        <w:proofErr w:type="gramEnd"/>
        <w:r>
          <w:rPr>
            <w:rStyle w:val="pln"/>
            <w:color w:val="000000"/>
            <w:sz w:val="23"/>
            <w:szCs w:val="23"/>
          </w:rPr>
          <w:t xml:space="preserve"> single_slug </w:t>
        </w:r>
        <w:r>
          <w:rPr>
            <w:rStyle w:val="kwd"/>
            <w:color w:val="000088"/>
            <w:sz w:val="23"/>
            <w:szCs w:val="23"/>
          </w:rPr>
          <w:t>in</w:t>
        </w:r>
        <w:r>
          <w:rPr>
            <w:rStyle w:val="pln"/>
            <w:color w:val="000000"/>
            <w:sz w:val="23"/>
            <w:szCs w:val="23"/>
          </w:rPr>
          <w:t xml:space="preserve"> tutorials</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10" w:author="Unknown"/>
          <w:rStyle w:val="pln"/>
          <w:color w:val="000000"/>
          <w:sz w:val="23"/>
          <w:szCs w:val="23"/>
        </w:rPr>
      </w:pPr>
      <w:ins w:id="2211" w:author="Unknown">
        <w:r>
          <w:rPr>
            <w:rStyle w:val="pln"/>
            <w:color w:val="000000"/>
            <w:sz w:val="23"/>
            <w:szCs w:val="23"/>
          </w:rPr>
          <w:t xml:space="preserve">        this_tutorial </w:t>
        </w:r>
        <w:r>
          <w:rPr>
            <w:rStyle w:val="pun"/>
            <w:color w:val="666600"/>
            <w:sz w:val="23"/>
            <w:szCs w:val="23"/>
          </w:rPr>
          <w:t>=</w:t>
        </w:r>
        <w:r>
          <w:rPr>
            <w:rStyle w:val="pln"/>
            <w:color w:val="000000"/>
            <w:sz w:val="23"/>
            <w:szCs w:val="23"/>
          </w:rPr>
          <w:t xml:space="preserve"> </w:t>
        </w:r>
        <w:proofErr w:type="gramStart"/>
        <w:r>
          <w:rPr>
            <w:rStyle w:val="typ"/>
            <w:color w:val="660066"/>
            <w:sz w:val="23"/>
            <w:szCs w:val="23"/>
          </w:rPr>
          <w:t>Tutorial</w:t>
        </w:r>
        <w:r>
          <w:rPr>
            <w:rStyle w:val="pun"/>
            <w:color w:val="666600"/>
            <w:sz w:val="23"/>
            <w:szCs w:val="23"/>
          </w:rPr>
          <w:t>.</w:t>
        </w:r>
        <w:r>
          <w:rPr>
            <w:rStyle w:val="pln"/>
            <w:color w:val="000000"/>
            <w:sz w:val="23"/>
            <w:szCs w:val="23"/>
          </w:rPr>
          <w:t>objects</w:t>
        </w:r>
        <w:r>
          <w:rPr>
            <w:rStyle w:val="pun"/>
            <w:color w:val="666600"/>
            <w:sz w:val="23"/>
            <w:szCs w:val="23"/>
          </w:rPr>
          <w:t>.</w:t>
        </w:r>
        <w:r>
          <w:rPr>
            <w:rStyle w:val="pln"/>
            <w:color w:val="000000"/>
            <w:sz w:val="23"/>
            <w:szCs w:val="23"/>
          </w:rPr>
          <w:t>get</w:t>
        </w:r>
        <w:r>
          <w:rPr>
            <w:rStyle w:val="pun"/>
            <w:color w:val="666600"/>
            <w:sz w:val="23"/>
            <w:szCs w:val="23"/>
          </w:rPr>
          <w:t>(</w:t>
        </w:r>
        <w:proofErr w:type="gramEnd"/>
        <w:r>
          <w:rPr>
            <w:rStyle w:val="pln"/>
            <w:color w:val="000000"/>
            <w:sz w:val="23"/>
            <w:szCs w:val="23"/>
          </w:rPr>
          <w:t>tutorial_slug</w:t>
        </w:r>
        <w:r>
          <w:rPr>
            <w:rStyle w:val="pun"/>
            <w:color w:val="666600"/>
            <w:sz w:val="23"/>
            <w:szCs w:val="23"/>
          </w:rPr>
          <w:t>=</w:t>
        </w:r>
        <w:r>
          <w:rPr>
            <w:rStyle w:val="pln"/>
            <w:color w:val="000000"/>
            <w:sz w:val="23"/>
            <w:szCs w:val="23"/>
          </w:rPr>
          <w:t>single_slug</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12" w:author="Unknown"/>
          <w:rStyle w:val="pln"/>
          <w:color w:val="000000"/>
          <w:sz w:val="23"/>
          <w:szCs w:val="23"/>
        </w:rPr>
      </w:pPr>
      <w:ins w:id="2213" w:author="Unknown">
        <w:r>
          <w:rPr>
            <w:rStyle w:val="pln"/>
            <w:color w:val="000000"/>
            <w:sz w:val="23"/>
            <w:szCs w:val="23"/>
          </w:rPr>
          <w:t xml:space="preserve">        tutorials_from_series </w:t>
        </w:r>
        <w:r>
          <w:rPr>
            <w:rStyle w:val="pun"/>
            <w:color w:val="666600"/>
            <w:sz w:val="23"/>
            <w:szCs w:val="23"/>
          </w:rPr>
          <w:t>=</w:t>
        </w:r>
        <w:r>
          <w:rPr>
            <w:rStyle w:val="pln"/>
            <w:color w:val="000000"/>
            <w:sz w:val="23"/>
            <w:szCs w:val="23"/>
          </w:rPr>
          <w:t xml:space="preserve"> </w:t>
        </w:r>
        <w:proofErr w:type="gramStart"/>
        <w:r>
          <w:rPr>
            <w:rStyle w:val="typ"/>
            <w:color w:val="660066"/>
            <w:sz w:val="23"/>
            <w:szCs w:val="23"/>
          </w:rPr>
          <w:t>Tutorial</w:t>
        </w:r>
        <w:r>
          <w:rPr>
            <w:rStyle w:val="pun"/>
            <w:color w:val="666600"/>
            <w:sz w:val="23"/>
            <w:szCs w:val="23"/>
          </w:rPr>
          <w:t>.</w:t>
        </w:r>
        <w:r>
          <w:rPr>
            <w:rStyle w:val="pln"/>
            <w:color w:val="000000"/>
            <w:sz w:val="23"/>
            <w:szCs w:val="23"/>
          </w:rPr>
          <w:t>objects</w:t>
        </w:r>
        <w:r>
          <w:rPr>
            <w:rStyle w:val="pun"/>
            <w:color w:val="666600"/>
            <w:sz w:val="23"/>
            <w:szCs w:val="23"/>
          </w:rPr>
          <w:t>.</w:t>
        </w:r>
        <w:r>
          <w:rPr>
            <w:rStyle w:val="pln"/>
            <w:color w:val="000000"/>
            <w:sz w:val="23"/>
            <w:szCs w:val="23"/>
          </w:rPr>
          <w:t>filter</w:t>
        </w:r>
        <w:r>
          <w:rPr>
            <w:rStyle w:val="pun"/>
            <w:color w:val="666600"/>
            <w:sz w:val="23"/>
            <w:szCs w:val="23"/>
          </w:rPr>
          <w:t>(</w:t>
        </w:r>
        <w:proofErr w:type="gramEnd"/>
        <w:r>
          <w:rPr>
            <w:rStyle w:val="pln"/>
            <w:color w:val="000000"/>
            <w:sz w:val="23"/>
            <w:szCs w:val="23"/>
          </w:rPr>
          <w:t>tutorial_series__tutorial_series</w:t>
        </w:r>
        <w:r>
          <w:rPr>
            <w:rStyle w:val="pun"/>
            <w:color w:val="666600"/>
            <w:sz w:val="23"/>
            <w:szCs w:val="23"/>
          </w:rPr>
          <w:t>=</w:t>
        </w:r>
        <w:r>
          <w:rPr>
            <w:rStyle w:val="pln"/>
            <w:color w:val="000000"/>
            <w:sz w:val="23"/>
            <w:szCs w:val="23"/>
          </w:rPr>
          <w:t>this_tutorial</w:t>
        </w:r>
        <w:r>
          <w:rPr>
            <w:rStyle w:val="pun"/>
            <w:color w:val="666600"/>
            <w:sz w:val="23"/>
            <w:szCs w:val="23"/>
          </w:rPr>
          <w:t>.</w:t>
        </w:r>
        <w:r>
          <w:rPr>
            <w:rStyle w:val="pln"/>
            <w:color w:val="000000"/>
            <w:sz w:val="23"/>
            <w:szCs w:val="23"/>
          </w:rPr>
          <w:t>tutorial_series</w:t>
        </w:r>
        <w:r>
          <w:rPr>
            <w:rStyle w:val="pun"/>
            <w:color w:val="666600"/>
            <w:sz w:val="23"/>
            <w:szCs w:val="23"/>
          </w:rPr>
          <w:t>).</w:t>
        </w:r>
        <w:r>
          <w:rPr>
            <w:rStyle w:val="pln"/>
            <w:color w:val="000000"/>
            <w:sz w:val="23"/>
            <w:szCs w:val="23"/>
          </w:rPr>
          <w:t>order_by</w:t>
        </w:r>
        <w:r>
          <w:rPr>
            <w:rStyle w:val="pun"/>
            <w:color w:val="666600"/>
            <w:sz w:val="23"/>
            <w:szCs w:val="23"/>
          </w:rPr>
          <w:t>(</w:t>
        </w:r>
        <w:r>
          <w:rPr>
            <w:rStyle w:val="str"/>
            <w:color w:val="008800"/>
            <w:sz w:val="23"/>
            <w:szCs w:val="23"/>
          </w:rPr>
          <w:t>'tutorial_published'</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14" w:author="Unknown"/>
          <w:rStyle w:val="pln"/>
          <w:color w:val="000000"/>
          <w:sz w:val="23"/>
          <w:szCs w:val="23"/>
        </w:rPr>
      </w:pPr>
      <w:ins w:id="2215" w:author="Unknown">
        <w:r>
          <w:rPr>
            <w:rStyle w:val="pln"/>
            <w:color w:val="000000"/>
            <w:sz w:val="23"/>
            <w:szCs w:val="23"/>
          </w:rPr>
          <w:t xml:space="preserve">        this_tutorial_idx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list</w:t>
        </w:r>
        <w:r>
          <w:rPr>
            <w:rStyle w:val="pun"/>
            <w:color w:val="666600"/>
            <w:sz w:val="23"/>
            <w:szCs w:val="23"/>
          </w:rPr>
          <w:t>(</w:t>
        </w:r>
        <w:proofErr w:type="gramEnd"/>
        <w:r>
          <w:rPr>
            <w:rStyle w:val="pln"/>
            <w:color w:val="000000"/>
            <w:sz w:val="23"/>
            <w:szCs w:val="23"/>
          </w:rPr>
          <w:t>tutorials_from_series</w:t>
        </w:r>
        <w:r>
          <w:rPr>
            <w:rStyle w:val="pun"/>
            <w:color w:val="666600"/>
            <w:sz w:val="23"/>
            <w:szCs w:val="23"/>
          </w:rPr>
          <w:t>).</w:t>
        </w:r>
        <w:r>
          <w:rPr>
            <w:rStyle w:val="pln"/>
            <w:color w:val="000000"/>
            <w:sz w:val="23"/>
            <w:szCs w:val="23"/>
          </w:rPr>
          <w:t>index</w:t>
        </w:r>
        <w:r>
          <w:rPr>
            <w:rStyle w:val="pun"/>
            <w:color w:val="666600"/>
            <w:sz w:val="23"/>
            <w:szCs w:val="23"/>
          </w:rPr>
          <w:t>(</w:t>
        </w:r>
        <w:r>
          <w:rPr>
            <w:rStyle w:val="pln"/>
            <w:color w:val="000000"/>
            <w:sz w:val="23"/>
            <w:szCs w:val="23"/>
          </w:rPr>
          <w:t>this_tutorial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16"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17" w:author="Unknown"/>
          <w:rStyle w:val="pln"/>
          <w:color w:val="000000"/>
          <w:sz w:val="23"/>
          <w:szCs w:val="23"/>
        </w:rPr>
      </w:pPr>
      <w:ins w:id="2218" w:author="Unknown">
        <w:r>
          <w:rPr>
            <w:rStyle w:val="pln"/>
            <w:color w:val="000000"/>
            <w:sz w:val="23"/>
            <w:szCs w:val="23"/>
          </w:rPr>
          <w:t xml:space="preserve">        </w:t>
        </w:r>
        <w:proofErr w:type="gramStart"/>
        <w:r>
          <w:rPr>
            <w:rStyle w:val="kwd"/>
            <w:color w:val="000088"/>
            <w:sz w:val="23"/>
            <w:szCs w:val="23"/>
          </w:rPr>
          <w:t>return</w:t>
        </w:r>
        <w:proofErr w:type="gramEnd"/>
        <w:r>
          <w:rPr>
            <w:rStyle w:val="pln"/>
            <w:color w:val="000000"/>
            <w:sz w:val="23"/>
            <w:szCs w:val="23"/>
          </w:rPr>
          <w:t xml:space="preserve"> render</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request</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19" w:author="Unknown"/>
          <w:rStyle w:val="pln"/>
          <w:color w:val="000000"/>
          <w:sz w:val="23"/>
          <w:szCs w:val="23"/>
        </w:rPr>
      </w:pPr>
      <w:ins w:id="2220" w:author="Unknown">
        <w:r>
          <w:rPr>
            <w:rStyle w:val="pln"/>
            <w:color w:val="000000"/>
            <w:sz w:val="23"/>
            <w:szCs w:val="23"/>
          </w:rPr>
          <w:t xml:space="preserve">                      template_name</w:t>
        </w:r>
        <w:r>
          <w:rPr>
            <w:rStyle w:val="pun"/>
            <w:color w:val="666600"/>
            <w:sz w:val="23"/>
            <w:szCs w:val="23"/>
          </w:rPr>
          <w:t>=</w:t>
        </w:r>
        <w:r>
          <w:rPr>
            <w:rStyle w:val="str"/>
            <w:color w:val="008800"/>
            <w:sz w:val="23"/>
            <w:szCs w:val="23"/>
          </w:rPr>
          <w:t>'main/tutorial.html'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21" w:author="Unknown"/>
          <w:rStyle w:val="pln"/>
          <w:color w:val="000000"/>
          <w:sz w:val="23"/>
          <w:szCs w:val="23"/>
        </w:rPr>
      </w:pPr>
      <w:ins w:id="2222" w:author="Unknown">
        <w:r>
          <w:rPr>
            <w:rStyle w:val="pln"/>
            <w:color w:val="000000"/>
            <w:sz w:val="23"/>
            <w:szCs w:val="23"/>
          </w:rPr>
          <w:t xml:space="preserve">                      </w:t>
        </w:r>
        <w:proofErr w:type="gramStart"/>
        <w:r>
          <w:rPr>
            <w:rStyle w:val="pln"/>
            <w:color w:val="000000"/>
            <w:sz w:val="23"/>
            <w:szCs w:val="23"/>
          </w:rPr>
          <w:t>context</w:t>
        </w:r>
        <w:proofErr w:type="gramEnd"/>
        <w:r>
          <w:rPr>
            <w:rStyle w:val="pun"/>
            <w:color w:val="666600"/>
            <w:sz w:val="23"/>
            <w:szCs w:val="23"/>
          </w:rPr>
          <w:t>={</w:t>
        </w:r>
        <w:r>
          <w:rPr>
            <w:rStyle w:val="str"/>
            <w:color w:val="008800"/>
            <w:sz w:val="23"/>
            <w:szCs w:val="23"/>
          </w:rPr>
          <w:t>"tutorial: "</w:t>
        </w:r>
        <w:r>
          <w:rPr>
            <w:rStyle w:val="pln"/>
            <w:color w:val="000000"/>
            <w:sz w:val="23"/>
            <w:szCs w:val="23"/>
          </w:rPr>
          <w:t>this_tutorial</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23" w:author="Unknown"/>
          <w:rStyle w:val="pln"/>
          <w:color w:val="000000"/>
          <w:sz w:val="23"/>
          <w:szCs w:val="23"/>
        </w:rPr>
      </w:pPr>
      <w:ins w:id="2224" w:author="Unknown">
        <w:r>
          <w:rPr>
            <w:rStyle w:val="pln"/>
            <w:color w:val="000000"/>
            <w:sz w:val="23"/>
            <w:szCs w:val="23"/>
          </w:rPr>
          <w:t xml:space="preserve">                               </w:t>
        </w:r>
        <w:r>
          <w:rPr>
            <w:rStyle w:val="str"/>
            <w:color w:val="008800"/>
            <w:sz w:val="23"/>
            <w:szCs w:val="23"/>
          </w:rPr>
          <w:t>"</w:t>
        </w:r>
        <w:proofErr w:type="gramStart"/>
        <w:r>
          <w:rPr>
            <w:rStyle w:val="str"/>
            <w:color w:val="008800"/>
            <w:sz w:val="23"/>
            <w:szCs w:val="23"/>
          </w:rPr>
          <w:t>sidebar</w:t>
        </w:r>
        <w:proofErr w:type="gramEnd"/>
        <w:r>
          <w:rPr>
            <w:rStyle w:val="str"/>
            <w:color w:val="008800"/>
            <w:sz w:val="23"/>
            <w:szCs w:val="23"/>
          </w:rPr>
          <w:t>"</w:t>
        </w:r>
        <w:r>
          <w:rPr>
            <w:rStyle w:val="pun"/>
            <w:color w:val="666600"/>
            <w:sz w:val="23"/>
            <w:szCs w:val="23"/>
          </w:rPr>
          <w:t>:</w:t>
        </w:r>
        <w:r>
          <w:rPr>
            <w:rStyle w:val="pln"/>
            <w:color w:val="000000"/>
            <w:sz w:val="23"/>
            <w:szCs w:val="23"/>
          </w:rPr>
          <w:t xml:space="preserve"> tutorials_from_series</w:t>
        </w:r>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25" w:author="Unknown"/>
          <w:sz w:val="23"/>
          <w:szCs w:val="23"/>
        </w:rPr>
      </w:pPr>
      <w:ins w:id="2226" w:author="Unknown">
        <w:r>
          <w:rPr>
            <w:rStyle w:val="pln"/>
            <w:color w:val="000000"/>
            <w:sz w:val="23"/>
            <w:szCs w:val="23"/>
          </w:rPr>
          <w:t xml:space="preserve">                               </w:t>
        </w:r>
        <w:r>
          <w:rPr>
            <w:rStyle w:val="str"/>
            <w:color w:val="008800"/>
            <w:sz w:val="23"/>
            <w:szCs w:val="23"/>
          </w:rPr>
          <w:t>"this_tut_idx"</w:t>
        </w:r>
        <w:r>
          <w:rPr>
            <w:rStyle w:val="pun"/>
            <w:color w:val="666600"/>
            <w:sz w:val="23"/>
            <w:szCs w:val="23"/>
          </w:rPr>
          <w:t>:</w:t>
        </w:r>
        <w:r>
          <w:rPr>
            <w:rStyle w:val="pln"/>
            <w:color w:val="000000"/>
            <w:sz w:val="23"/>
            <w:szCs w:val="23"/>
          </w:rPr>
          <w:t xml:space="preserve"> this_tutorial_idx</w:t>
        </w:r>
        <w:r>
          <w:rPr>
            <w:rStyle w:val="pun"/>
            <w:color w:val="666600"/>
            <w:sz w:val="23"/>
            <w:szCs w:val="23"/>
          </w:rPr>
          <w:t>})</w:t>
        </w:r>
      </w:ins>
    </w:p>
    <w:p w:rsidR="00DD16FF" w:rsidRDefault="00DD16FF" w:rsidP="00DD16FF">
      <w:pPr>
        <w:pStyle w:val="NormalWeb"/>
        <w:rPr>
          <w:ins w:id="2227" w:author="Unknown"/>
          <w:rFonts w:ascii="Roboto" w:hAnsi="Roboto"/>
          <w:sz w:val="23"/>
          <w:szCs w:val="23"/>
        </w:rPr>
      </w:pPr>
      <w:ins w:id="2228" w:author="Unknown">
        <w:r>
          <w:rPr>
            <w:rFonts w:ascii="Roboto" w:hAnsi="Roboto"/>
            <w:sz w:val="23"/>
            <w:szCs w:val="23"/>
          </w:rPr>
          <w:lastRenderedPageBreak/>
          <w:t>Now we can use this newly passed data in our </w:t>
        </w:r>
        <w:r>
          <w:rPr>
            <w:rStyle w:val="HTMLCode"/>
            <w:sz w:val="23"/>
            <w:szCs w:val="23"/>
          </w:rPr>
          <w:t>tutorial.html</w:t>
        </w:r>
        <w:r>
          <w:rPr>
            <w:rFonts w:ascii="Roboto" w:hAnsi="Roboto"/>
            <w:sz w:val="23"/>
            <w:szCs w:val="23"/>
          </w:rPr>
          <w:t> template. We can make a side bar with:</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29" w:author="Unknown"/>
          <w:rStyle w:val="pln"/>
          <w:color w:val="000000"/>
          <w:sz w:val="23"/>
          <w:szCs w:val="23"/>
        </w:rPr>
      </w:pPr>
      <w:ins w:id="2230"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m4 l4"</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31" w:author="Unknown"/>
          <w:rStyle w:val="pln"/>
          <w:color w:val="000000"/>
          <w:sz w:val="23"/>
          <w:szCs w:val="23"/>
        </w:rPr>
      </w:pPr>
      <w:ins w:id="2232" w:author="Unknown">
        <w:r>
          <w:rPr>
            <w:rStyle w:val="pln"/>
            <w:color w:val="000000"/>
            <w:sz w:val="23"/>
            <w:szCs w:val="23"/>
          </w:rPr>
          <w:t xml:space="preserve">            </w:t>
        </w:r>
        <w:r>
          <w:rPr>
            <w:rStyle w:val="tag"/>
            <w:color w:val="000088"/>
            <w:sz w:val="23"/>
            <w:szCs w:val="23"/>
          </w:rPr>
          <w:t>&lt;ul</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"collapsible popout"</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33" w:author="Unknown"/>
          <w:rStyle w:val="pln"/>
          <w:color w:val="000000"/>
          <w:sz w:val="23"/>
          <w:szCs w:val="23"/>
        </w:rPr>
      </w:pPr>
      <w:ins w:id="2234" w:author="Unknown">
        <w:r>
          <w:rPr>
            <w:rStyle w:val="pln"/>
            <w:color w:val="000000"/>
            <w:sz w:val="23"/>
            <w:szCs w:val="23"/>
          </w:rPr>
          <w:t xml:space="preserve">                {% for tutorial in sidebar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35" w:author="Unknown"/>
          <w:rStyle w:val="pln"/>
          <w:color w:val="000000"/>
          <w:sz w:val="23"/>
          <w:szCs w:val="23"/>
        </w:rPr>
      </w:pPr>
      <w:ins w:id="2236" w:author="Unknown">
        <w:r>
          <w:rPr>
            <w:rStyle w:val="pln"/>
            <w:color w:val="000000"/>
            <w:sz w:val="23"/>
            <w:szCs w:val="23"/>
          </w:rPr>
          <w:t xml:space="preserve">                    {% if forloop.counter0 == this_tut_idx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37" w:author="Unknown"/>
          <w:rStyle w:val="pln"/>
          <w:color w:val="000000"/>
          <w:sz w:val="23"/>
          <w:szCs w:val="23"/>
        </w:rPr>
      </w:pPr>
      <w:ins w:id="2238" w:author="Unknown">
        <w:r>
          <w:rPr>
            <w:rStyle w:val="pln"/>
            <w:color w:val="000000"/>
            <w:sz w:val="23"/>
            <w:szCs w:val="23"/>
          </w:rPr>
          <w:t xml:space="preserve">                        </w:t>
        </w:r>
        <w:r>
          <w:rPr>
            <w:rStyle w:val="tag"/>
            <w:color w:val="000088"/>
            <w:sz w:val="23"/>
            <w:szCs w:val="23"/>
          </w:rPr>
          <w:t>&lt;li</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"active"</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39" w:author="Unknown"/>
          <w:rStyle w:val="pln"/>
          <w:color w:val="000000"/>
          <w:sz w:val="23"/>
          <w:szCs w:val="23"/>
        </w:rPr>
      </w:pPr>
      <w:ins w:id="2240"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"collapsible-header"</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{tutorial.tutorial_title}}</w:t>
        </w:r>
        <w:r>
          <w:rPr>
            <w:rStyle w:val="tag"/>
            <w:color w:val="000088"/>
            <w:sz w:val="23"/>
            <w:szCs w:val="23"/>
          </w:rPr>
          <w:t>&lt;br&gt;</w:t>
        </w:r>
        <w:r>
          <w:rPr>
            <w:rStyle w:val="pln"/>
            <w:color w:val="000000"/>
            <w:sz w:val="23"/>
            <w:szCs w:val="23"/>
          </w:rPr>
          <w:t>(currently viewing)</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41" w:author="Unknown"/>
          <w:rStyle w:val="pln"/>
          <w:color w:val="000000"/>
          <w:sz w:val="23"/>
          <w:szCs w:val="23"/>
        </w:rPr>
      </w:pPr>
      <w:ins w:id="2242" w:author="Unknown">
        <w:r>
          <w:rPr>
            <w:rStyle w:val="pln"/>
            <w:color w:val="000000"/>
            <w:sz w:val="23"/>
            <w:szCs w:val="23"/>
          </w:rPr>
          <w:t xml:space="preserve">                        </w:t>
        </w:r>
        <w:r>
          <w:rPr>
            <w:rStyle w:val="tag"/>
            <w:color w:val="000088"/>
            <w:sz w:val="23"/>
            <w:szCs w:val="23"/>
          </w:rPr>
          <w: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43" w:author="Unknown"/>
          <w:rStyle w:val="pln"/>
          <w:color w:val="000000"/>
          <w:sz w:val="23"/>
          <w:szCs w:val="23"/>
        </w:rPr>
      </w:pPr>
      <w:ins w:id="2244" w:author="Unknown">
        <w:r>
          <w:rPr>
            <w:rStyle w:val="pln"/>
            <w:color w:val="000000"/>
            <w:sz w:val="23"/>
            <w:szCs w:val="23"/>
          </w:rPr>
          <w:t xml:space="preserve">                    {% else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45" w:author="Unknown"/>
          <w:rStyle w:val="pln"/>
          <w:color w:val="000000"/>
          <w:sz w:val="23"/>
          <w:szCs w:val="23"/>
        </w:rPr>
      </w:pPr>
      <w:ins w:id="2246"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47" w:author="Unknown"/>
          <w:rStyle w:val="pln"/>
          <w:color w:val="000000"/>
          <w:sz w:val="23"/>
          <w:szCs w:val="23"/>
        </w:rPr>
      </w:pPr>
      <w:ins w:id="2248"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"collapsible-header"</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{tutorial.tutorial_title}}</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49" w:author="Unknown"/>
          <w:rStyle w:val="pln"/>
          <w:color w:val="000000"/>
          <w:sz w:val="23"/>
          <w:szCs w:val="23"/>
        </w:rPr>
      </w:pPr>
      <w:ins w:id="2250"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"collapsible-body"</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51" w:author="Unknown"/>
          <w:rStyle w:val="pln"/>
          <w:color w:val="000000"/>
          <w:sz w:val="23"/>
          <w:szCs w:val="23"/>
        </w:rPr>
      </w:pPr>
      <w:ins w:id="2252" w:author="Unknown">
        <w:r>
          <w:rPr>
            <w:rStyle w:val="pln"/>
            <w:color w:val="000000"/>
            <w:sz w:val="23"/>
            <w:szCs w:val="23"/>
          </w:rPr>
          <w:t xml:space="preserve">                                </w:t>
        </w:r>
        <w:r>
          <w:rPr>
            <w:rStyle w:val="tag"/>
            <w:color w:val="000088"/>
            <w:sz w:val="23"/>
            <w:szCs w:val="23"/>
          </w:rPr>
          <w:t>&lt;p&gt;&lt;a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proofErr w:type="gramStart"/>
        <w:r>
          <w:rPr>
            <w:rStyle w:val="atv"/>
            <w:color w:val="008800"/>
            <w:sz w:val="23"/>
            <w:szCs w:val="23"/>
          </w:rPr>
          <w:t>/{</w:t>
        </w:r>
        <w:proofErr w:type="gramEnd"/>
        <w:r>
          <w:rPr>
            <w:rStyle w:val="atv"/>
            <w:color w:val="008800"/>
            <w:sz w:val="23"/>
            <w:szCs w:val="23"/>
          </w:rPr>
          <w:t>{tutorial.tutorial_slug}}"</w:t>
        </w:r>
        <w:r>
          <w:rPr>
            <w:rStyle w:val="tag"/>
            <w:color w:val="000088"/>
            <w:sz w:val="23"/>
            <w:szCs w:val="23"/>
          </w:rPr>
          <w:t>&gt;&lt;button</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"btn waves-effect waves-light right-align"</w:t>
        </w:r>
        <w:r>
          <w:rPr>
            <w:rStyle w:val="pln"/>
            <w:color w:val="000000"/>
            <w:sz w:val="23"/>
            <w:szCs w:val="23"/>
          </w:rPr>
          <w:t xml:space="preserve"> </w:t>
        </w:r>
        <w:r>
          <w:rPr>
            <w:rStyle w:val="atn"/>
            <w:color w:val="660066"/>
            <w:sz w:val="23"/>
            <w:szCs w:val="23"/>
          </w:rPr>
          <w:t>style</w:t>
        </w:r>
        <w:r>
          <w:rPr>
            <w:rStyle w:val="pun"/>
            <w:color w:val="666600"/>
            <w:sz w:val="23"/>
            <w:szCs w:val="23"/>
          </w:rPr>
          <w:t>=</w:t>
        </w:r>
        <w:r>
          <w:rPr>
            <w:rStyle w:val="atv"/>
            <w:color w:val="008800"/>
            <w:sz w:val="23"/>
            <w:szCs w:val="23"/>
          </w:rPr>
          <w:t>"</w:t>
        </w:r>
        <w:r>
          <w:rPr>
            <w:rStyle w:val="pln"/>
            <w:color w:val="000000"/>
            <w:sz w:val="23"/>
            <w:szCs w:val="23"/>
          </w:rPr>
          <w:t>background</w:t>
        </w:r>
        <w:r>
          <w:rPr>
            <w:rStyle w:val="pun"/>
            <w:color w:val="666600"/>
            <w:sz w:val="23"/>
            <w:szCs w:val="23"/>
          </w:rPr>
          <w:t>-</w:t>
        </w:r>
        <w:r>
          <w:rPr>
            <w:rStyle w:val="pln"/>
            <w:color w:val="000000"/>
            <w:sz w:val="23"/>
            <w:szCs w:val="23"/>
          </w:rPr>
          <w:t>color</w:t>
        </w:r>
        <w:r>
          <w:rPr>
            <w:rStyle w:val="pun"/>
            <w:color w:val="666600"/>
            <w:sz w:val="23"/>
            <w:szCs w:val="23"/>
          </w:rPr>
          <w:t>:</w:t>
        </w:r>
        <w:r>
          <w:rPr>
            <w:rStyle w:val="pln"/>
            <w:color w:val="000000"/>
            <w:sz w:val="23"/>
            <w:szCs w:val="23"/>
          </w:rPr>
          <w:t>yellow</w:t>
        </w:r>
        <w:r>
          <w:rPr>
            <w:rStyle w:val="pun"/>
            <w:color w:val="666600"/>
            <w:sz w:val="23"/>
            <w:szCs w:val="23"/>
          </w:rPr>
          <w:t>;</w:t>
        </w:r>
        <w:r>
          <w:rPr>
            <w:rStyle w:val="pln"/>
            <w:color w:val="000000"/>
            <w:sz w:val="23"/>
            <w:szCs w:val="23"/>
          </w:rPr>
          <w:t xml:space="preserve"> color</w:t>
        </w:r>
        <w:r>
          <w:rPr>
            <w:rStyle w:val="pun"/>
            <w:color w:val="666600"/>
            <w:sz w:val="23"/>
            <w:szCs w:val="23"/>
          </w:rPr>
          <w:t>:</w:t>
        </w:r>
        <w:r>
          <w:rPr>
            <w:rStyle w:val="pln"/>
            <w:color w:val="000000"/>
            <w:sz w:val="23"/>
            <w:szCs w:val="23"/>
          </w:rPr>
          <w:t>black</w:t>
        </w:r>
        <w:r>
          <w:rPr>
            <w:rStyle w:val="atv"/>
            <w:color w:val="008800"/>
            <w:sz w:val="23"/>
            <w:szCs w:val="23"/>
          </w:rPr>
          <w:t>"</w:t>
        </w:r>
        <w:r>
          <w:rPr>
            <w:rStyle w:val="tag"/>
            <w:color w:val="000088"/>
            <w:sz w:val="23"/>
            <w:szCs w:val="23"/>
          </w:rPr>
          <w:t>&gt;</w:t>
        </w:r>
        <w:r>
          <w:rPr>
            <w:rStyle w:val="pln"/>
            <w:color w:val="000000"/>
            <w:sz w:val="23"/>
            <w:szCs w:val="23"/>
          </w:rPr>
          <w:t>Go</w:t>
        </w:r>
        <w:r>
          <w:rPr>
            <w:rStyle w:val="tag"/>
            <w:color w:val="000088"/>
            <w:sz w:val="23"/>
            <w:szCs w:val="23"/>
          </w:rPr>
          <w:t>&lt;/button&gt;&lt;/a&gt;&lt;/p&gt;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53"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54" w:author="Unknown"/>
          <w:rStyle w:val="pln"/>
          <w:color w:val="000000"/>
          <w:sz w:val="23"/>
          <w:szCs w:val="23"/>
        </w:rPr>
      </w:pPr>
      <w:ins w:id="2255"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56" w:author="Unknown"/>
          <w:rStyle w:val="pln"/>
          <w:color w:val="000000"/>
          <w:sz w:val="23"/>
          <w:szCs w:val="23"/>
        </w:rPr>
      </w:pPr>
      <w:ins w:id="2257" w:author="Unknown">
        <w:r>
          <w:rPr>
            <w:rStyle w:val="pln"/>
            <w:color w:val="000000"/>
            <w:sz w:val="23"/>
            <w:szCs w:val="23"/>
          </w:rPr>
          <w:t xml:space="preserve">                        </w:t>
        </w:r>
        <w:r>
          <w:rPr>
            <w:rStyle w:val="tag"/>
            <w:color w:val="000088"/>
            <w:sz w:val="23"/>
            <w:szCs w:val="23"/>
          </w:rPr>
          <w: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58" w:author="Unknown"/>
          <w:rStyle w:val="pln"/>
          <w:color w:val="000000"/>
          <w:sz w:val="23"/>
          <w:szCs w:val="23"/>
        </w:rPr>
      </w:pPr>
      <w:ins w:id="2259" w:author="Unknown">
        <w:r>
          <w:rPr>
            <w:rStyle w:val="pln"/>
            <w:color w:val="000000"/>
            <w:sz w:val="23"/>
            <w:szCs w:val="23"/>
          </w:rPr>
          <w:t xml:space="preserve">                    {% endif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60" w:author="Unknown"/>
          <w:rStyle w:val="pln"/>
          <w:color w:val="000000"/>
          <w:sz w:val="23"/>
          <w:szCs w:val="23"/>
        </w:rPr>
      </w:pPr>
      <w:ins w:id="2261" w:author="Unknown">
        <w:r>
          <w:rPr>
            <w:rStyle w:val="pln"/>
            <w:color w:val="000000"/>
            <w:sz w:val="23"/>
            <w:szCs w:val="23"/>
          </w:rPr>
          <w:t xml:space="preserve">                {% endfor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62" w:author="Unknown"/>
          <w:rStyle w:val="pln"/>
          <w:color w:val="000000"/>
          <w:sz w:val="23"/>
          <w:szCs w:val="23"/>
        </w:rPr>
      </w:pPr>
      <w:ins w:id="2263" w:author="Unknown">
        <w:r>
          <w:rPr>
            <w:rStyle w:val="pln"/>
            <w:color w:val="000000"/>
            <w:sz w:val="23"/>
            <w:szCs w:val="23"/>
          </w:rPr>
          <w:t xml:space="preserve">            </w:t>
        </w:r>
        <w:r>
          <w:rPr>
            <w:rStyle w:val="tag"/>
            <w:color w:val="000088"/>
            <w:sz w:val="23"/>
            <w:szCs w:val="23"/>
          </w:rPr>
          <w:t>&lt;/ul&gt;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64" w:author="Unknown"/>
          <w:sz w:val="23"/>
          <w:szCs w:val="23"/>
        </w:rPr>
      </w:pPr>
      <w:ins w:id="2265" w:author="Unknown">
        <w:r>
          <w:rPr>
            <w:rStyle w:val="pln"/>
            <w:color w:val="000000"/>
            <w:sz w:val="23"/>
            <w:szCs w:val="23"/>
          </w:rPr>
          <w:t xml:space="preserve">        </w:t>
        </w:r>
        <w:r>
          <w:rPr>
            <w:rStyle w:val="tag"/>
            <w:color w:val="000088"/>
            <w:sz w:val="23"/>
            <w:szCs w:val="23"/>
          </w:rPr>
          <w:t>&lt;/div&gt;</w:t>
        </w:r>
      </w:ins>
    </w:p>
    <w:p w:rsidR="00DD16FF" w:rsidRDefault="00DD16FF" w:rsidP="00DD16FF">
      <w:pPr>
        <w:pStyle w:val="NormalWeb"/>
        <w:rPr>
          <w:ins w:id="2266" w:author="Unknown"/>
          <w:rFonts w:ascii="Roboto" w:hAnsi="Roboto"/>
          <w:sz w:val="23"/>
          <w:szCs w:val="23"/>
        </w:rPr>
      </w:pPr>
      <w:ins w:id="2267" w:author="Unknown">
        <w:r>
          <w:rPr>
            <w:rFonts w:ascii="Roboto" w:hAnsi="Roboto"/>
            <w:sz w:val="23"/>
            <w:szCs w:val="23"/>
          </w:rPr>
          <w:t>Full code for </w:t>
        </w:r>
        <w:r>
          <w:rPr>
            <w:rStyle w:val="HTMLCode"/>
            <w:sz w:val="23"/>
            <w:szCs w:val="23"/>
          </w:rPr>
          <w:t>tutorial.html</w:t>
        </w:r>
        <w:r>
          <w:rPr>
            <w:rFonts w:ascii="Roboto" w:hAnsi="Roboto"/>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68" w:author="Unknown"/>
          <w:rStyle w:val="pln"/>
          <w:color w:val="000000"/>
          <w:sz w:val="23"/>
          <w:szCs w:val="23"/>
        </w:rPr>
      </w:pPr>
      <w:ins w:id="2269" w:author="Unknown">
        <w:r>
          <w:rPr>
            <w:rStyle w:val="pln"/>
            <w:color w:val="000000"/>
            <w:sz w:val="23"/>
            <w:szCs w:val="23"/>
          </w:rPr>
          <w:t>{% extends 'main/header.html'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70"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71" w:author="Unknown"/>
          <w:rStyle w:val="pln"/>
          <w:color w:val="000000"/>
          <w:sz w:val="23"/>
          <w:szCs w:val="23"/>
        </w:rPr>
      </w:pPr>
      <w:ins w:id="2272" w:author="Unknown">
        <w:r>
          <w:rPr>
            <w:rStyle w:val="pln"/>
            <w:color w:val="000000"/>
            <w:sz w:val="23"/>
            <w:szCs w:val="23"/>
          </w:rPr>
          <w:t>{% block content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73"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74" w:author="Unknown"/>
          <w:rStyle w:val="pln"/>
          <w:color w:val="000000"/>
          <w:sz w:val="23"/>
          <w:szCs w:val="23"/>
        </w:rPr>
      </w:pPr>
      <w:ins w:id="2275"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"row"</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76"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77" w:author="Unknown"/>
          <w:rStyle w:val="pln"/>
          <w:color w:val="000000"/>
          <w:sz w:val="23"/>
          <w:szCs w:val="23"/>
        </w:rPr>
      </w:pPr>
      <w:ins w:id="2278"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m8, l8"</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79" w:author="Unknown"/>
          <w:rStyle w:val="pln"/>
          <w:color w:val="000000"/>
          <w:sz w:val="23"/>
          <w:szCs w:val="23"/>
        </w:rPr>
      </w:pPr>
      <w:ins w:id="2280" w:author="Unknown">
        <w:r>
          <w:rPr>
            <w:rStyle w:val="pln"/>
            <w:color w:val="000000"/>
            <w:sz w:val="23"/>
            <w:szCs w:val="23"/>
          </w:rPr>
          <w:t xml:space="preserve">            </w:t>
        </w:r>
        <w:r>
          <w:rPr>
            <w:rStyle w:val="tag"/>
            <w:color w:val="000088"/>
            <w:sz w:val="23"/>
            <w:szCs w:val="23"/>
          </w:rPr>
          <w:t>&lt;h3</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{tutorial.tutorial_title}}</w:t>
        </w:r>
        <w:r>
          <w:rPr>
            <w:rStyle w:val="tag"/>
            <w:color w:val="000088"/>
            <w:sz w:val="23"/>
            <w:szCs w:val="23"/>
          </w:rPr>
          <w:t>&lt;/h3&gt;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81" w:author="Unknown"/>
          <w:rStyle w:val="pln"/>
          <w:color w:val="000000"/>
          <w:sz w:val="23"/>
          <w:szCs w:val="23"/>
        </w:rPr>
      </w:pPr>
      <w:ins w:id="2282" w:author="Unknown">
        <w:r>
          <w:rPr>
            <w:rStyle w:val="pln"/>
            <w:color w:val="000000"/>
            <w:sz w:val="23"/>
            <w:szCs w:val="23"/>
          </w:rPr>
          <w:t xml:space="preserve">            </w:t>
        </w:r>
        <w:r>
          <w:rPr>
            <w:rStyle w:val="tag"/>
            <w:color w:val="000088"/>
            <w:sz w:val="23"/>
            <w:szCs w:val="23"/>
          </w:rPr>
          <w:t>&lt;p</w:t>
        </w:r>
        <w:r>
          <w:rPr>
            <w:rStyle w:val="pln"/>
            <w:color w:val="000000"/>
            <w:sz w:val="23"/>
            <w:szCs w:val="23"/>
          </w:rPr>
          <w:t xml:space="preserve"> </w:t>
        </w:r>
        <w:r>
          <w:rPr>
            <w:rStyle w:val="atn"/>
            <w:color w:val="660066"/>
            <w:sz w:val="23"/>
            <w:szCs w:val="23"/>
          </w:rPr>
          <w:t>style</w:t>
        </w:r>
        <w:r>
          <w:rPr>
            <w:rStyle w:val="pun"/>
            <w:color w:val="666600"/>
            <w:sz w:val="23"/>
            <w:szCs w:val="23"/>
          </w:rPr>
          <w:t>=</w:t>
        </w:r>
        <w:r>
          <w:rPr>
            <w:rStyle w:val="atv"/>
            <w:color w:val="008800"/>
            <w:sz w:val="23"/>
            <w:szCs w:val="23"/>
          </w:rPr>
          <w:t>"</w:t>
        </w:r>
        <w:r>
          <w:rPr>
            <w:rStyle w:val="pln"/>
            <w:color w:val="000000"/>
            <w:sz w:val="23"/>
            <w:szCs w:val="23"/>
          </w:rPr>
          <w:t>font</w:t>
        </w:r>
        <w:r>
          <w:rPr>
            <w:rStyle w:val="pun"/>
            <w:color w:val="666600"/>
            <w:sz w:val="23"/>
            <w:szCs w:val="23"/>
          </w:rPr>
          <w:t>-</w:t>
        </w:r>
        <w:r>
          <w:rPr>
            <w:rStyle w:val="pln"/>
            <w:color w:val="000000"/>
            <w:sz w:val="23"/>
            <w:szCs w:val="23"/>
          </w:rPr>
          <w:t>size</w:t>
        </w:r>
        <w:proofErr w:type="gramStart"/>
        <w:r>
          <w:rPr>
            <w:rStyle w:val="pun"/>
            <w:color w:val="666600"/>
            <w:sz w:val="23"/>
            <w:szCs w:val="23"/>
          </w:rPr>
          <w:t>:</w:t>
        </w:r>
        <w:r>
          <w:rPr>
            <w:rStyle w:val="lit"/>
            <w:color w:val="006666"/>
            <w:sz w:val="23"/>
            <w:szCs w:val="23"/>
          </w:rPr>
          <w:t>70</w:t>
        </w:r>
        <w:proofErr w:type="gramEnd"/>
        <w:r>
          <w:rPr>
            <w:rStyle w:val="pun"/>
            <w:color w:val="666600"/>
            <w:sz w:val="23"/>
            <w:szCs w:val="23"/>
          </w:rPr>
          <w:t>%</w:t>
        </w:r>
        <w:r>
          <w:rPr>
            <w:rStyle w:val="atv"/>
            <w:color w:val="008800"/>
            <w:sz w:val="23"/>
            <w:szCs w:val="23"/>
          </w:rPr>
          <w:t>"</w:t>
        </w:r>
        <w:r>
          <w:rPr>
            <w:rStyle w:val="tag"/>
            <w:color w:val="000088"/>
            <w:sz w:val="23"/>
            <w:szCs w:val="23"/>
          </w:rPr>
          <w:t>&gt;</w:t>
        </w:r>
        <w:r>
          <w:rPr>
            <w:rStyle w:val="pln"/>
            <w:color w:val="000000"/>
            <w:sz w:val="23"/>
            <w:szCs w:val="23"/>
          </w:rPr>
          <w:t>Published {{tutorial.tutorial_published}}</w:t>
        </w:r>
        <w:r>
          <w:rPr>
            <w:rStyle w:val="tag"/>
            <w:color w:val="000088"/>
            <w:sz w:val="23"/>
            <w:szCs w:val="23"/>
          </w:rPr>
          <w:t>&lt;/p&gt;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83" w:author="Unknown"/>
          <w:rStyle w:val="pln"/>
          <w:color w:val="000000"/>
          <w:sz w:val="23"/>
          <w:szCs w:val="23"/>
        </w:rPr>
      </w:pPr>
      <w:ins w:id="2284" w:author="Unknown">
        <w:r>
          <w:rPr>
            <w:rStyle w:val="pln"/>
            <w:color w:val="000000"/>
            <w:sz w:val="23"/>
            <w:szCs w:val="23"/>
          </w:rPr>
          <w:t xml:space="preserve">            {{tutorial.tutorial_content|safe}}</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85" w:author="Unknown"/>
          <w:rStyle w:val="pln"/>
          <w:color w:val="000000"/>
          <w:sz w:val="23"/>
          <w:szCs w:val="23"/>
        </w:rPr>
      </w:pPr>
      <w:ins w:id="2286"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87"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88" w:author="Unknown"/>
          <w:rStyle w:val="pln"/>
          <w:color w:val="000000"/>
          <w:sz w:val="23"/>
          <w:szCs w:val="23"/>
        </w:rPr>
      </w:pPr>
      <w:ins w:id="2289"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 s12 m4 l4"</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90" w:author="Unknown"/>
          <w:rStyle w:val="pln"/>
          <w:color w:val="000000"/>
          <w:sz w:val="23"/>
          <w:szCs w:val="23"/>
        </w:rPr>
      </w:pPr>
      <w:ins w:id="2291" w:author="Unknown">
        <w:r>
          <w:rPr>
            <w:rStyle w:val="pln"/>
            <w:color w:val="000000"/>
            <w:sz w:val="23"/>
            <w:szCs w:val="23"/>
          </w:rPr>
          <w:t xml:space="preserve">            </w:t>
        </w:r>
        <w:r>
          <w:rPr>
            <w:rStyle w:val="tag"/>
            <w:color w:val="000088"/>
            <w:sz w:val="23"/>
            <w:szCs w:val="23"/>
          </w:rPr>
          <w:t>&lt;ul</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"collapsible popout"</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92" w:author="Unknown"/>
          <w:rStyle w:val="pln"/>
          <w:color w:val="000000"/>
          <w:sz w:val="23"/>
          <w:szCs w:val="23"/>
        </w:rPr>
      </w:pPr>
      <w:ins w:id="2293" w:author="Unknown">
        <w:r>
          <w:rPr>
            <w:rStyle w:val="pln"/>
            <w:color w:val="000000"/>
            <w:sz w:val="23"/>
            <w:szCs w:val="23"/>
          </w:rPr>
          <w:t xml:space="preserve">                {% for tutorial in sidebar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94" w:author="Unknown"/>
          <w:rStyle w:val="pln"/>
          <w:color w:val="000000"/>
          <w:sz w:val="23"/>
          <w:szCs w:val="23"/>
        </w:rPr>
      </w:pPr>
      <w:ins w:id="2295" w:author="Unknown">
        <w:r>
          <w:rPr>
            <w:rStyle w:val="pln"/>
            <w:color w:val="000000"/>
            <w:sz w:val="23"/>
            <w:szCs w:val="23"/>
          </w:rPr>
          <w:t xml:space="preserve">                    {% if forloop.counter0 == this_tut_idx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96" w:author="Unknown"/>
          <w:rStyle w:val="pln"/>
          <w:color w:val="000000"/>
          <w:sz w:val="23"/>
          <w:szCs w:val="23"/>
        </w:rPr>
      </w:pPr>
      <w:ins w:id="2297" w:author="Unknown">
        <w:r>
          <w:rPr>
            <w:rStyle w:val="pln"/>
            <w:color w:val="000000"/>
            <w:sz w:val="23"/>
            <w:szCs w:val="23"/>
          </w:rPr>
          <w:t xml:space="preserve">                        </w:t>
        </w:r>
        <w:r>
          <w:rPr>
            <w:rStyle w:val="tag"/>
            <w:color w:val="000088"/>
            <w:sz w:val="23"/>
            <w:szCs w:val="23"/>
          </w:rPr>
          <w:t>&lt;li</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"active"</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298" w:author="Unknown"/>
          <w:rStyle w:val="pln"/>
          <w:color w:val="000000"/>
          <w:sz w:val="23"/>
          <w:szCs w:val="23"/>
        </w:rPr>
      </w:pPr>
      <w:ins w:id="2299"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"collapsible-header"</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{tutorial.tutorial_title}}</w:t>
        </w:r>
        <w:r>
          <w:rPr>
            <w:rStyle w:val="tag"/>
            <w:color w:val="000088"/>
            <w:sz w:val="23"/>
            <w:szCs w:val="23"/>
          </w:rPr>
          <w:t>&lt;br&gt;</w:t>
        </w:r>
        <w:r>
          <w:rPr>
            <w:rStyle w:val="pln"/>
            <w:color w:val="000000"/>
            <w:sz w:val="23"/>
            <w:szCs w:val="23"/>
          </w:rPr>
          <w:t>(currently viewing)</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00" w:author="Unknown"/>
          <w:rStyle w:val="pln"/>
          <w:color w:val="000000"/>
          <w:sz w:val="23"/>
          <w:szCs w:val="23"/>
        </w:rPr>
      </w:pPr>
      <w:ins w:id="2301" w:author="Unknown">
        <w:r>
          <w:rPr>
            <w:rStyle w:val="pln"/>
            <w:color w:val="000000"/>
            <w:sz w:val="23"/>
            <w:szCs w:val="23"/>
          </w:rPr>
          <w:t xml:space="preserve">                        </w:t>
        </w:r>
        <w:r>
          <w:rPr>
            <w:rStyle w:val="tag"/>
            <w:color w:val="000088"/>
            <w:sz w:val="23"/>
            <w:szCs w:val="23"/>
          </w:rPr>
          <w: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02" w:author="Unknown"/>
          <w:rStyle w:val="pln"/>
          <w:color w:val="000000"/>
          <w:sz w:val="23"/>
          <w:szCs w:val="23"/>
        </w:rPr>
      </w:pPr>
      <w:ins w:id="2303" w:author="Unknown">
        <w:r>
          <w:rPr>
            <w:rStyle w:val="pln"/>
            <w:color w:val="000000"/>
            <w:sz w:val="23"/>
            <w:szCs w:val="23"/>
          </w:rPr>
          <w:t xml:space="preserve">                    {% else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04" w:author="Unknown"/>
          <w:rStyle w:val="pln"/>
          <w:color w:val="000000"/>
          <w:sz w:val="23"/>
          <w:szCs w:val="23"/>
        </w:rPr>
      </w:pPr>
      <w:ins w:id="2305" w:author="Unknown">
        <w:r>
          <w:rPr>
            <w:rStyle w:val="pln"/>
            <w:color w:val="000000"/>
            <w:sz w:val="23"/>
            <w:szCs w:val="23"/>
          </w:rPr>
          <w:lastRenderedPageBreak/>
          <w:t xml:space="preserve">                        </w:t>
        </w:r>
        <w:r>
          <w:rPr>
            <w:rStyle w:val="tag"/>
            <w:color w:val="000088"/>
            <w:sz w:val="23"/>
            <w:szCs w:val="23"/>
          </w:rPr>
          <w:t>&lt;</w:t>
        </w:r>
        <w:proofErr w:type="gramStart"/>
        <w:r>
          <w:rPr>
            <w:rStyle w:val="tag"/>
            <w:color w:val="000088"/>
            <w:sz w:val="23"/>
            <w:szCs w:val="23"/>
          </w:rPr>
          <w:t>li</w:t>
        </w:r>
        <w:proofErr w:type="gramEnd"/>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06" w:author="Unknown"/>
          <w:rStyle w:val="pln"/>
          <w:color w:val="000000"/>
          <w:sz w:val="23"/>
          <w:szCs w:val="23"/>
        </w:rPr>
      </w:pPr>
      <w:ins w:id="2307"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"collapsible-header"</w:t>
        </w:r>
        <w:proofErr w:type="gramStart"/>
        <w:r>
          <w:rPr>
            <w:rStyle w:val="tag"/>
            <w:color w:val="000088"/>
            <w:sz w:val="23"/>
            <w:szCs w:val="23"/>
          </w:rPr>
          <w:t>&gt;</w:t>
        </w:r>
        <w:r>
          <w:rPr>
            <w:rStyle w:val="pln"/>
            <w:color w:val="000000"/>
            <w:sz w:val="23"/>
            <w:szCs w:val="23"/>
          </w:rPr>
          <w:t>{</w:t>
        </w:r>
        <w:proofErr w:type="gramEnd"/>
        <w:r>
          <w:rPr>
            <w:rStyle w:val="pln"/>
            <w:color w:val="000000"/>
            <w:sz w:val="23"/>
            <w:szCs w:val="23"/>
          </w:rPr>
          <w:t>{tutorial.tutorial_title}}</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08" w:author="Unknown"/>
          <w:rStyle w:val="pln"/>
          <w:color w:val="000000"/>
          <w:sz w:val="23"/>
          <w:szCs w:val="23"/>
        </w:rPr>
      </w:pPr>
      <w:ins w:id="2309"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"collapsible-body"</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10" w:author="Unknown"/>
          <w:rStyle w:val="pln"/>
          <w:color w:val="000000"/>
          <w:sz w:val="23"/>
          <w:szCs w:val="23"/>
        </w:rPr>
      </w:pPr>
      <w:ins w:id="2311" w:author="Unknown">
        <w:r>
          <w:rPr>
            <w:rStyle w:val="pln"/>
            <w:color w:val="000000"/>
            <w:sz w:val="23"/>
            <w:szCs w:val="23"/>
          </w:rPr>
          <w:t xml:space="preserve">                                </w:t>
        </w:r>
        <w:r>
          <w:rPr>
            <w:rStyle w:val="tag"/>
            <w:color w:val="000088"/>
            <w:sz w:val="23"/>
            <w:szCs w:val="23"/>
          </w:rPr>
          <w:t>&lt;p&gt;&lt;a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proofErr w:type="gramStart"/>
        <w:r>
          <w:rPr>
            <w:rStyle w:val="atv"/>
            <w:color w:val="008800"/>
            <w:sz w:val="23"/>
            <w:szCs w:val="23"/>
          </w:rPr>
          <w:t>/{</w:t>
        </w:r>
        <w:proofErr w:type="gramEnd"/>
        <w:r>
          <w:rPr>
            <w:rStyle w:val="atv"/>
            <w:color w:val="008800"/>
            <w:sz w:val="23"/>
            <w:szCs w:val="23"/>
          </w:rPr>
          <w:t>{tutorial.tutorial_slug}}"</w:t>
        </w:r>
        <w:r>
          <w:rPr>
            <w:rStyle w:val="tag"/>
            <w:color w:val="000088"/>
            <w:sz w:val="23"/>
            <w:szCs w:val="23"/>
          </w:rPr>
          <w:t>&gt;&lt;button</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"btn waves-effect waves-light right-align"</w:t>
        </w:r>
        <w:r>
          <w:rPr>
            <w:rStyle w:val="pln"/>
            <w:color w:val="000000"/>
            <w:sz w:val="23"/>
            <w:szCs w:val="23"/>
          </w:rPr>
          <w:t xml:space="preserve"> </w:t>
        </w:r>
        <w:r>
          <w:rPr>
            <w:rStyle w:val="atn"/>
            <w:color w:val="660066"/>
            <w:sz w:val="23"/>
            <w:szCs w:val="23"/>
          </w:rPr>
          <w:t>style</w:t>
        </w:r>
        <w:r>
          <w:rPr>
            <w:rStyle w:val="pun"/>
            <w:color w:val="666600"/>
            <w:sz w:val="23"/>
            <w:szCs w:val="23"/>
          </w:rPr>
          <w:t>=</w:t>
        </w:r>
        <w:r>
          <w:rPr>
            <w:rStyle w:val="atv"/>
            <w:color w:val="008800"/>
            <w:sz w:val="23"/>
            <w:szCs w:val="23"/>
          </w:rPr>
          <w:t>"</w:t>
        </w:r>
        <w:r>
          <w:rPr>
            <w:rStyle w:val="pln"/>
            <w:color w:val="000000"/>
            <w:sz w:val="23"/>
            <w:szCs w:val="23"/>
          </w:rPr>
          <w:t>background</w:t>
        </w:r>
        <w:r>
          <w:rPr>
            <w:rStyle w:val="pun"/>
            <w:color w:val="666600"/>
            <w:sz w:val="23"/>
            <w:szCs w:val="23"/>
          </w:rPr>
          <w:t>-</w:t>
        </w:r>
        <w:r>
          <w:rPr>
            <w:rStyle w:val="pln"/>
            <w:color w:val="000000"/>
            <w:sz w:val="23"/>
            <w:szCs w:val="23"/>
          </w:rPr>
          <w:t>color</w:t>
        </w:r>
        <w:r>
          <w:rPr>
            <w:rStyle w:val="pun"/>
            <w:color w:val="666600"/>
            <w:sz w:val="23"/>
            <w:szCs w:val="23"/>
          </w:rPr>
          <w:t>:</w:t>
        </w:r>
        <w:r>
          <w:rPr>
            <w:rStyle w:val="pln"/>
            <w:color w:val="000000"/>
            <w:sz w:val="23"/>
            <w:szCs w:val="23"/>
          </w:rPr>
          <w:t>yellow</w:t>
        </w:r>
        <w:r>
          <w:rPr>
            <w:rStyle w:val="pun"/>
            <w:color w:val="666600"/>
            <w:sz w:val="23"/>
            <w:szCs w:val="23"/>
          </w:rPr>
          <w:t>;</w:t>
        </w:r>
        <w:r>
          <w:rPr>
            <w:rStyle w:val="pln"/>
            <w:color w:val="000000"/>
            <w:sz w:val="23"/>
            <w:szCs w:val="23"/>
          </w:rPr>
          <w:t xml:space="preserve"> color</w:t>
        </w:r>
        <w:r>
          <w:rPr>
            <w:rStyle w:val="pun"/>
            <w:color w:val="666600"/>
            <w:sz w:val="23"/>
            <w:szCs w:val="23"/>
          </w:rPr>
          <w:t>:</w:t>
        </w:r>
        <w:r>
          <w:rPr>
            <w:rStyle w:val="pln"/>
            <w:color w:val="000000"/>
            <w:sz w:val="23"/>
            <w:szCs w:val="23"/>
          </w:rPr>
          <w:t>black</w:t>
        </w:r>
        <w:r>
          <w:rPr>
            <w:rStyle w:val="atv"/>
            <w:color w:val="008800"/>
            <w:sz w:val="23"/>
            <w:szCs w:val="23"/>
          </w:rPr>
          <w:t>"</w:t>
        </w:r>
        <w:r>
          <w:rPr>
            <w:rStyle w:val="tag"/>
            <w:color w:val="000088"/>
            <w:sz w:val="23"/>
            <w:szCs w:val="23"/>
          </w:rPr>
          <w:t>&gt;</w:t>
        </w:r>
        <w:r>
          <w:rPr>
            <w:rStyle w:val="pln"/>
            <w:color w:val="000000"/>
            <w:sz w:val="23"/>
            <w:szCs w:val="23"/>
          </w:rPr>
          <w:t>Go</w:t>
        </w:r>
        <w:r>
          <w:rPr>
            <w:rStyle w:val="tag"/>
            <w:color w:val="000088"/>
            <w:sz w:val="23"/>
            <w:szCs w:val="23"/>
          </w:rPr>
          <w:t>&lt;/button&gt;&lt;/a&gt;&lt;/p&gt;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12"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13" w:author="Unknown"/>
          <w:rStyle w:val="pln"/>
          <w:color w:val="000000"/>
          <w:sz w:val="23"/>
          <w:szCs w:val="23"/>
        </w:rPr>
      </w:pPr>
      <w:ins w:id="2314"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15" w:author="Unknown"/>
          <w:rStyle w:val="pln"/>
          <w:color w:val="000000"/>
          <w:sz w:val="23"/>
          <w:szCs w:val="23"/>
        </w:rPr>
      </w:pPr>
      <w:ins w:id="2316" w:author="Unknown">
        <w:r>
          <w:rPr>
            <w:rStyle w:val="pln"/>
            <w:color w:val="000000"/>
            <w:sz w:val="23"/>
            <w:szCs w:val="23"/>
          </w:rPr>
          <w:t xml:space="preserve">                        </w:t>
        </w:r>
        <w:r>
          <w:rPr>
            <w:rStyle w:val="tag"/>
            <w:color w:val="000088"/>
            <w:sz w:val="23"/>
            <w:szCs w:val="23"/>
          </w:rPr>
          <w:t>&lt;/li&gt;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17" w:author="Unknown"/>
          <w:rStyle w:val="pln"/>
          <w:color w:val="000000"/>
          <w:sz w:val="23"/>
          <w:szCs w:val="23"/>
        </w:rPr>
      </w:pPr>
      <w:ins w:id="2318" w:author="Unknown">
        <w:r>
          <w:rPr>
            <w:rStyle w:val="pln"/>
            <w:color w:val="000000"/>
            <w:sz w:val="23"/>
            <w:szCs w:val="23"/>
          </w:rPr>
          <w:t xml:space="preserve">                    {% endif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19" w:author="Unknown"/>
          <w:rStyle w:val="pln"/>
          <w:color w:val="000000"/>
          <w:sz w:val="23"/>
          <w:szCs w:val="23"/>
        </w:rPr>
      </w:pPr>
      <w:ins w:id="2320" w:author="Unknown">
        <w:r>
          <w:rPr>
            <w:rStyle w:val="pln"/>
            <w:color w:val="000000"/>
            <w:sz w:val="23"/>
            <w:szCs w:val="23"/>
          </w:rPr>
          <w:t xml:space="preserve">                {% endfor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21" w:author="Unknown"/>
          <w:rStyle w:val="pln"/>
          <w:color w:val="000000"/>
          <w:sz w:val="23"/>
          <w:szCs w:val="23"/>
        </w:rPr>
      </w:pPr>
      <w:ins w:id="2322" w:author="Unknown">
        <w:r>
          <w:rPr>
            <w:rStyle w:val="pln"/>
            <w:color w:val="000000"/>
            <w:sz w:val="23"/>
            <w:szCs w:val="23"/>
          </w:rPr>
          <w:t xml:space="preserve">            </w:t>
        </w:r>
        <w:r>
          <w:rPr>
            <w:rStyle w:val="tag"/>
            <w:color w:val="000088"/>
            <w:sz w:val="23"/>
            <w:szCs w:val="23"/>
          </w:rPr>
          <w:t>&lt;/ul&gt;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23" w:author="Unknown"/>
          <w:rStyle w:val="pln"/>
          <w:color w:val="000000"/>
          <w:sz w:val="23"/>
          <w:szCs w:val="23"/>
        </w:rPr>
      </w:pPr>
      <w:ins w:id="2324"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25"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26" w:author="Unknown"/>
          <w:rStyle w:val="pln"/>
          <w:color w:val="000000"/>
          <w:sz w:val="23"/>
          <w:szCs w:val="23"/>
        </w:rPr>
      </w:pPr>
      <w:ins w:id="2327"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28"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29" w:author="Unknown"/>
          <w:sz w:val="23"/>
          <w:szCs w:val="23"/>
        </w:rPr>
      </w:pPr>
      <w:ins w:id="2330" w:author="Unknown">
        <w:r>
          <w:rPr>
            <w:rStyle w:val="pln"/>
            <w:color w:val="000000"/>
            <w:sz w:val="23"/>
            <w:szCs w:val="23"/>
          </w:rPr>
          <w:t>{% endblock %}</w:t>
        </w:r>
      </w:ins>
    </w:p>
    <w:p w:rsidR="00DD16FF" w:rsidRDefault="00DD16FF" w:rsidP="00DD16FF">
      <w:pPr>
        <w:pStyle w:val="NormalWeb"/>
        <w:rPr>
          <w:ins w:id="2331" w:author="Unknown"/>
          <w:rFonts w:ascii="Roboto" w:hAnsi="Roboto"/>
          <w:sz w:val="23"/>
          <w:szCs w:val="23"/>
        </w:rPr>
      </w:pPr>
      <w:ins w:id="2332" w:author="Unknown">
        <w:r>
          <w:rPr>
            <w:rFonts w:ascii="Roboto" w:hAnsi="Roboto"/>
            <w:sz w:val="23"/>
            <w:szCs w:val="23"/>
          </w:rPr>
          <w:t>Now, viewing any of the tutorials should give you something like:</w:t>
        </w:r>
      </w:ins>
    </w:p>
    <w:p w:rsidR="00DD16FF" w:rsidRDefault="00DD16FF" w:rsidP="00DD16FF">
      <w:pPr>
        <w:rPr>
          <w:ins w:id="2333" w:author="Unknown"/>
          <w:rFonts w:ascii="Times New Roman" w:hAnsi="Times New Roman"/>
          <w:sz w:val="24"/>
          <w:szCs w:val="24"/>
        </w:rPr>
      </w:pPr>
      <w:r>
        <w:rPr>
          <w:noProof/>
          <w:lang w:eastAsia="en-IN"/>
        </w:rPr>
        <w:drawing>
          <wp:inline distT="0" distB="0" distL="0" distR="0">
            <wp:extent cx="6362700" cy="1902403"/>
            <wp:effectExtent l="0" t="0" r="0" b="3175"/>
            <wp:docPr id="24" name="Picture 24"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ython tutoria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8976" cy="1904279"/>
                    </a:xfrm>
                    <a:prstGeom prst="rect">
                      <a:avLst/>
                    </a:prstGeom>
                    <a:noFill/>
                    <a:ln>
                      <a:noFill/>
                    </a:ln>
                  </pic:spPr>
                </pic:pic>
              </a:graphicData>
            </a:graphic>
          </wp:inline>
        </w:drawing>
      </w:r>
    </w:p>
    <w:p w:rsidR="00DD16FF" w:rsidRDefault="00DD16FF" w:rsidP="00DD16FF">
      <w:pPr>
        <w:pStyle w:val="NormalWeb"/>
        <w:rPr>
          <w:ins w:id="2334" w:author="Unknown"/>
          <w:rFonts w:ascii="Roboto" w:hAnsi="Roboto"/>
          <w:sz w:val="23"/>
          <w:szCs w:val="23"/>
        </w:rPr>
      </w:pPr>
      <w:ins w:id="2335" w:author="Unknown">
        <w:r>
          <w:rPr>
            <w:rFonts w:ascii="Roboto" w:hAnsi="Roboto"/>
            <w:sz w:val="23"/>
            <w:szCs w:val="23"/>
          </w:rPr>
          <w:t>If we click on the side bar though, it appears to not quite function right. This is because we need to initialize the collapsible javascript. That said, as time goes on, we're going to likely need to initialize a few, or many, of the javascript things. Instead, we can just do them all with:</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36" w:author="Unknown"/>
          <w:rStyle w:val="pln"/>
          <w:color w:val="000000"/>
          <w:sz w:val="23"/>
          <w:szCs w:val="23"/>
        </w:rPr>
      </w:pPr>
      <w:ins w:id="2337" w:author="Unknown">
        <w:r>
          <w:rPr>
            <w:rStyle w:val="tag"/>
            <w:color w:val="000088"/>
            <w:sz w:val="23"/>
            <w:szCs w:val="23"/>
          </w:rPr>
          <w:t>&lt;</w:t>
        </w:r>
        <w:proofErr w:type="gramStart"/>
        <w:r>
          <w:rPr>
            <w:rStyle w:val="tag"/>
            <w:color w:val="000088"/>
            <w:sz w:val="23"/>
            <w:szCs w:val="23"/>
          </w:rPr>
          <w:t>script</w:t>
        </w:r>
        <w:proofErr w:type="gramEnd"/>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38" w:author="Unknown"/>
          <w:rStyle w:val="pln"/>
          <w:color w:val="000000"/>
          <w:sz w:val="23"/>
          <w:szCs w:val="23"/>
        </w:rPr>
      </w:pPr>
      <w:ins w:id="2339" w:author="Unknown">
        <w:r>
          <w:rPr>
            <w:rStyle w:val="pln"/>
            <w:color w:val="000000"/>
            <w:sz w:val="23"/>
            <w:szCs w:val="23"/>
          </w:rPr>
          <w:t xml:space="preserve">  </w:t>
        </w:r>
        <w:proofErr w:type="gramStart"/>
        <w:r>
          <w:rPr>
            <w:rStyle w:val="pln"/>
            <w:color w:val="000000"/>
            <w:sz w:val="23"/>
            <w:szCs w:val="23"/>
          </w:rPr>
          <w:t>M</w:t>
        </w:r>
        <w:r>
          <w:rPr>
            <w:rStyle w:val="pun"/>
            <w:color w:val="666600"/>
            <w:sz w:val="23"/>
            <w:szCs w:val="23"/>
          </w:rPr>
          <w:t>.</w:t>
        </w:r>
        <w:r>
          <w:rPr>
            <w:rStyle w:val="typ"/>
            <w:color w:val="660066"/>
            <w:sz w:val="23"/>
            <w:szCs w:val="23"/>
          </w:rPr>
          <w:t>AutoInit</w:t>
        </w:r>
        <w:r>
          <w:rPr>
            <w:rStyle w:val="pun"/>
            <w:color w:val="666600"/>
            <w:sz w:val="23"/>
            <w:szCs w:val="23"/>
          </w:rPr>
          <w:t>(</w:t>
        </w:r>
        <w:proofErr w:type="gramEnd"/>
        <w:r>
          <w:rPr>
            <w:rStyle w:val="pun"/>
            <w:color w:val="666600"/>
            <w:sz w:val="23"/>
            <w:szCs w:val="23"/>
          </w:rPr>
          <w: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40" w:author="Unknown"/>
          <w:sz w:val="23"/>
          <w:szCs w:val="23"/>
        </w:rPr>
      </w:pPr>
      <w:ins w:id="2341" w:author="Unknown">
        <w:r>
          <w:rPr>
            <w:rStyle w:val="tag"/>
            <w:color w:val="000088"/>
            <w:sz w:val="23"/>
            <w:szCs w:val="23"/>
          </w:rPr>
          <w:t>&lt;/script&gt;</w:t>
        </w:r>
      </w:ins>
    </w:p>
    <w:p w:rsidR="00DD16FF" w:rsidRDefault="00DD16FF" w:rsidP="00DD16FF">
      <w:pPr>
        <w:pStyle w:val="NormalWeb"/>
        <w:rPr>
          <w:ins w:id="2342" w:author="Unknown"/>
          <w:rFonts w:ascii="Roboto" w:hAnsi="Roboto"/>
          <w:sz w:val="23"/>
          <w:szCs w:val="23"/>
        </w:rPr>
      </w:pPr>
      <w:ins w:id="2343" w:author="Unknown">
        <w:r>
          <w:rPr>
            <w:rFonts w:ascii="Roboto" w:hAnsi="Roboto"/>
            <w:sz w:val="23"/>
            <w:szCs w:val="23"/>
          </w:rPr>
          <w:t>So let's just add that to our header file like:</w:t>
        </w:r>
      </w:ins>
    </w:p>
    <w:p w:rsidR="00DD16FF" w:rsidRDefault="00DD16FF" w:rsidP="00DD16FF">
      <w:pPr>
        <w:pStyle w:val="NormalWeb"/>
        <w:rPr>
          <w:ins w:id="2344" w:author="Unknown"/>
          <w:rFonts w:ascii="Roboto" w:hAnsi="Roboto"/>
          <w:sz w:val="23"/>
          <w:szCs w:val="23"/>
        </w:rPr>
      </w:pPr>
      <w:ins w:id="2345" w:author="Unknown">
        <w:r>
          <w:rPr>
            <w:rStyle w:val="HTMLCode"/>
            <w:sz w:val="23"/>
            <w:szCs w:val="23"/>
          </w:rPr>
          <w:t>header.html</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46" w:author="Unknown"/>
          <w:rStyle w:val="pln"/>
          <w:color w:val="000000"/>
          <w:sz w:val="23"/>
          <w:szCs w:val="23"/>
        </w:rPr>
      </w:pPr>
      <w:ins w:id="2347" w:author="Unknown">
        <w:r>
          <w:rPr>
            <w:rStyle w:val="tag"/>
            <w:color w:val="000088"/>
            <w:sz w:val="23"/>
            <w:szCs w:val="23"/>
          </w:rPr>
          <w:t>&lt;</w:t>
        </w:r>
        <w:proofErr w:type="gramStart"/>
        <w:r>
          <w:rPr>
            <w:rStyle w:val="tag"/>
            <w:color w:val="000088"/>
            <w:sz w:val="23"/>
            <w:szCs w:val="23"/>
          </w:rPr>
          <w:t>head</w:t>
        </w:r>
        <w:proofErr w:type="gramEnd"/>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48" w:author="Unknown"/>
          <w:rStyle w:val="pln"/>
          <w:color w:val="000000"/>
          <w:sz w:val="23"/>
          <w:szCs w:val="23"/>
        </w:rPr>
      </w:pPr>
      <w:ins w:id="2349" w:author="Unknown">
        <w:r>
          <w:rPr>
            <w:rStyle w:val="pln"/>
            <w:color w:val="000000"/>
            <w:sz w:val="23"/>
            <w:szCs w:val="23"/>
          </w:rPr>
          <w:t xml:space="preserve">    {% load static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50" w:author="Unknown"/>
          <w:rStyle w:val="pln"/>
          <w:color w:val="000000"/>
          <w:sz w:val="23"/>
          <w:szCs w:val="23"/>
        </w:rPr>
      </w:pPr>
      <w:ins w:id="2351"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Prism CSS --&gt;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52" w:author="Unknown"/>
          <w:rStyle w:val="pln"/>
          <w:color w:val="000000"/>
          <w:sz w:val="23"/>
          <w:szCs w:val="23"/>
        </w:rPr>
      </w:pPr>
      <w:ins w:id="2353" w:author="Unknown">
        <w:r>
          <w:rPr>
            <w:rStyle w:val="pln"/>
            <w:color w:val="000000"/>
            <w:sz w:val="23"/>
            <w:szCs w:val="23"/>
          </w:rPr>
          <w:lastRenderedPageBreak/>
          <w:t xml:space="preserve">    </w:t>
        </w:r>
        <w:r>
          <w:rPr>
            <w:rStyle w:val="tag"/>
            <w:color w:val="000088"/>
            <w:sz w:val="23"/>
            <w:szCs w:val="23"/>
          </w:rPr>
          <w:t>&lt;link</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 static "</w:t>
        </w:r>
        <w:r>
          <w:rPr>
            <w:rStyle w:val="atn"/>
            <w:color w:val="660066"/>
            <w:sz w:val="23"/>
            <w:szCs w:val="23"/>
          </w:rPr>
          <w:t>tinymce</w:t>
        </w:r>
        <w:r>
          <w:rPr>
            <w:rStyle w:val="pun"/>
            <w:color w:val="666600"/>
            <w:sz w:val="23"/>
            <w:szCs w:val="23"/>
          </w:rPr>
          <w:t>/</w:t>
        </w:r>
        <w:r>
          <w:rPr>
            <w:rStyle w:val="atn"/>
            <w:color w:val="660066"/>
            <w:sz w:val="23"/>
            <w:szCs w:val="23"/>
          </w:rPr>
          <w:t>css</w:t>
        </w:r>
        <w:r>
          <w:rPr>
            <w:rStyle w:val="pun"/>
            <w:color w:val="666600"/>
            <w:sz w:val="23"/>
            <w:szCs w:val="23"/>
          </w:rPr>
          <w:t>/</w:t>
        </w:r>
        <w:r>
          <w:rPr>
            <w:rStyle w:val="atn"/>
            <w:color w:val="660066"/>
            <w:sz w:val="23"/>
            <w:szCs w:val="23"/>
          </w:rPr>
          <w:t>prism</w:t>
        </w:r>
        <w:r>
          <w:rPr>
            <w:rStyle w:val="pln"/>
            <w:color w:val="000000"/>
            <w:sz w:val="23"/>
            <w:szCs w:val="23"/>
          </w:rPr>
          <w:t>.</w:t>
        </w:r>
        <w:r>
          <w:rPr>
            <w:rStyle w:val="atn"/>
            <w:color w:val="660066"/>
            <w:sz w:val="23"/>
            <w:szCs w:val="23"/>
          </w:rPr>
          <w:t>css</w:t>
        </w:r>
        <w:r>
          <w:rPr>
            <w:rStyle w:val="atv"/>
            <w:color w:val="008800"/>
            <w:sz w:val="23"/>
            <w:szCs w:val="23"/>
          </w:rPr>
          <w:t>" %}"</w:t>
        </w:r>
        <w:r>
          <w:rPr>
            <w:rStyle w:val="pln"/>
            <w:color w:val="000000"/>
            <w:sz w:val="23"/>
            <w:szCs w:val="23"/>
          </w:rPr>
          <w:t xml:space="preserve"> </w:t>
        </w:r>
        <w:r>
          <w:rPr>
            <w:rStyle w:val="atn"/>
            <w:color w:val="660066"/>
            <w:sz w:val="23"/>
            <w:szCs w:val="23"/>
          </w:rPr>
          <w:t>rel</w:t>
        </w:r>
        <w:r>
          <w:rPr>
            <w:rStyle w:val="pun"/>
            <w:color w:val="666600"/>
            <w:sz w:val="23"/>
            <w:szCs w:val="23"/>
          </w:rPr>
          <w:t>=</w:t>
        </w:r>
        <w:r>
          <w:rPr>
            <w:rStyle w:val="atv"/>
            <w:color w:val="008800"/>
            <w:sz w:val="23"/>
            <w:szCs w:val="23"/>
          </w:rPr>
          <w:t>"stylesheet"</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54" w:author="Unknown"/>
          <w:rStyle w:val="pln"/>
          <w:color w:val="000000"/>
          <w:sz w:val="23"/>
          <w:szCs w:val="23"/>
        </w:rPr>
      </w:pPr>
      <w:ins w:id="2355"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Compiled and minified CSS --&gt;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56" w:author="Unknown"/>
          <w:rStyle w:val="pln"/>
          <w:color w:val="000000"/>
          <w:sz w:val="23"/>
          <w:szCs w:val="23"/>
        </w:rPr>
      </w:pPr>
      <w:ins w:id="2357" w:author="Unknown">
        <w:r>
          <w:rPr>
            <w:rStyle w:val="pln"/>
            <w:color w:val="000000"/>
            <w:sz w:val="23"/>
            <w:szCs w:val="23"/>
          </w:rPr>
          <w:t xml:space="preserve">    </w:t>
        </w:r>
        <w:r>
          <w:rPr>
            <w:rStyle w:val="tag"/>
            <w:color w:val="000088"/>
            <w:sz w:val="23"/>
            <w:szCs w:val="23"/>
          </w:rPr>
          <w:t>&lt;link</w:t>
        </w:r>
        <w:r>
          <w:rPr>
            <w:rStyle w:val="pln"/>
            <w:color w:val="000000"/>
            <w:sz w:val="23"/>
            <w:szCs w:val="23"/>
          </w:rPr>
          <w:t xml:space="preserve"> </w:t>
        </w:r>
        <w:r>
          <w:rPr>
            <w:rStyle w:val="atn"/>
            <w:color w:val="660066"/>
            <w:sz w:val="23"/>
            <w:szCs w:val="23"/>
          </w:rPr>
          <w:t>rel</w:t>
        </w:r>
        <w:r>
          <w:rPr>
            <w:rStyle w:val="pun"/>
            <w:color w:val="666600"/>
            <w:sz w:val="23"/>
            <w:szCs w:val="23"/>
          </w:rPr>
          <w:t>=</w:t>
        </w:r>
        <w:r>
          <w:rPr>
            <w:rStyle w:val="atv"/>
            <w:color w:val="008800"/>
            <w:sz w:val="23"/>
            <w:szCs w:val="23"/>
          </w:rPr>
          <w:t>"stylesheet"</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 static "</w:t>
        </w:r>
        <w:r>
          <w:rPr>
            <w:rStyle w:val="atn"/>
            <w:color w:val="660066"/>
            <w:sz w:val="23"/>
            <w:szCs w:val="23"/>
          </w:rPr>
          <w:t>main</w:t>
        </w:r>
        <w:r>
          <w:rPr>
            <w:rStyle w:val="pun"/>
            <w:color w:val="666600"/>
            <w:sz w:val="23"/>
            <w:szCs w:val="23"/>
          </w:rPr>
          <w:t>/</w:t>
        </w:r>
        <w:r>
          <w:rPr>
            <w:rStyle w:val="atn"/>
            <w:color w:val="660066"/>
            <w:sz w:val="23"/>
            <w:szCs w:val="23"/>
          </w:rPr>
          <w:t>css</w:t>
        </w:r>
        <w:r>
          <w:rPr>
            <w:rStyle w:val="pun"/>
            <w:color w:val="666600"/>
            <w:sz w:val="23"/>
            <w:szCs w:val="23"/>
          </w:rPr>
          <w:t>/</w:t>
        </w:r>
        <w:r>
          <w:rPr>
            <w:rStyle w:val="atn"/>
            <w:color w:val="660066"/>
            <w:sz w:val="23"/>
            <w:szCs w:val="23"/>
          </w:rPr>
          <w:t>materialize</w:t>
        </w:r>
        <w:r>
          <w:rPr>
            <w:rStyle w:val="pln"/>
            <w:color w:val="000000"/>
            <w:sz w:val="23"/>
            <w:szCs w:val="23"/>
          </w:rPr>
          <w:t>.</w:t>
        </w:r>
        <w:r>
          <w:rPr>
            <w:rStyle w:val="atn"/>
            <w:color w:val="660066"/>
            <w:sz w:val="23"/>
            <w:szCs w:val="23"/>
          </w:rPr>
          <w:t>css</w:t>
        </w:r>
        <w:r>
          <w:rPr>
            <w:rStyle w:val="atv"/>
            <w:color w:val="008800"/>
            <w:sz w:val="23"/>
            <w:szCs w:val="23"/>
          </w:rPr>
          <w:t>" %}"</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58" w:author="Unknown"/>
          <w:rStyle w:val="pln"/>
          <w:color w:val="000000"/>
          <w:sz w:val="23"/>
          <w:szCs w:val="23"/>
        </w:rPr>
      </w:pPr>
      <w:ins w:id="2359" w:author="Unknown">
        <w:r>
          <w:rPr>
            <w:rStyle w:val="pln"/>
            <w:color w:val="000000"/>
            <w:sz w:val="23"/>
            <w:szCs w:val="23"/>
          </w:rPr>
          <w:t xml:space="preserve">    </w:t>
        </w:r>
        <w:proofErr w:type="gramStart"/>
        <w:r>
          <w:rPr>
            <w:rStyle w:val="com"/>
            <w:color w:val="880000"/>
            <w:sz w:val="23"/>
            <w:szCs w:val="23"/>
          </w:rPr>
          <w:t>&lt;!--</w:t>
        </w:r>
        <w:proofErr w:type="gramEnd"/>
        <w:r>
          <w:rPr>
            <w:rStyle w:val="com"/>
            <w:color w:val="880000"/>
            <w:sz w:val="23"/>
            <w:szCs w:val="23"/>
          </w:rPr>
          <w:t xml:space="preserve"> Compiled and minified JavaScript --&gt;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60" w:author="Unknown"/>
          <w:rStyle w:val="pln"/>
          <w:color w:val="000000"/>
          <w:sz w:val="23"/>
          <w:szCs w:val="23"/>
        </w:rPr>
      </w:pPr>
      <w:ins w:id="2361"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script</w:t>
        </w:r>
        <w:proofErr w:type="gramEnd"/>
        <w:r>
          <w:rPr>
            <w:rStyle w:val="pln"/>
            <w:color w:val="000000"/>
            <w:sz w:val="23"/>
            <w:szCs w:val="23"/>
          </w:rPr>
          <w:t xml:space="preserve"> </w:t>
        </w:r>
        <w:r>
          <w:rPr>
            <w:rStyle w:val="atn"/>
            <w:color w:val="660066"/>
            <w:sz w:val="23"/>
            <w:szCs w:val="23"/>
          </w:rPr>
          <w:t>src</w:t>
        </w:r>
        <w:r>
          <w:rPr>
            <w:rStyle w:val="pun"/>
            <w:color w:val="666600"/>
            <w:sz w:val="23"/>
            <w:szCs w:val="23"/>
          </w:rPr>
          <w:t>=</w:t>
        </w:r>
        <w:r>
          <w:rPr>
            <w:rStyle w:val="atv"/>
            <w:color w:val="008800"/>
            <w:sz w:val="23"/>
            <w:szCs w:val="23"/>
          </w:rPr>
          <w:t>"https://cdnjs.cloudflare.com/ajax/libs/materialize/1.0.0/js/materialize.min.js"</w:t>
        </w:r>
        <w:r>
          <w:rPr>
            <w:rStyle w:val="tag"/>
            <w:color w:val="000088"/>
            <w:sz w:val="23"/>
            <w:szCs w:val="23"/>
          </w:rPr>
          <w:t>&gt;&lt;/script&gt;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62" w:author="Unknown"/>
          <w:rStyle w:val="pln"/>
          <w:color w:val="000000"/>
          <w:sz w:val="23"/>
          <w:szCs w:val="23"/>
        </w:rPr>
      </w:pPr>
      <w:ins w:id="2363" w:author="Unknown">
        <w:r>
          <w:rPr>
            <w:rStyle w:val="tag"/>
            <w:color w:val="000088"/>
            <w:sz w:val="23"/>
            <w:szCs w:val="23"/>
          </w:rPr>
          <w:t>&lt;/head&gt;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64"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65" w:author="Unknown"/>
          <w:rStyle w:val="pln"/>
          <w:color w:val="000000"/>
          <w:sz w:val="23"/>
          <w:szCs w:val="23"/>
        </w:rPr>
      </w:pPr>
      <w:ins w:id="2366" w:author="Unknown">
        <w:r>
          <w:rPr>
            <w:rStyle w:val="tag"/>
            <w:color w:val="000088"/>
            <w:sz w:val="23"/>
            <w:szCs w:val="23"/>
          </w:rPr>
          <w:t>&lt;</w:t>
        </w:r>
        <w:proofErr w:type="gramStart"/>
        <w:r>
          <w:rPr>
            <w:rStyle w:val="tag"/>
            <w:color w:val="000088"/>
            <w:sz w:val="23"/>
            <w:szCs w:val="23"/>
          </w:rPr>
          <w:t>body</w:t>
        </w:r>
        <w:proofErr w:type="gramEnd"/>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67" w:author="Unknown"/>
          <w:rStyle w:val="pln"/>
          <w:color w:val="000000"/>
          <w:sz w:val="23"/>
          <w:szCs w:val="23"/>
        </w:rPr>
      </w:pPr>
      <w:ins w:id="2368" w:author="Unknown">
        <w:r>
          <w:rPr>
            <w:rStyle w:val="pln"/>
            <w:color w:val="000000"/>
            <w:sz w:val="23"/>
            <w:szCs w:val="23"/>
          </w:rPr>
          <w:t xml:space="preserve">  </w:t>
        </w:r>
        <w:r>
          <w:rPr>
            <w:rStyle w:val="tag"/>
            <w:color w:val="000088"/>
            <w:sz w:val="23"/>
            <w:szCs w:val="23"/>
          </w:rPr>
          <w:t>&lt;</w:t>
        </w:r>
        <w:proofErr w:type="gramStart"/>
        <w:r>
          <w:rPr>
            <w:rStyle w:val="tag"/>
            <w:color w:val="000088"/>
            <w:sz w:val="23"/>
            <w:szCs w:val="23"/>
          </w:rPr>
          <w:t>nav</w:t>
        </w:r>
        <w:proofErr w:type="gramEnd"/>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69" w:author="Unknown"/>
          <w:rStyle w:val="pln"/>
          <w:color w:val="000000"/>
          <w:sz w:val="23"/>
          <w:szCs w:val="23"/>
        </w:rPr>
      </w:pPr>
      <w:ins w:id="2370" w:author="Unknown">
        <w:r>
          <w:rPr>
            <w:rStyle w:val="pln"/>
            <w:color w:val="000000"/>
            <w:sz w:val="23"/>
            <w:szCs w:val="23"/>
          </w:rPr>
          <w:t xml:space="preserve">    &lt;div class="nav-wrapper"</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71" w:author="Unknown"/>
          <w:rStyle w:val="pln"/>
          <w:color w:val="000000"/>
          <w:sz w:val="23"/>
          <w:szCs w:val="23"/>
        </w:rPr>
      </w:pPr>
      <w:ins w:id="2372" w:author="Unknown">
        <w:r>
          <w:rPr>
            <w:rStyle w:val="pln"/>
            <w:color w:val="000000"/>
            <w:sz w:val="23"/>
            <w:szCs w:val="23"/>
          </w:rPr>
          <w:t xml:space="preserve">      </w:t>
        </w:r>
        <w:r>
          <w:rPr>
            <w:rStyle w:val="tag"/>
            <w:color w:val="000088"/>
            <w:sz w:val="23"/>
            <w:szCs w:val="23"/>
          </w:rPr>
          <w:t>&lt;a</w:t>
        </w:r>
        <w:r>
          <w:rPr>
            <w:rStyle w:val="pln"/>
            <w:color w:val="000000"/>
            <w:sz w:val="23"/>
            <w:szCs w:val="23"/>
          </w:rPr>
          <w:t xml:space="preserve"> </w:t>
        </w:r>
        <w:r>
          <w:rPr>
            <w:rStyle w:val="atn"/>
            <w:color w:val="660066"/>
            <w:sz w:val="23"/>
            <w:szCs w:val="23"/>
          </w:rPr>
          <w:t>href</w:t>
        </w:r>
        <w:r>
          <w:rPr>
            <w:rStyle w:val="pun"/>
            <w:color w:val="666600"/>
            <w:sz w:val="23"/>
            <w:szCs w:val="23"/>
          </w:rPr>
          <w:t>=</w:t>
        </w:r>
        <w:r>
          <w:rPr>
            <w:rStyle w:val="atv"/>
            <w:color w:val="008800"/>
            <w:sz w:val="23"/>
            <w:szCs w:val="23"/>
          </w:rPr>
          <w:t>"/"</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"brand-logo"</w:t>
        </w:r>
        <w:r>
          <w:rPr>
            <w:rStyle w:val="tag"/>
            <w:color w:val="000088"/>
            <w:sz w:val="23"/>
            <w:szCs w:val="23"/>
          </w:rPr>
          <w:t>&gt;</w:t>
        </w:r>
        <w:r>
          <w:rPr>
            <w:rStyle w:val="pln"/>
            <w:color w:val="000000"/>
            <w:sz w:val="23"/>
            <w:szCs w:val="23"/>
          </w:rPr>
          <w:t>Tutorials</w:t>
        </w:r>
        <w:r>
          <w:rPr>
            <w:rStyle w:val="tag"/>
            <w:color w:val="000088"/>
            <w:sz w:val="23"/>
            <w:szCs w:val="23"/>
          </w:rPr>
          <w:t>&lt;/a&gt;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73" w:author="Unknown"/>
          <w:rStyle w:val="pln"/>
          <w:color w:val="000000"/>
          <w:sz w:val="23"/>
          <w:szCs w:val="23"/>
        </w:rPr>
      </w:pPr>
      <w:ins w:id="2374" w:author="Unknown">
        <w:r>
          <w:rPr>
            <w:rStyle w:val="pln"/>
            <w:color w:val="000000"/>
            <w:sz w:val="23"/>
            <w:szCs w:val="23"/>
          </w:rPr>
          <w:t xml:space="preserve">      </w:t>
        </w:r>
        <w:r>
          <w:rPr>
            <w:rStyle w:val="tag"/>
            <w:color w:val="000088"/>
            <w:sz w:val="23"/>
            <w:szCs w:val="23"/>
          </w:rPr>
          <w:t>&lt;ul</w:t>
        </w:r>
        <w:r>
          <w:rPr>
            <w:rStyle w:val="pln"/>
            <w:color w:val="000000"/>
            <w:sz w:val="23"/>
            <w:szCs w:val="23"/>
          </w:rPr>
          <w:t xml:space="preserve"> </w:t>
        </w:r>
        <w:r>
          <w:rPr>
            <w:rStyle w:val="atn"/>
            <w:color w:val="660066"/>
            <w:sz w:val="23"/>
            <w:szCs w:val="23"/>
          </w:rPr>
          <w:t>id</w:t>
        </w:r>
        <w:r>
          <w:rPr>
            <w:rStyle w:val="pun"/>
            <w:color w:val="666600"/>
            <w:sz w:val="23"/>
            <w:szCs w:val="23"/>
          </w:rPr>
          <w:t>=</w:t>
        </w:r>
        <w:r>
          <w:rPr>
            <w:rStyle w:val="atv"/>
            <w:color w:val="008800"/>
            <w:sz w:val="23"/>
            <w:szCs w:val="23"/>
          </w:rPr>
          <w:t>"nav-mobile"</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"right hide-on-med-and-down"</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75" w:author="Unknown"/>
          <w:rStyle w:val="pln"/>
          <w:color w:val="000000"/>
          <w:sz w:val="23"/>
          <w:szCs w:val="23"/>
        </w:rPr>
      </w:pPr>
      <w:ins w:id="2376" w:author="Unknown">
        <w:r>
          <w:rPr>
            <w:rStyle w:val="pln"/>
            <w:color w:val="000000"/>
            <w:sz w:val="23"/>
            <w:szCs w:val="23"/>
          </w:rPr>
          <w:t xml:space="preserve">        {% include 'main/includes/navbaritems.html'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77" w:author="Unknown"/>
          <w:rStyle w:val="pln"/>
          <w:color w:val="000000"/>
          <w:sz w:val="23"/>
          <w:szCs w:val="23"/>
        </w:rPr>
      </w:pPr>
      <w:ins w:id="2378" w:author="Unknown">
        <w:r>
          <w:rPr>
            <w:rStyle w:val="pln"/>
            <w:color w:val="000000"/>
            <w:sz w:val="23"/>
            <w:szCs w:val="23"/>
          </w:rPr>
          <w:t xml:space="preserve">      </w:t>
        </w:r>
        <w:r>
          <w:rPr>
            <w:rStyle w:val="tag"/>
            <w:color w:val="000088"/>
            <w:sz w:val="23"/>
            <w:szCs w:val="23"/>
          </w:rPr>
          <w:t>&lt;/ul&gt;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79" w:author="Unknown"/>
          <w:rStyle w:val="pln"/>
          <w:color w:val="000000"/>
          <w:sz w:val="23"/>
          <w:szCs w:val="23"/>
        </w:rPr>
      </w:pPr>
      <w:ins w:id="2380"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81" w:author="Unknown"/>
          <w:rStyle w:val="pln"/>
          <w:color w:val="000000"/>
          <w:sz w:val="23"/>
          <w:szCs w:val="23"/>
        </w:rPr>
      </w:pPr>
      <w:ins w:id="2382" w:author="Unknown">
        <w:r>
          <w:rPr>
            <w:rStyle w:val="pln"/>
            <w:color w:val="000000"/>
            <w:sz w:val="23"/>
            <w:szCs w:val="23"/>
          </w:rPr>
          <w:t xml:space="preserve">  </w:t>
        </w:r>
        <w:r>
          <w:rPr>
            <w:rStyle w:val="tag"/>
            <w:color w:val="000088"/>
            <w:sz w:val="23"/>
            <w:szCs w:val="23"/>
          </w:rPr>
          <w:t>&lt;/nav&gt;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83"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84" w:author="Unknown"/>
          <w:rStyle w:val="pln"/>
          <w:color w:val="000000"/>
          <w:sz w:val="23"/>
          <w:szCs w:val="23"/>
        </w:rPr>
      </w:pPr>
      <w:ins w:id="2385" w:author="Unknown">
        <w:r>
          <w:rPr>
            <w:rStyle w:val="pln"/>
            <w:color w:val="000000"/>
            <w:sz w:val="23"/>
            <w:szCs w:val="23"/>
          </w:rPr>
          <w:t xml:space="preserve">  {% include 'main/includes/messaging.html'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86"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87" w:author="Unknown"/>
          <w:rStyle w:val="pln"/>
          <w:color w:val="000000"/>
          <w:sz w:val="23"/>
          <w:szCs w:val="23"/>
        </w:rPr>
      </w:pPr>
      <w:ins w:id="2388" w:author="Unknown">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class</w:t>
        </w:r>
        <w:r>
          <w:rPr>
            <w:rStyle w:val="pun"/>
            <w:color w:val="666600"/>
            <w:sz w:val="23"/>
            <w:szCs w:val="23"/>
          </w:rPr>
          <w:t>=</w:t>
        </w:r>
        <w:r>
          <w:rPr>
            <w:rStyle w:val="atv"/>
            <w:color w:val="008800"/>
            <w:sz w:val="23"/>
            <w:szCs w:val="23"/>
          </w:rPr>
          <w:t>"container"</w:t>
        </w:r>
        <w:r>
          <w:rPr>
            <w:rStyle w:val="tag"/>
            <w:color w:val="000088"/>
            <w:sz w:val="23"/>
            <w:szCs w:val="23"/>
          </w:rPr>
          <w: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89" w:author="Unknown"/>
          <w:rStyle w:val="pln"/>
          <w:color w:val="000000"/>
          <w:sz w:val="23"/>
          <w:szCs w:val="23"/>
        </w:rPr>
      </w:pPr>
      <w:ins w:id="2390" w:author="Unknown">
        <w:r>
          <w:rPr>
            <w:rStyle w:val="pln"/>
            <w:color w:val="000000"/>
            <w:sz w:val="23"/>
            <w:szCs w:val="23"/>
          </w:rPr>
          <w:t xml:space="preserve">    {% block content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91" w:author="Unknown"/>
          <w:rStyle w:val="pln"/>
          <w:color w:val="000000"/>
          <w:sz w:val="23"/>
          <w:szCs w:val="23"/>
        </w:rPr>
      </w:pPr>
      <w:ins w:id="2392" w:author="Unknown">
        <w:r>
          <w:rPr>
            <w:rStyle w:val="pln"/>
            <w:color w:val="000000"/>
            <w:sz w:val="23"/>
            <w:szCs w:val="23"/>
          </w:rPr>
          <w:t xml:space="preserve">    {% endblock %}</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93" w:author="Unknown"/>
          <w:rStyle w:val="pln"/>
          <w:color w:val="000000"/>
          <w:sz w:val="23"/>
          <w:szCs w:val="23"/>
        </w:rPr>
      </w:pPr>
      <w:ins w:id="2394" w:author="Unknown">
        <w:r>
          <w:rPr>
            <w:rStyle w:val="pln"/>
            <w:color w:val="000000"/>
            <w:sz w:val="23"/>
            <w:szCs w:val="23"/>
          </w:rPr>
          <w:t xml:space="preserve">  </w:t>
        </w:r>
        <w:r>
          <w:rPr>
            <w:rStyle w:val="tag"/>
            <w:color w:val="000088"/>
            <w:sz w:val="23"/>
            <w:szCs w:val="23"/>
          </w:rPr>
          <w:t>&lt;/div&gt;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95" w:author="Unknown"/>
          <w:rStyle w:val="pln"/>
          <w:color w:val="000000"/>
          <w:sz w:val="23"/>
          <w:szCs w:val="23"/>
        </w:rPr>
      </w:pPr>
      <w:ins w:id="2396" w:author="Unknown">
        <w:r>
          <w:rPr>
            <w:rStyle w:val="tag"/>
            <w:color w:val="000088"/>
            <w:sz w:val="23"/>
            <w:szCs w:val="23"/>
          </w:rPr>
          <w:t>&lt;/body&gt;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97" w:author="Unknown"/>
          <w:rStyle w:val="pln"/>
          <w:color w:val="000000"/>
          <w:sz w:val="23"/>
          <w:szCs w:val="23"/>
        </w:rPr>
      </w:pPr>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398" w:author="Unknown"/>
          <w:rStyle w:val="pln"/>
          <w:color w:val="000000"/>
          <w:sz w:val="23"/>
          <w:szCs w:val="23"/>
        </w:rPr>
      </w:pPr>
      <w:ins w:id="2399" w:author="Unknown">
        <w:r>
          <w:rPr>
            <w:rStyle w:val="tag"/>
            <w:color w:val="000088"/>
            <w:sz w:val="23"/>
            <w:szCs w:val="23"/>
          </w:rPr>
          <w:t>&lt;script</w:t>
        </w:r>
        <w:r>
          <w:rPr>
            <w:rStyle w:val="pln"/>
            <w:color w:val="000000"/>
            <w:sz w:val="23"/>
            <w:szCs w:val="23"/>
          </w:rPr>
          <w:t xml:space="preserve"> </w:t>
        </w:r>
        <w:r>
          <w:rPr>
            <w:rStyle w:val="atn"/>
            <w:color w:val="660066"/>
            <w:sz w:val="23"/>
            <w:szCs w:val="23"/>
          </w:rPr>
          <w:t>src</w:t>
        </w:r>
        <w:r>
          <w:rPr>
            <w:rStyle w:val="pun"/>
            <w:color w:val="666600"/>
            <w:sz w:val="23"/>
            <w:szCs w:val="23"/>
          </w:rPr>
          <w:t>=</w:t>
        </w:r>
        <w:r>
          <w:rPr>
            <w:rStyle w:val="atv"/>
            <w:color w:val="008800"/>
            <w:sz w:val="23"/>
            <w:szCs w:val="23"/>
          </w:rPr>
          <w:t>"{% static "</w:t>
        </w:r>
        <w:r>
          <w:rPr>
            <w:rStyle w:val="atn"/>
            <w:color w:val="660066"/>
            <w:sz w:val="23"/>
            <w:szCs w:val="23"/>
          </w:rPr>
          <w:t>tinymce</w:t>
        </w:r>
        <w:r>
          <w:rPr>
            <w:rStyle w:val="pun"/>
            <w:color w:val="666600"/>
            <w:sz w:val="23"/>
            <w:szCs w:val="23"/>
          </w:rPr>
          <w:t>/</w:t>
        </w:r>
        <w:r>
          <w:rPr>
            <w:rStyle w:val="atn"/>
            <w:color w:val="660066"/>
            <w:sz w:val="23"/>
            <w:szCs w:val="23"/>
          </w:rPr>
          <w:t>js</w:t>
        </w:r>
        <w:r>
          <w:rPr>
            <w:rStyle w:val="pun"/>
            <w:color w:val="666600"/>
            <w:sz w:val="23"/>
            <w:szCs w:val="23"/>
          </w:rPr>
          <w:t>/</w:t>
        </w:r>
        <w:r>
          <w:rPr>
            <w:rStyle w:val="atn"/>
            <w:color w:val="660066"/>
            <w:sz w:val="23"/>
            <w:szCs w:val="23"/>
          </w:rPr>
          <w:t>prism</w:t>
        </w:r>
        <w:r>
          <w:rPr>
            <w:rStyle w:val="pln"/>
            <w:color w:val="000000"/>
            <w:sz w:val="23"/>
            <w:szCs w:val="23"/>
          </w:rPr>
          <w:t>.</w:t>
        </w:r>
        <w:r>
          <w:rPr>
            <w:rStyle w:val="atn"/>
            <w:color w:val="660066"/>
            <w:sz w:val="23"/>
            <w:szCs w:val="23"/>
          </w:rPr>
          <w:t>js</w:t>
        </w:r>
        <w:r>
          <w:rPr>
            <w:rStyle w:val="atv"/>
            <w:color w:val="008800"/>
            <w:sz w:val="23"/>
            <w:szCs w:val="23"/>
          </w:rPr>
          <w:t>" %}"</w:t>
        </w:r>
        <w:r>
          <w:rPr>
            <w:rStyle w:val="tag"/>
            <w:color w:val="000088"/>
            <w:sz w:val="23"/>
            <w:szCs w:val="23"/>
          </w:rPr>
          <w:t>&gt;</w:t>
        </w:r>
        <w:proofErr w:type="gramStart"/>
        <w:r>
          <w:rPr>
            <w:rStyle w:val="tag"/>
            <w:color w:val="000088"/>
            <w:sz w:val="23"/>
            <w:szCs w:val="23"/>
          </w:rPr>
          <w:t>&lt;/</w:t>
        </w:r>
        <w:proofErr w:type="gramEnd"/>
        <w:r>
          <w:rPr>
            <w:rStyle w:val="tag"/>
            <w:color w:val="000088"/>
            <w:sz w:val="23"/>
            <w:szCs w:val="23"/>
          </w:rPr>
          <w:t>script&gt;</w:t>
        </w:r>
      </w:ins>
    </w:p>
    <w:p w:rsidR="00DD16FF" w:rsidRDefault="00DD16FF" w:rsidP="00DD16FF">
      <w:pPr>
        <w:pStyle w:val="HTMLPreformatted"/>
        <w:pBdr>
          <w:top w:val="single" w:sz="6" w:space="2" w:color="888888"/>
          <w:left w:val="single" w:sz="6" w:space="2" w:color="888888"/>
          <w:bottom w:val="single" w:sz="6" w:space="2" w:color="888888"/>
          <w:right w:val="single" w:sz="6" w:space="2" w:color="888888"/>
        </w:pBdr>
        <w:rPr>
          <w:ins w:id="2400" w:author="Unknown"/>
          <w:sz w:val="23"/>
          <w:szCs w:val="23"/>
        </w:rPr>
      </w:pPr>
      <w:ins w:id="2401" w:author="Unknown">
        <w:r>
          <w:rPr>
            <w:rStyle w:val="tag"/>
            <w:color w:val="000088"/>
            <w:sz w:val="23"/>
            <w:szCs w:val="23"/>
          </w:rPr>
          <w:t>&lt;</w:t>
        </w:r>
        <w:proofErr w:type="gramStart"/>
        <w:r>
          <w:rPr>
            <w:rStyle w:val="tag"/>
            <w:color w:val="000088"/>
            <w:sz w:val="23"/>
            <w:szCs w:val="23"/>
          </w:rPr>
          <w:t>script&gt;</w:t>
        </w:r>
        <w:proofErr w:type="gramEnd"/>
        <w:r>
          <w:rPr>
            <w:rStyle w:val="pln"/>
            <w:color w:val="000000"/>
            <w:sz w:val="23"/>
            <w:szCs w:val="23"/>
          </w:rPr>
          <w:t>M</w:t>
        </w:r>
        <w:r>
          <w:rPr>
            <w:rStyle w:val="pun"/>
            <w:color w:val="666600"/>
            <w:sz w:val="23"/>
            <w:szCs w:val="23"/>
          </w:rPr>
          <w:t>.</w:t>
        </w:r>
        <w:r>
          <w:rPr>
            <w:rStyle w:val="typ"/>
            <w:color w:val="660066"/>
            <w:sz w:val="23"/>
            <w:szCs w:val="23"/>
          </w:rPr>
          <w:t>AutoInit</w:t>
        </w:r>
        <w:r>
          <w:rPr>
            <w:rStyle w:val="pun"/>
            <w:color w:val="666600"/>
            <w:sz w:val="23"/>
            <w:szCs w:val="23"/>
          </w:rPr>
          <w:t>();</w:t>
        </w:r>
        <w:r>
          <w:rPr>
            <w:rStyle w:val="tag"/>
            <w:color w:val="000088"/>
            <w:sz w:val="23"/>
            <w:szCs w:val="23"/>
          </w:rPr>
          <w:t>&lt;/script&gt;</w:t>
        </w:r>
      </w:ins>
    </w:p>
    <w:p w:rsidR="00DD16FF" w:rsidRDefault="00DD16FF" w:rsidP="00DD16FF">
      <w:pPr>
        <w:pStyle w:val="NormalWeb"/>
        <w:rPr>
          <w:ins w:id="2402" w:author="Unknown"/>
          <w:rFonts w:ascii="Roboto" w:hAnsi="Roboto"/>
          <w:sz w:val="23"/>
          <w:szCs w:val="23"/>
        </w:rPr>
      </w:pPr>
      <w:ins w:id="2403" w:author="Unknown">
        <w:r>
          <w:rPr>
            <w:rFonts w:ascii="Roboto" w:hAnsi="Roboto"/>
            <w:sz w:val="23"/>
            <w:szCs w:val="23"/>
          </w:rPr>
          <w:t>With that, we should have no trouble clicking on and interacting with the nav bar.</w:t>
        </w:r>
      </w:ins>
    </w:p>
    <w:p w:rsidR="00DD16FF" w:rsidRDefault="00DD16FF" w:rsidP="00DD16FF">
      <w:pPr>
        <w:rPr>
          <w:ins w:id="2404" w:author="Unknown"/>
          <w:rFonts w:ascii="Times New Roman" w:hAnsi="Times New Roman"/>
          <w:sz w:val="24"/>
          <w:szCs w:val="24"/>
        </w:rPr>
      </w:pPr>
      <w:r>
        <w:rPr>
          <w:noProof/>
          <w:lang w:eastAsia="en-IN"/>
        </w:rPr>
        <w:drawing>
          <wp:inline distT="0" distB="0" distL="0" distR="0">
            <wp:extent cx="6538804" cy="2752075"/>
            <wp:effectExtent l="0" t="0" r="0" b="0"/>
            <wp:docPr id="23" name="Picture 23"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ython tutoria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5278" cy="2754800"/>
                    </a:xfrm>
                    <a:prstGeom prst="rect">
                      <a:avLst/>
                    </a:prstGeom>
                    <a:noFill/>
                    <a:ln>
                      <a:noFill/>
                    </a:ln>
                  </pic:spPr>
                </pic:pic>
              </a:graphicData>
            </a:graphic>
          </wp:inline>
        </w:drawing>
      </w:r>
    </w:p>
    <w:p w:rsidR="00DD16FF" w:rsidRDefault="00DD16FF" w:rsidP="00DD16FF">
      <w:pPr>
        <w:pStyle w:val="NormalWeb"/>
        <w:rPr>
          <w:ins w:id="2405" w:author="Unknown"/>
          <w:rFonts w:ascii="Roboto" w:hAnsi="Roboto"/>
          <w:sz w:val="23"/>
          <w:szCs w:val="23"/>
        </w:rPr>
      </w:pPr>
      <w:ins w:id="2406" w:author="Unknown">
        <w:r>
          <w:rPr>
            <w:rFonts w:ascii="Roboto" w:hAnsi="Roboto"/>
            <w:sz w:val="23"/>
            <w:szCs w:val="23"/>
          </w:rPr>
          <w:lastRenderedPageBreak/>
          <w:t>Ok, at this point, we've covered the bulk of what you need to know about how to use Django. I may continue to develop this Django version of my site further and incorporate a bunch more, and I may cover that process. That said</w:t>
        </w:r>
        <w:proofErr w:type="gramStart"/>
        <w:r>
          <w:rPr>
            <w:rFonts w:ascii="Roboto" w:hAnsi="Roboto"/>
            <w:sz w:val="23"/>
            <w:szCs w:val="23"/>
          </w:rPr>
          <w:t>,</w:t>
        </w:r>
        <w:proofErr w:type="gramEnd"/>
        <w:r>
          <w:rPr>
            <w:rFonts w:ascii="Roboto" w:hAnsi="Roboto"/>
            <w:sz w:val="23"/>
            <w:szCs w:val="23"/>
          </w:rPr>
          <w:t xml:space="preserve"> much of it will be done using concepts you've already learned up to this point.</w:t>
        </w:r>
      </w:ins>
    </w:p>
    <w:p w:rsidR="00DD16FF" w:rsidRDefault="00DD16FF" w:rsidP="00DD16FF">
      <w:pPr>
        <w:pStyle w:val="NormalWeb"/>
        <w:rPr>
          <w:ins w:id="2407" w:author="Unknown"/>
          <w:rFonts w:ascii="Roboto" w:hAnsi="Roboto"/>
          <w:sz w:val="23"/>
          <w:szCs w:val="23"/>
        </w:rPr>
      </w:pPr>
      <w:ins w:id="2408" w:author="Unknown">
        <w:r>
          <w:rPr>
            <w:rFonts w:ascii="Roboto" w:hAnsi="Roboto"/>
            <w:sz w:val="23"/>
            <w:szCs w:val="23"/>
          </w:rPr>
          <w:t>So, the last thing I want to show is deployment to an actual server where you can access your website from anywhere in the world, which is what we'll be doing in the next tutorial. See you there!</w:t>
        </w:r>
      </w:ins>
    </w:p>
    <w:p w:rsidR="00DD16FF" w:rsidRDefault="00DD16FF"/>
    <w:p w:rsidR="00DD16FF" w:rsidRDefault="00DD16FF" w:rsidP="00DD16FF">
      <w:pPr>
        <w:pStyle w:val="Heading2"/>
        <w:spacing w:line="881" w:lineRule="atLeast"/>
        <w:rPr>
          <w:rFonts w:ascii="Roboto" w:hAnsi="Roboto"/>
          <w:b w:val="0"/>
          <w:bCs w:val="0"/>
        </w:rPr>
      </w:pPr>
      <w:r>
        <w:rPr>
          <w:rFonts w:ascii="Roboto" w:hAnsi="Roboto"/>
          <w:b w:val="0"/>
          <w:bCs w:val="0"/>
        </w:rPr>
        <w:t>Deploying to a Server - Django Tutorial</w:t>
      </w:r>
    </w:p>
    <w:p w:rsidR="00DD16FF" w:rsidRDefault="00DD16FF"/>
    <w:p w:rsidR="00DD16FF" w:rsidRPr="00DD16FF" w:rsidRDefault="00DD16FF" w:rsidP="00DD16FF">
      <w:pPr>
        <w:spacing w:before="100" w:beforeAutospacing="1" w:after="100" w:afterAutospacing="1" w:line="240" w:lineRule="auto"/>
        <w:rPr>
          <w:rFonts w:ascii="Roboto" w:eastAsia="Times New Roman" w:hAnsi="Roboto" w:cs="Times New Roman"/>
          <w:sz w:val="23"/>
          <w:szCs w:val="23"/>
          <w:lang w:eastAsia="en-IN"/>
        </w:rPr>
      </w:pPr>
      <w:r w:rsidRPr="00DD16FF">
        <w:rPr>
          <w:rFonts w:ascii="Roboto" w:eastAsia="Times New Roman" w:hAnsi="Roboto" w:cs="Times New Roman"/>
          <w:sz w:val="23"/>
          <w:szCs w:val="23"/>
          <w:lang w:eastAsia="en-IN"/>
        </w:rPr>
        <w:t>Welcome to part 12 of the Django tutorials. In this tutorial, we're going to focus on the deployment of a Django website. There are many steps involved with setting up just about any web server including steps for added security, improved performance, and more. We could dedicate an entire series to this process alone. If there's interest for that, I can do that, but, for now, my goal is to condense this enough to just one tutorial.</w:t>
      </w:r>
    </w:p>
    <w:p w:rsidR="00DD16FF" w:rsidRPr="00DD16FF" w:rsidRDefault="00DD16FF" w:rsidP="00DD16FF">
      <w:pPr>
        <w:spacing w:before="100" w:beforeAutospacing="1" w:after="100" w:afterAutospacing="1" w:line="240" w:lineRule="auto"/>
        <w:rPr>
          <w:rFonts w:ascii="Roboto" w:eastAsia="Times New Roman" w:hAnsi="Roboto" w:cs="Times New Roman"/>
          <w:sz w:val="23"/>
          <w:szCs w:val="23"/>
          <w:lang w:eastAsia="en-IN"/>
        </w:rPr>
      </w:pPr>
      <w:r w:rsidRPr="00DD16FF">
        <w:rPr>
          <w:rFonts w:ascii="Roboto" w:eastAsia="Times New Roman" w:hAnsi="Roboto" w:cs="Times New Roman"/>
          <w:sz w:val="23"/>
          <w:szCs w:val="23"/>
          <w:lang w:eastAsia="en-IN"/>
        </w:rPr>
        <w:t>We're going to be using </w:t>
      </w:r>
      <w:hyperlink r:id="rId33" w:tgtFrame="blank" w:history="1">
        <w:r w:rsidRPr="00DD16FF">
          <w:rPr>
            <w:rFonts w:ascii="Roboto" w:eastAsia="Times New Roman" w:hAnsi="Roboto" w:cs="Times New Roman"/>
            <w:color w:val="039BE5"/>
            <w:sz w:val="23"/>
            <w:szCs w:val="23"/>
            <w:lang w:eastAsia="en-IN"/>
          </w:rPr>
          <w:t>Linode</w:t>
        </w:r>
      </w:hyperlink>
      <w:r w:rsidRPr="00DD16FF">
        <w:rPr>
          <w:rFonts w:ascii="Roboto" w:eastAsia="Times New Roman" w:hAnsi="Roboto" w:cs="Times New Roman"/>
          <w:sz w:val="23"/>
          <w:szCs w:val="23"/>
          <w:lang w:eastAsia="en-IN"/>
        </w:rPr>
        <w:t xml:space="preserve"> as our host here. I have been using Linode for almost a </w:t>
      </w:r>
      <w:proofErr w:type="gramStart"/>
      <w:r w:rsidRPr="00DD16FF">
        <w:rPr>
          <w:rFonts w:ascii="Roboto" w:eastAsia="Times New Roman" w:hAnsi="Roboto" w:cs="Times New Roman"/>
          <w:sz w:val="23"/>
          <w:szCs w:val="23"/>
          <w:lang w:eastAsia="en-IN"/>
        </w:rPr>
        <w:t>decade,</w:t>
      </w:r>
      <w:proofErr w:type="gramEnd"/>
      <w:r w:rsidRPr="00DD16FF">
        <w:rPr>
          <w:rFonts w:ascii="Roboto" w:eastAsia="Times New Roman" w:hAnsi="Roboto" w:cs="Times New Roman"/>
          <w:sz w:val="23"/>
          <w:szCs w:val="23"/>
          <w:lang w:eastAsia="en-IN"/>
        </w:rPr>
        <w:t xml:space="preserve"> this website has been hosted on them for almost as long. They are also a sponsor for this series, so thank you Linode! If you want to support me while using a high quality host, check out the </w:t>
      </w:r>
      <w:hyperlink r:id="rId34" w:tooltip="Linode $20 credit" w:history="1">
        <w:r w:rsidRPr="00DD16FF">
          <w:rPr>
            <w:rFonts w:ascii="Roboto" w:eastAsia="Times New Roman" w:hAnsi="Roboto" w:cs="Times New Roman"/>
            <w:color w:val="039BE5"/>
            <w:sz w:val="23"/>
            <w:szCs w:val="23"/>
            <w:lang w:eastAsia="en-IN"/>
          </w:rPr>
          <w:t>Linode $20 Credit</w:t>
        </w:r>
      </w:hyperlink>
      <w:r w:rsidRPr="00DD16FF">
        <w:rPr>
          <w:rFonts w:ascii="Roboto" w:eastAsia="Times New Roman" w:hAnsi="Roboto" w:cs="Times New Roman"/>
          <w:sz w:val="23"/>
          <w:szCs w:val="23"/>
          <w:lang w:eastAsia="en-IN"/>
        </w:rPr>
        <w:t> to get started.</w:t>
      </w:r>
    </w:p>
    <w:p w:rsidR="00DD16FF" w:rsidRPr="00DD16FF" w:rsidRDefault="00DD16FF" w:rsidP="00DD16FF">
      <w:pPr>
        <w:spacing w:before="100" w:beforeAutospacing="1" w:after="100" w:afterAutospacing="1" w:line="240" w:lineRule="auto"/>
        <w:rPr>
          <w:ins w:id="2409" w:author="Unknown"/>
          <w:rFonts w:ascii="Roboto" w:eastAsia="Times New Roman" w:hAnsi="Roboto" w:cs="Times New Roman"/>
          <w:sz w:val="23"/>
          <w:szCs w:val="23"/>
          <w:lang w:eastAsia="en-IN"/>
        </w:rPr>
      </w:pPr>
      <w:ins w:id="2410" w:author="Unknown">
        <w:r w:rsidRPr="00DD16FF">
          <w:rPr>
            <w:rFonts w:ascii="Roboto" w:eastAsia="Times New Roman" w:hAnsi="Roboto" w:cs="Times New Roman"/>
            <w:sz w:val="23"/>
            <w:szCs w:val="23"/>
            <w:lang w:eastAsia="en-IN"/>
          </w:rPr>
          <w:t>To begin, we need a server to host our website on. You could do this from home, but, most likely, you'll want something with a bit better reliability. When I hosted things from home, I saw more like 90% reliability. Things like power power outages and times of heavy traffic would cause trouble. Then, looking for servers, there are places like </w:t>
        </w:r>
        <w:r w:rsidRPr="00DD16FF">
          <w:rPr>
            <w:rFonts w:ascii="Roboto" w:eastAsia="Times New Roman" w:hAnsi="Roboto" w:cs="Times New Roman"/>
            <w:sz w:val="23"/>
            <w:szCs w:val="23"/>
            <w:lang w:eastAsia="en-IN"/>
          </w:rPr>
          <w:fldChar w:fldCharType="begin"/>
        </w:r>
        <w:r w:rsidRPr="00DD16FF">
          <w:rPr>
            <w:rFonts w:ascii="Roboto" w:eastAsia="Times New Roman" w:hAnsi="Roboto" w:cs="Times New Roman"/>
            <w:sz w:val="23"/>
            <w:szCs w:val="23"/>
            <w:lang w:eastAsia="en-IN"/>
          </w:rPr>
          <w:instrText xml:space="preserve"> HYPERLINK "https://www.heroku.com/" \t "blank" </w:instrText>
        </w:r>
        <w:r w:rsidRPr="00DD16FF">
          <w:rPr>
            <w:rFonts w:ascii="Roboto" w:eastAsia="Times New Roman" w:hAnsi="Roboto" w:cs="Times New Roman"/>
            <w:sz w:val="23"/>
            <w:szCs w:val="23"/>
            <w:lang w:eastAsia="en-IN"/>
          </w:rPr>
          <w:fldChar w:fldCharType="separate"/>
        </w:r>
        <w:r w:rsidRPr="00DD16FF">
          <w:rPr>
            <w:rFonts w:ascii="Roboto" w:eastAsia="Times New Roman" w:hAnsi="Roboto" w:cs="Times New Roman"/>
            <w:color w:val="039BE5"/>
            <w:sz w:val="23"/>
            <w:szCs w:val="23"/>
            <w:lang w:eastAsia="en-IN"/>
          </w:rPr>
          <w:t>Heroku</w:t>
        </w:r>
        <w:r w:rsidRPr="00DD16FF">
          <w:rPr>
            <w:rFonts w:ascii="Roboto" w:eastAsia="Times New Roman" w:hAnsi="Roboto" w:cs="Times New Roman"/>
            <w:sz w:val="23"/>
            <w:szCs w:val="23"/>
            <w:lang w:eastAsia="en-IN"/>
          </w:rPr>
          <w:fldChar w:fldCharType="end"/>
        </w:r>
        <w:r w:rsidRPr="00DD16FF">
          <w:rPr>
            <w:rFonts w:ascii="Roboto" w:eastAsia="Times New Roman" w:hAnsi="Roboto" w:cs="Times New Roman"/>
            <w:sz w:val="23"/>
            <w:szCs w:val="23"/>
            <w:lang w:eastAsia="en-IN"/>
          </w:rPr>
          <w:t> or </w:t>
        </w:r>
        <w:r w:rsidRPr="00DD16FF">
          <w:rPr>
            <w:rFonts w:ascii="Roboto" w:eastAsia="Times New Roman" w:hAnsi="Roboto" w:cs="Times New Roman"/>
            <w:sz w:val="23"/>
            <w:szCs w:val="23"/>
            <w:lang w:eastAsia="en-IN"/>
          </w:rPr>
          <w:fldChar w:fldCharType="begin"/>
        </w:r>
        <w:r w:rsidRPr="00DD16FF">
          <w:rPr>
            <w:rFonts w:ascii="Roboto" w:eastAsia="Times New Roman" w:hAnsi="Roboto" w:cs="Times New Roman"/>
            <w:sz w:val="23"/>
            <w:szCs w:val="23"/>
            <w:lang w:eastAsia="en-IN"/>
          </w:rPr>
          <w:instrText xml:space="preserve"> HYPERLINK "https://www.pythonanywhere.com/" \t "blank" </w:instrText>
        </w:r>
        <w:r w:rsidRPr="00DD16FF">
          <w:rPr>
            <w:rFonts w:ascii="Roboto" w:eastAsia="Times New Roman" w:hAnsi="Roboto" w:cs="Times New Roman"/>
            <w:sz w:val="23"/>
            <w:szCs w:val="23"/>
            <w:lang w:eastAsia="en-IN"/>
          </w:rPr>
          <w:fldChar w:fldCharType="separate"/>
        </w:r>
        <w:r w:rsidRPr="00DD16FF">
          <w:rPr>
            <w:rFonts w:ascii="Roboto" w:eastAsia="Times New Roman" w:hAnsi="Roboto" w:cs="Times New Roman"/>
            <w:color w:val="039BE5"/>
            <w:sz w:val="23"/>
            <w:szCs w:val="23"/>
            <w:lang w:eastAsia="en-IN"/>
          </w:rPr>
          <w:t>PythonAnywhere</w:t>
        </w:r>
        <w:r w:rsidRPr="00DD16FF">
          <w:rPr>
            <w:rFonts w:ascii="Roboto" w:eastAsia="Times New Roman" w:hAnsi="Roboto" w:cs="Times New Roman"/>
            <w:sz w:val="23"/>
            <w:szCs w:val="23"/>
            <w:lang w:eastAsia="en-IN"/>
          </w:rPr>
          <w:fldChar w:fldCharType="end"/>
        </w:r>
        <w:r w:rsidRPr="00DD16FF">
          <w:rPr>
            <w:rFonts w:ascii="Roboto" w:eastAsia="Times New Roman" w:hAnsi="Roboto" w:cs="Times New Roman"/>
            <w:sz w:val="23"/>
            <w:szCs w:val="23"/>
            <w:lang w:eastAsia="en-IN"/>
          </w:rPr>
          <w:t>, where you can host your websites for free, or for cheap, with the added benefit of having very quick and easy ways to deploy something like a Django app.</w:t>
        </w:r>
      </w:ins>
    </w:p>
    <w:p w:rsidR="00DD16FF" w:rsidRPr="00DD16FF" w:rsidRDefault="00DD16FF" w:rsidP="00DD16FF">
      <w:pPr>
        <w:spacing w:before="100" w:beforeAutospacing="1" w:after="100" w:afterAutospacing="1" w:line="240" w:lineRule="auto"/>
        <w:rPr>
          <w:ins w:id="2411" w:author="Unknown"/>
          <w:rFonts w:ascii="Roboto" w:eastAsia="Times New Roman" w:hAnsi="Roboto" w:cs="Times New Roman"/>
          <w:sz w:val="23"/>
          <w:szCs w:val="23"/>
          <w:lang w:eastAsia="en-IN"/>
        </w:rPr>
      </w:pPr>
      <w:ins w:id="2412" w:author="Unknown">
        <w:r w:rsidRPr="00DD16FF">
          <w:rPr>
            <w:rFonts w:ascii="Roboto" w:eastAsia="Times New Roman" w:hAnsi="Roboto" w:cs="Times New Roman"/>
            <w:sz w:val="23"/>
            <w:szCs w:val="23"/>
            <w:lang w:eastAsia="en-IN"/>
          </w:rPr>
          <w:t>The main issue I have with these types of websites is when it comes to scaling and further customization. Moving off of these services can often be a huge pain. I have used both services, and at one time I was one of the top resource users at PythonAnywhere. Now, I am sure lots have changed with both services since I last used them, things are always improving, but I think it's often best to have your own server, which you have root/sudoer access to. If you're just looking for a quick way to share your web application with others, or so you can access it publicly away from home, then check out those two services, or something like them. If you're looking to actually deploy something to be used by many users, which you will need to scale out, then you may want to dig deeper.</w:t>
        </w:r>
      </w:ins>
    </w:p>
    <w:p w:rsidR="00DD16FF" w:rsidRPr="00DD16FF" w:rsidRDefault="00DD16FF" w:rsidP="00DD16FF">
      <w:pPr>
        <w:spacing w:before="100" w:beforeAutospacing="1" w:after="100" w:afterAutospacing="1" w:line="240" w:lineRule="auto"/>
        <w:rPr>
          <w:ins w:id="2413" w:author="Unknown"/>
          <w:rFonts w:ascii="Roboto" w:eastAsia="Times New Roman" w:hAnsi="Roboto" w:cs="Times New Roman"/>
          <w:sz w:val="23"/>
          <w:szCs w:val="23"/>
          <w:lang w:eastAsia="en-IN"/>
        </w:rPr>
      </w:pPr>
      <w:ins w:id="2414" w:author="Unknown">
        <w:r w:rsidRPr="00DD16FF">
          <w:rPr>
            <w:rFonts w:ascii="Roboto" w:eastAsia="Times New Roman" w:hAnsi="Roboto" w:cs="Times New Roman"/>
            <w:sz w:val="23"/>
            <w:szCs w:val="23"/>
            <w:lang w:eastAsia="en-IN"/>
          </w:rPr>
          <w:t xml:space="preserve">So, we need some server, which will almost certainly be running a linux operating system, such as Ubuntu. You can either get a truly dedicated server, or something called a VPS (virtual private server). For VPS providers, I have made use of Google, Digital Ocean, Linode, AWS, Paperspace, and a bunch of others. Various hosts have various benefits. When just starting out, I'd recommend a simpler-to-use host like Google, Linode, or Digital Ocean. I personally find AWS very tedious to use, and I know to some extent what I am doing. I've been with Linode for the </w:t>
        </w:r>
        <w:r w:rsidRPr="00DD16FF">
          <w:rPr>
            <w:rFonts w:ascii="Roboto" w:eastAsia="Times New Roman" w:hAnsi="Roboto" w:cs="Times New Roman"/>
            <w:sz w:val="23"/>
            <w:szCs w:val="23"/>
            <w:lang w:eastAsia="en-IN"/>
          </w:rPr>
          <w:lastRenderedPageBreak/>
          <w:t>longest, almost a decade now, and Linode is what I use to host this website, so that's what I'll be using here. You can use my referral code for Linode to get $20 to start with, though you will still need to sign up with a valid credit card so they know you're not just constantly creating new accounts $20 at a time:</w:t>
        </w:r>
      </w:ins>
    </w:p>
    <w:p w:rsidR="00DD16FF" w:rsidRPr="00DD16FF" w:rsidRDefault="00DD16FF" w:rsidP="00DD16FF">
      <w:pPr>
        <w:spacing w:after="0" w:line="240" w:lineRule="auto"/>
        <w:rPr>
          <w:ins w:id="2415" w:author="Unknown"/>
          <w:rFonts w:ascii="Times New Roman" w:eastAsia="Times New Roman" w:hAnsi="Times New Roman" w:cs="Times New Roman"/>
          <w:sz w:val="24"/>
          <w:szCs w:val="24"/>
          <w:lang w:eastAsia="en-IN"/>
        </w:rPr>
      </w:pPr>
      <w:ins w:id="2416" w:author="Unknown">
        <w:r w:rsidRPr="00DD16FF">
          <w:rPr>
            <w:rFonts w:ascii="Times New Roman" w:eastAsia="Times New Roman" w:hAnsi="Times New Roman" w:cs="Times New Roman"/>
            <w:sz w:val="24"/>
            <w:szCs w:val="24"/>
            <w:lang w:eastAsia="en-IN"/>
          </w:rPr>
          <w:fldChar w:fldCharType="begin"/>
        </w:r>
        <w:r w:rsidRPr="00DD16FF">
          <w:rPr>
            <w:rFonts w:ascii="Times New Roman" w:eastAsia="Times New Roman" w:hAnsi="Times New Roman" w:cs="Times New Roman"/>
            <w:sz w:val="24"/>
            <w:szCs w:val="24"/>
            <w:lang w:eastAsia="en-IN"/>
          </w:rPr>
          <w:instrText xml:space="preserve"> HYPERLINK "https://linode.com/sentdex" \o "Linode $20 credit" </w:instrText>
        </w:r>
        <w:r w:rsidRPr="00DD16FF">
          <w:rPr>
            <w:rFonts w:ascii="Times New Roman" w:eastAsia="Times New Roman" w:hAnsi="Times New Roman" w:cs="Times New Roman"/>
            <w:sz w:val="24"/>
            <w:szCs w:val="24"/>
            <w:lang w:eastAsia="en-IN"/>
          </w:rPr>
          <w:fldChar w:fldCharType="separate"/>
        </w:r>
        <w:r w:rsidRPr="00DD16FF">
          <w:rPr>
            <w:rFonts w:ascii="Roboto" w:eastAsia="Times New Roman" w:hAnsi="Roboto" w:cs="Times New Roman"/>
            <w:color w:val="039BE5"/>
            <w:sz w:val="23"/>
            <w:szCs w:val="23"/>
            <w:lang w:eastAsia="en-IN"/>
          </w:rPr>
          <w:t>Linode $20 Credit</w:t>
        </w:r>
        <w:r w:rsidRPr="00DD16FF">
          <w:rPr>
            <w:rFonts w:ascii="Times New Roman" w:eastAsia="Times New Roman" w:hAnsi="Times New Roman" w:cs="Times New Roman"/>
            <w:sz w:val="24"/>
            <w:szCs w:val="24"/>
            <w:lang w:eastAsia="en-IN"/>
          </w:rPr>
          <w:fldChar w:fldCharType="end"/>
        </w:r>
      </w:ins>
    </w:p>
    <w:p w:rsidR="00DD16FF" w:rsidRPr="00DD16FF" w:rsidRDefault="00DD16FF" w:rsidP="00DD16FF">
      <w:pPr>
        <w:spacing w:before="100" w:beforeAutospacing="1" w:after="100" w:afterAutospacing="1" w:line="240" w:lineRule="auto"/>
        <w:rPr>
          <w:ins w:id="2417" w:author="Unknown"/>
          <w:rFonts w:ascii="Roboto" w:eastAsia="Times New Roman" w:hAnsi="Roboto" w:cs="Times New Roman"/>
          <w:sz w:val="23"/>
          <w:szCs w:val="23"/>
          <w:lang w:eastAsia="en-IN"/>
        </w:rPr>
      </w:pPr>
      <w:ins w:id="2418" w:author="Unknown">
        <w:r w:rsidRPr="00DD16FF">
          <w:rPr>
            <w:rFonts w:ascii="Roboto" w:eastAsia="Times New Roman" w:hAnsi="Roboto" w:cs="Times New Roman"/>
            <w:sz w:val="23"/>
            <w:szCs w:val="23"/>
            <w:lang w:eastAsia="en-IN"/>
          </w:rPr>
          <w:t>The smallest $5/month server is more than enough for our needs here, so the referral code should last you a few months.</w:t>
        </w:r>
      </w:ins>
    </w:p>
    <w:p w:rsidR="00DD16FF" w:rsidRPr="00DD16FF" w:rsidRDefault="00DD16FF" w:rsidP="00DD16FF">
      <w:pPr>
        <w:spacing w:before="100" w:beforeAutospacing="1" w:after="100" w:afterAutospacing="1" w:line="240" w:lineRule="auto"/>
        <w:rPr>
          <w:ins w:id="2419" w:author="Unknown"/>
          <w:rFonts w:ascii="Roboto" w:eastAsia="Times New Roman" w:hAnsi="Roboto" w:cs="Times New Roman"/>
          <w:sz w:val="23"/>
          <w:szCs w:val="23"/>
          <w:lang w:eastAsia="en-IN"/>
        </w:rPr>
      </w:pPr>
      <w:ins w:id="2420" w:author="Unknown">
        <w:r w:rsidRPr="00DD16FF">
          <w:rPr>
            <w:rFonts w:ascii="Roboto" w:eastAsia="Times New Roman" w:hAnsi="Roboto" w:cs="Times New Roman"/>
            <w:sz w:val="23"/>
            <w:szCs w:val="23"/>
            <w:lang w:eastAsia="en-IN"/>
          </w:rPr>
          <w:t>Once you have that server, we need Django and then we need a web server to actually handle requests and such. Up to this point, we've been using the built-in Django testing webserver, but this is not suitable for production both in terms of security and performance/scale. Instead, you're looking at something like Apache or Nginx. Initial setup on various VPS providers is going to vary, but, on </w:t>
        </w:r>
        <w:r w:rsidRPr="00DD16FF">
          <w:rPr>
            <w:rFonts w:ascii="Roboto" w:eastAsia="Times New Roman" w:hAnsi="Roboto" w:cs="Times New Roman"/>
            <w:sz w:val="23"/>
            <w:szCs w:val="23"/>
            <w:lang w:eastAsia="en-IN"/>
          </w:rPr>
          <w:fldChar w:fldCharType="begin"/>
        </w:r>
        <w:r w:rsidRPr="00DD16FF">
          <w:rPr>
            <w:rFonts w:ascii="Roboto" w:eastAsia="Times New Roman" w:hAnsi="Roboto" w:cs="Times New Roman"/>
            <w:sz w:val="23"/>
            <w:szCs w:val="23"/>
            <w:lang w:eastAsia="en-IN"/>
          </w:rPr>
          <w:instrText xml:space="preserve"> HYPERLINK "https://www.linode.com/sentdex" \t "blank" </w:instrText>
        </w:r>
        <w:r w:rsidRPr="00DD16FF">
          <w:rPr>
            <w:rFonts w:ascii="Roboto" w:eastAsia="Times New Roman" w:hAnsi="Roboto" w:cs="Times New Roman"/>
            <w:sz w:val="23"/>
            <w:szCs w:val="23"/>
            <w:lang w:eastAsia="en-IN"/>
          </w:rPr>
          <w:fldChar w:fldCharType="separate"/>
        </w:r>
        <w:r w:rsidRPr="00DD16FF">
          <w:rPr>
            <w:rFonts w:ascii="Roboto" w:eastAsia="Times New Roman" w:hAnsi="Roboto" w:cs="Times New Roman"/>
            <w:color w:val="039BE5"/>
            <w:sz w:val="23"/>
            <w:szCs w:val="23"/>
            <w:lang w:eastAsia="en-IN"/>
          </w:rPr>
          <w:t>Linode</w:t>
        </w:r>
        <w:r w:rsidRPr="00DD16FF">
          <w:rPr>
            <w:rFonts w:ascii="Roboto" w:eastAsia="Times New Roman" w:hAnsi="Roboto" w:cs="Times New Roman"/>
            <w:sz w:val="23"/>
            <w:szCs w:val="23"/>
            <w:lang w:eastAsia="en-IN"/>
          </w:rPr>
          <w:fldChar w:fldCharType="end"/>
        </w:r>
        <w:r w:rsidRPr="00DD16FF">
          <w:rPr>
            <w:rFonts w:ascii="Roboto" w:eastAsia="Times New Roman" w:hAnsi="Roboto" w:cs="Times New Roman"/>
            <w:sz w:val="23"/>
            <w:szCs w:val="23"/>
            <w:lang w:eastAsia="en-IN"/>
          </w:rPr>
          <w:t>, we'll start by creating and account/logging in going to the </w:t>
        </w:r>
        <w:r w:rsidRPr="00DD16FF">
          <w:rPr>
            <w:rFonts w:ascii="Roboto" w:eastAsia="Times New Roman" w:hAnsi="Roboto" w:cs="Times New Roman"/>
            <w:sz w:val="23"/>
            <w:szCs w:val="23"/>
            <w:lang w:eastAsia="en-IN"/>
          </w:rPr>
          <w:fldChar w:fldCharType="begin"/>
        </w:r>
        <w:r w:rsidRPr="00DD16FF">
          <w:rPr>
            <w:rFonts w:ascii="Roboto" w:eastAsia="Times New Roman" w:hAnsi="Roboto" w:cs="Times New Roman"/>
            <w:sz w:val="23"/>
            <w:szCs w:val="23"/>
            <w:lang w:eastAsia="en-IN"/>
          </w:rPr>
          <w:instrText xml:space="preserve"> HYPERLINK "https://cloud.linode.com/dashboard" \t "blank" </w:instrText>
        </w:r>
        <w:r w:rsidRPr="00DD16FF">
          <w:rPr>
            <w:rFonts w:ascii="Roboto" w:eastAsia="Times New Roman" w:hAnsi="Roboto" w:cs="Times New Roman"/>
            <w:sz w:val="23"/>
            <w:szCs w:val="23"/>
            <w:lang w:eastAsia="en-IN"/>
          </w:rPr>
          <w:fldChar w:fldCharType="separate"/>
        </w:r>
        <w:r w:rsidRPr="00DD16FF">
          <w:rPr>
            <w:rFonts w:ascii="Roboto" w:eastAsia="Times New Roman" w:hAnsi="Roboto" w:cs="Times New Roman"/>
            <w:color w:val="039BE5"/>
            <w:sz w:val="23"/>
            <w:szCs w:val="23"/>
            <w:lang w:eastAsia="en-IN"/>
          </w:rPr>
          <w:t>cloud manager dashboard</w:t>
        </w:r>
        <w:r w:rsidRPr="00DD16FF">
          <w:rPr>
            <w:rFonts w:ascii="Roboto" w:eastAsia="Times New Roman" w:hAnsi="Roboto" w:cs="Times New Roman"/>
            <w:sz w:val="23"/>
            <w:szCs w:val="23"/>
            <w:lang w:eastAsia="en-IN"/>
          </w:rPr>
          <w:fldChar w:fldCharType="end"/>
        </w:r>
        <w:r w:rsidRPr="00DD16FF">
          <w:rPr>
            <w:rFonts w:ascii="Roboto" w:eastAsia="Times New Roman" w:hAnsi="Roboto" w:cs="Times New Roman"/>
            <w:sz w:val="23"/>
            <w:szCs w:val="23"/>
            <w:lang w:eastAsia="en-IN"/>
          </w:rPr>
          <w:t>, then clicking the "create" button, and then "linode." The term "linode" is used for a typical VPS here.</w:t>
        </w:r>
      </w:ins>
    </w:p>
    <w:p w:rsidR="00DD16FF" w:rsidRPr="00DD16FF" w:rsidRDefault="00DD16FF" w:rsidP="00DD16FF">
      <w:pPr>
        <w:spacing w:before="100" w:beforeAutospacing="1" w:after="100" w:afterAutospacing="1" w:line="240" w:lineRule="auto"/>
        <w:rPr>
          <w:ins w:id="2421" w:author="Unknown"/>
          <w:rFonts w:ascii="Roboto" w:eastAsia="Times New Roman" w:hAnsi="Roboto" w:cs="Times New Roman"/>
          <w:sz w:val="23"/>
          <w:szCs w:val="23"/>
          <w:lang w:eastAsia="en-IN"/>
        </w:rPr>
      </w:pPr>
      <w:ins w:id="2422" w:author="Unknown">
        <w:r w:rsidRPr="00DD16FF">
          <w:rPr>
            <w:rFonts w:ascii="Roboto" w:eastAsia="Times New Roman" w:hAnsi="Roboto" w:cs="Times New Roman"/>
            <w:sz w:val="23"/>
            <w:szCs w:val="23"/>
            <w:lang w:eastAsia="en-IN"/>
          </w:rPr>
          <w:t>Next, we choose an image. I am going to use Ubuntu 18.04 LTS here for the long term support and upgrade-ability down the road. Next, pick a region. Pick something either close to you or close to your average user. I'll go with Dallas.</w:t>
        </w:r>
      </w:ins>
    </w:p>
    <w:p w:rsidR="00DD16FF" w:rsidRPr="00DD16FF" w:rsidRDefault="00DD16FF" w:rsidP="00DD16FF">
      <w:pPr>
        <w:spacing w:before="100" w:beforeAutospacing="1" w:after="100" w:afterAutospacing="1" w:line="240" w:lineRule="auto"/>
        <w:rPr>
          <w:ins w:id="2423" w:author="Unknown"/>
          <w:rFonts w:ascii="Roboto" w:eastAsia="Times New Roman" w:hAnsi="Roboto" w:cs="Times New Roman"/>
          <w:sz w:val="23"/>
          <w:szCs w:val="23"/>
          <w:lang w:eastAsia="en-IN"/>
        </w:rPr>
      </w:pPr>
      <w:ins w:id="2424" w:author="Unknown">
        <w:r w:rsidRPr="00DD16FF">
          <w:rPr>
            <w:rFonts w:ascii="Roboto" w:eastAsia="Times New Roman" w:hAnsi="Roboto" w:cs="Times New Roman"/>
            <w:sz w:val="23"/>
            <w:szCs w:val="23"/>
            <w:lang w:eastAsia="en-IN"/>
          </w:rPr>
          <w:t>Next, pick the plan. I am going to go with the </w:t>
        </w:r>
        <w:r w:rsidRPr="00DD16FF">
          <w:rPr>
            <w:rFonts w:ascii="Courier New" w:eastAsia="Times New Roman" w:hAnsi="Courier New" w:cs="Courier New"/>
            <w:sz w:val="23"/>
            <w:szCs w:val="23"/>
            <w:lang w:eastAsia="en-IN"/>
          </w:rPr>
          <w:t>Nanode</w:t>
        </w:r>
        <w:r w:rsidRPr="00DD16FF">
          <w:rPr>
            <w:rFonts w:ascii="Roboto" w:eastAsia="Times New Roman" w:hAnsi="Roboto" w:cs="Times New Roman"/>
            <w:sz w:val="23"/>
            <w:szCs w:val="23"/>
            <w:lang w:eastAsia="en-IN"/>
          </w:rPr>
          <w:t xml:space="preserve"> type, with </w:t>
        </w:r>
        <w:proofErr w:type="gramStart"/>
        <w:r w:rsidRPr="00DD16FF">
          <w:rPr>
            <w:rFonts w:ascii="Roboto" w:eastAsia="Times New Roman" w:hAnsi="Roboto" w:cs="Times New Roman"/>
            <w:sz w:val="23"/>
            <w:szCs w:val="23"/>
            <w:lang w:eastAsia="en-IN"/>
          </w:rPr>
          <w:t>1gb</w:t>
        </w:r>
        <w:proofErr w:type="gramEnd"/>
        <w:r w:rsidRPr="00DD16FF">
          <w:rPr>
            <w:rFonts w:ascii="Roboto" w:eastAsia="Times New Roman" w:hAnsi="Roboto" w:cs="Times New Roman"/>
            <w:sz w:val="23"/>
            <w:szCs w:val="23"/>
            <w:lang w:eastAsia="en-IN"/>
          </w:rPr>
          <w:t xml:space="preserve"> of ram, 1 cpu (1 core, basically), and 25gb of storage. This should be enough for testing.</w:t>
        </w:r>
      </w:ins>
    </w:p>
    <w:p w:rsidR="00DD16FF" w:rsidRPr="00DD16FF" w:rsidRDefault="00DD16FF" w:rsidP="00DD16FF">
      <w:pPr>
        <w:spacing w:before="100" w:beforeAutospacing="1" w:after="100" w:afterAutospacing="1" w:line="240" w:lineRule="auto"/>
        <w:rPr>
          <w:ins w:id="2425" w:author="Unknown"/>
          <w:rFonts w:ascii="Roboto" w:eastAsia="Times New Roman" w:hAnsi="Roboto" w:cs="Times New Roman"/>
          <w:sz w:val="23"/>
          <w:szCs w:val="23"/>
          <w:lang w:eastAsia="en-IN"/>
        </w:rPr>
      </w:pPr>
      <w:ins w:id="2426" w:author="Unknown">
        <w:r w:rsidRPr="00DD16FF">
          <w:rPr>
            <w:rFonts w:ascii="Roboto" w:eastAsia="Times New Roman" w:hAnsi="Roboto" w:cs="Times New Roman"/>
            <w:sz w:val="23"/>
            <w:szCs w:val="23"/>
            <w:lang w:eastAsia="en-IN"/>
          </w:rPr>
          <w:t>Now we will give our linode a label if we want, then set a root user password.</w:t>
        </w:r>
      </w:ins>
    </w:p>
    <w:p w:rsidR="00DD16FF" w:rsidRPr="00DD16FF" w:rsidRDefault="00DD16FF" w:rsidP="00DD16FF">
      <w:pPr>
        <w:spacing w:before="100" w:beforeAutospacing="1" w:after="100" w:afterAutospacing="1" w:line="240" w:lineRule="auto"/>
        <w:rPr>
          <w:ins w:id="2427" w:author="Unknown"/>
          <w:rFonts w:ascii="Roboto" w:eastAsia="Times New Roman" w:hAnsi="Roboto" w:cs="Times New Roman"/>
          <w:sz w:val="23"/>
          <w:szCs w:val="23"/>
          <w:lang w:eastAsia="en-IN"/>
        </w:rPr>
      </w:pPr>
      <w:ins w:id="2428" w:author="Unknown">
        <w:r w:rsidRPr="00DD16FF">
          <w:rPr>
            <w:rFonts w:ascii="Roboto" w:eastAsia="Times New Roman" w:hAnsi="Roboto" w:cs="Times New Roman"/>
            <w:sz w:val="23"/>
            <w:szCs w:val="23"/>
            <w:lang w:eastAsia="en-IN"/>
          </w:rPr>
          <w:t>The last thing you may want to consider is setting backups. I can say this: I have never regretted setting up backups. You can disable them later. They are often not worth the cost compared to doing automated backups yourself, but you have to do that first. Til then, let your host do backups if it's an option!</w:t>
        </w:r>
      </w:ins>
    </w:p>
    <w:p w:rsidR="00DD16FF" w:rsidRPr="00DD16FF" w:rsidRDefault="00DD16FF" w:rsidP="00DD16FF">
      <w:pPr>
        <w:spacing w:before="100" w:beforeAutospacing="1" w:after="100" w:afterAutospacing="1" w:line="240" w:lineRule="auto"/>
        <w:rPr>
          <w:ins w:id="2429" w:author="Unknown"/>
          <w:rFonts w:ascii="Roboto" w:eastAsia="Times New Roman" w:hAnsi="Roboto" w:cs="Times New Roman"/>
          <w:sz w:val="23"/>
          <w:szCs w:val="23"/>
          <w:lang w:eastAsia="en-IN"/>
        </w:rPr>
      </w:pPr>
      <w:ins w:id="2430" w:author="Unknown">
        <w:r w:rsidRPr="00DD16FF">
          <w:rPr>
            <w:rFonts w:ascii="Roboto" w:eastAsia="Times New Roman" w:hAnsi="Roboto" w:cs="Times New Roman"/>
            <w:sz w:val="23"/>
            <w:szCs w:val="23"/>
            <w:lang w:eastAsia="en-IN"/>
          </w:rPr>
          <w:t>Set up the server, and this will take a few moments. Once done, you're ready to connect to your server. To connect to our server, we're going to use SSH. On Mac and Linux, this is as simple as starting by opening your terminal. On Windows, you will need to instead open your </w:t>
        </w:r>
        <w:r w:rsidRPr="00DD16FF">
          <w:rPr>
            <w:rFonts w:ascii="Courier New" w:eastAsia="Times New Roman" w:hAnsi="Courier New" w:cs="Courier New"/>
            <w:sz w:val="23"/>
            <w:szCs w:val="23"/>
            <w:lang w:eastAsia="en-IN"/>
          </w:rPr>
          <w:t>powershell</w:t>
        </w:r>
        <w:r w:rsidRPr="00DD16FF">
          <w:rPr>
            <w:rFonts w:ascii="Roboto" w:eastAsia="Times New Roman" w:hAnsi="Roboto" w:cs="Times New Roman"/>
            <w:sz w:val="23"/>
            <w:szCs w:val="23"/>
            <w:lang w:eastAsia="en-IN"/>
          </w:rPr>
          <w:t>, or use a third-party program like </w:t>
        </w:r>
        <w:r w:rsidRPr="00DD16FF">
          <w:rPr>
            <w:rFonts w:ascii="Roboto" w:eastAsia="Times New Roman" w:hAnsi="Roboto" w:cs="Times New Roman"/>
            <w:sz w:val="23"/>
            <w:szCs w:val="23"/>
            <w:lang w:eastAsia="en-IN"/>
          </w:rPr>
          <w:fldChar w:fldCharType="begin"/>
        </w:r>
        <w:r w:rsidRPr="00DD16FF">
          <w:rPr>
            <w:rFonts w:ascii="Roboto" w:eastAsia="Times New Roman" w:hAnsi="Roboto" w:cs="Times New Roman"/>
            <w:sz w:val="23"/>
            <w:szCs w:val="23"/>
            <w:lang w:eastAsia="en-IN"/>
          </w:rPr>
          <w:instrText xml:space="preserve"> HYPERLINK "https://www.putty.org/" \t "blank" </w:instrText>
        </w:r>
        <w:r w:rsidRPr="00DD16FF">
          <w:rPr>
            <w:rFonts w:ascii="Roboto" w:eastAsia="Times New Roman" w:hAnsi="Roboto" w:cs="Times New Roman"/>
            <w:sz w:val="23"/>
            <w:szCs w:val="23"/>
            <w:lang w:eastAsia="en-IN"/>
          </w:rPr>
          <w:fldChar w:fldCharType="separate"/>
        </w:r>
        <w:r w:rsidRPr="00DD16FF">
          <w:rPr>
            <w:rFonts w:ascii="Roboto" w:eastAsia="Times New Roman" w:hAnsi="Roboto" w:cs="Times New Roman"/>
            <w:color w:val="039BE5"/>
            <w:sz w:val="23"/>
            <w:szCs w:val="23"/>
            <w:lang w:eastAsia="en-IN"/>
          </w:rPr>
          <w:t>PuTTY</w:t>
        </w:r>
        <w:r w:rsidRPr="00DD16FF">
          <w:rPr>
            <w:rFonts w:ascii="Roboto" w:eastAsia="Times New Roman" w:hAnsi="Roboto" w:cs="Times New Roman"/>
            <w:sz w:val="23"/>
            <w:szCs w:val="23"/>
            <w:lang w:eastAsia="en-IN"/>
          </w:rPr>
          <w:fldChar w:fldCharType="end"/>
        </w:r>
        <w:r w:rsidRPr="00DD16FF">
          <w:rPr>
            <w:rFonts w:ascii="Roboto" w:eastAsia="Times New Roman" w:hAnsi="Roboto" w:cs="Times New Roman"/>
            <w:sz w:val="23"/>
            <w:szCs w:val="23"/>
            <w:lang w:eastAsia="en-IN"/>
          </w:rPr>
          <w:t> (which is still useful, because you can also save various connections as profiles). For now, I would just recommend you use powershell though if you're on Windows.</w:t>
        </w:r>
      </w:ins>
    </w:p>
    <w:p w:rsidR="00DD16FF" w:rsidRPr="00DD16FF" w:rsidRDefault="00DD16FF" w:rsidP="00DD16FF">
      <w:pPr>
        <w:spacing w:before="100" w:beforeAutospacing="1" w:after="100" w:afterAutospacing="1" w:line="240" w:lineRule="auto"/>
        <w:rPr>
          <w:ins w:id="2431" w:author="Unknown"/>
          <w:rFonts w:ascii="Roboto" w:eastAsia="Times New Roman" w:hAnsi="Roboto" w:cs="Times New Roman"/>
          <w:sz w:val="23"/>
          <w:szCs w:val="23"/>
          <w:lang w:eastAsia="en-IN"/>
        </w:rPr>
      </w:pPr>
      <w:ins w:id="2432" w:author="Unknown">
        <w:r w:rsidRPr="00DD16FF">
          <w:rPr>
            <w:rFonts w:ascii="Roboto" w:eastAsia="Times New Roman" w:hAnsi="Roboto" w:cs="Times New Roman"/>
            <w:sz w:val="23"/>
            <w:szCs w:val="23"/>
            <w:lang w:eastAsia="en-IN"/>
          </w:rPr>
          <w:t>In your terminal/powershell, you will need to type: </w:t>
        </w:r>
        <w:proofErr w:type="gramStart"/>
        <w:r w:rsidRPr="00DD16FF">
          <w:rPr>
            <w:rFonts w:ascii="Courier New" w:eastAsia="Times New Roman" w:hAnsi="Courier New" w:cs="Courier New"/>
            <w:sz w:val="23"/>
            <w:szCs w:val="23"/>
            <w:lang w:eastAsia="en-IN"/>
          </w:rPr>
          <w:t>ssh</w:t>
        </w:r>
        <w:proofErr w:type="gramEnd"/>
        <w:r w:rsidRPr="00DD16FF">
          <w:rPr>
            <w:rFonts w:ascii="Courier New" w:eastAsia="Times New Roman" w:hAnsi="Courier New" w:cs="Courier New"/>
            <w:sz w:val="23"/>
            <w:szCs w:val="23"/>
            <w:lang w:eastAsia="en-IN"/>
          </w:rPr>
          <w:t xml:space="preserve"> root@YOUR.VPS.IP.ADDR</w:t>
        </w:r>
        <w:r w:rsidRPr="00DD16FF">
          <w:rPr>
            <w:rFonts w:ascii="Roboto" w:eastAsia="Times New Roman" w:hAnsi="Roboto" w:cs="Times New Roman"/>
            <w:sz w:val="23"/>
            <w:szCs w:val="23"/>
            <w:lang w:eastAsia="en-IN"/>
          </w:rPr>
          <w:t>. To get your IP address, just head to </w:t>
        </w:r>
        <w:r w:rsidRPr="00DD16FF">
          <w:rPr>
            <w:rFonts w:ascii="Roboto" w:eastAsia="Times New Roman" w:hAnsi="Roboto" w:cs="Times New Roman"/>
            <w:sz w:val="23"/>
            <w:szCs w:val="23"/>
            <w:lang w:eastAsia="en-IN"/>
          </w:rPr>
          <w:fldChar w:fldCharType="begin"/>
        </w:r>
        <w:r w:rsidRPr="00DD16FF">
          <w:rPr>
            <w:rFonts w:ascii="Roboto" w:eastAsia="Times New Roman" w:hAnsi="Roboto" w:cs="Times New Roman"/>
            <w:sz w:val="23"/>
            <w:szCs w:val="23"/>
            <w:lang w:eastAsia="en-IN"/>
          </w:rPr>
          <w:instrText xml:space="preserve"> HYPERLINK "https://cloud.linode.com/linodes" \t "blank" </w:instrText>
        </w:r>
        <w:r w:rsidRPr="00DD16FF">
          <w:rPr>
            <w:rFonts w:ascii="Roboto" w:eastAsia="Times New Roman" w:hAnsi="Roboto" w:cs="Times New Roman"/>
            <w:sz w:val="23"/>
            <w:szCs w:val="23"/>
            <w:lang w:eastAsia="en-IN"/>
          </w:rPr>
          <w:fldChar w:fldCharType="separate"/>
        </w:r>
        <w:r w:rsidRPr="00DD16FF">
          <w:rPr>
            <w:rFonts w:ascii="Roboto" w:eastAsia="Times New Roman" w:hAnsi="Roboto" w:cs="Times New Roman"/>
            <w:color w:val="039BE5"/>
            <w:sz w:val="23"/>
            <w:szCs w:val="23"/>
            <w:lang w:eastAsia="en-IN"/>
          </w:rPr>
          <w:t>cloud.linode.com</w:t>
        </w:r>
        <w:r w:rsidRPr="00DD16FF">
          <w:rPr>
            <w:rFonts w:ascii="Roboto" w:eastAsia="Times New Roman" w:hAnsi="Roboto" w:cs="Times New Roman"/>
            <w:sz w:val="23"/>
            <w:szCs w:val="23"/>
            <w:lang w:eastAsia="en-IN"/>
          </w:rPr>
          <w:fldChar w:fldCharType="end"/>
        </w:r>
        <w:r w:rsidRPr="00DD16FF">
          <w:rPr>
            <w:rFonts w:ascii="Roboto" w:eastAsia="Times New Roman" w:hAnsi="Roboto" w:cs="Times New Roman"/>
            <w:sz w:val="23"/>
            <w:szCs w:val="23"/>
            <w:lang w:eastAsia="en-IN"/>
          </w:rPr>
          <w:t> and look for the IP address of your new server. It should look something like this:</w:t>
        </w:r>
      </w:ins>
    </w:p>
    <w:p w:rsidR="00DD16FF" w:rsidRPr="00DD16FF" w:rsidRDefault="00DD16FF" w:rsidP="00DD16FF">
      <w:pPr>
        <w:spacing w:after="0" w:line="240" w:lineRule="auto"/>
        <w:rPr>
          <w:ins w:id="2433"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13312140" cy="1706880"/>
            <wp:effectExtent l="0" t="0" r="3810" b="7620"/>
            <wp:docPr id="30" name="Picture 30"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thon tutoria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12140" cy="170688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2434" w:author="Unknown"/>
          <w:rFonts w:ascii="Roboto" w:eastAsia="Times New Roman" w:hAnsi="Roboto" w:cs="Times New Roman"/>
          <w:sz w:val="23"/>
          <w:szCs w:val="23"/>
          <w:lang w:eastAsia="en-IN"/>
        </w:rPr>
      </w:pPr>
      <w:ins w:id="2435" w:author="Unknown">
        <w:r w:rsidRPr="00DD16FF">
          <w:rPr>
            <w:rFonts w:ascii="Roboto" w:eastAsia="Times New Roman" w:hAnsi="Roboto" w:cs="Times New Roman"/>
            <w:sz w:val="23"/>
            <w:szCs w:val="23"/>
            <w:lang w:eastAsia="en-IN"/>
          </w:rPr>
          <w:t>So my IP address is </w:t>
        </w:r>
        <w:r w:rsidRPr="00DD16FF">
          <w:rPr>
            <w:rFonts w:ascii="Courier New" w:eastAsia="Times New Roman" w:hAnsi="Courier New" w:cs="Courier New"/>
            <w:sz w:val="23"/>
            <w:szCs w:val="23"/>
            <w:lang w:eastAsia="en-IN"/>
          </w:rPr>
          <w:t>50.116.18.101</w:t>
        </w:r>
        <w:r w:rsidRPr="00DD16FF">
          <w:rPr>
            <w:rFonts w:ascii="Roboto" w:eastAsia="Times New Roman" w:hAnsi="Roboto" w:cs="Times New Roman"/>
            <w:sz w:val="23"/>
            <w:szCs w:val="23"/>
            <w:lang w:eastAsia="en-IN"/>
          </w:rPr>
          <w:t>. To connect then I type:</w:t>
        </w:r>
      </w:ins>
    </w:p>
    <w:p w:rsidR="00DD16FF" w:rsidRPr="00DD16FF" w:rsidRDefault="00DD16FF" w:rsidP="00DD16FF">
      <w:pPr>
        <w:spacing w:after="0" w:line="240" w:lineRule="auto"/>
        <w:rPr>
          <w:ins w:id="2436" w:author="Unknown"/>
          <w:rFonts w:ascii="Times New Roman" w:eastAsia="Times New Roman" w:hAnsi="Times New Roman" w:cs="Times New Roman"/>
          <w:sz w:val="24"/>
          <w:szCs w:val="24"/>
          <w:lang w:eastAsia="en-IN"/>
        </w:rPr>
      </w:pPr>
      <w:proofErr w:type="gramStart"/>
      <w:ins w:id="2437" w:author="Unknown">
        <w:r w:rsidRPr="00DD16FF">
          <w:rPr>
            <w:rFonts w:ascii="Courier New" w:eastAsia="Times New Roman" w:hAnsi="Courier New" w:cs="Courier New"/>
            <w:sz w:val="23"/>
            <w:szCs w:val="23"/>
            <w:lang w:eastAsia="en-IN"/>
          </w:rPr>
          <w:t>ssh</w:t>
        </w:r>
        <w:proofErr w:type="gramEnd"/>
        <w:r w:rsidRPr="00DD16FF">
          <w:rPr>
            <w:rFonts w:ascii="Courier New" w:eastAsia="Times New Roman" w:hAnsi="Courier New" w:cs="Courier New"/>
            <w:sz w:val="23"/>
            <w:szCs w:val="23"/>
            <w:lang w:eastAsia="en-IN"/>
          </w:rPr>
          <w:t xml:space="preserve"> root@50.116.18.101</w:t>
        </w:r>
      </w:ins>
    </w:p>
    <w:p w:rsidR="00DD16FF" w:rsidRPr="00DD16FF" w:rsidRDefault="00DD16FF" w:rsidP="00DD16FF">
      <w:pPr>
        <w:spacing w:before="100" w:beforeAutospacing="1" w:after="100" w:afterAutospacing="1" w:line="240" w:lineRule="auto"/>
        <w:rPr>
          <w:ins w:id="2438" w:author="Unknown"/>
          <w:rFonts w:ascii="Roboto" w:eastAsia="Times New Roman" w:hAnsi="Roboto" w:cs="Times New Roman"/>
          <w:sz w:val="23"/>
          <w:szCs w:val="23"/>
          <w:lang w:eastAsia="en-IN"/>
        </w:rPr>
      </w:pPr>
      <w:ins w:id="2439" w:author="Unknown">
        <w:r w:rsidRPr="00DD16FF">
          <w:rPr>
            <w:rFonts w:ascii="Roboto" w:eastAsia="Times New Roman" w:hAnsi="Roboto" w:cs="Times New Roman"/>
            <w:sz w:val="23"/>
            <w:szCs w:val="23"/>
            <w:lang w:eastAsia="en-IN"/>
          </w:rPr>
          <w:t>If this is your first ever time connecting to this server, you will see a message like: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40" w:author="Unknown"/>
          <w:rFonts w:ascii="Courier New" w:eastAsia="Times New Roman" w:hAnsi="Courier New" w:cs="Courier New"/>
          <w:color w:val="008800"/>
          <w:sz w:val="23"/>
          <w:szCs w:val="23"/>
          <w:lang w:eastAsia="en-IN"/>
        </w:rPr>
      </w:pPr>
      <w:ins w:id="2441" w:author="Unknown">
        <w:r w:rsidRPr="00DD16FF">
          <w:rPr>
            <w:rFonts w:ascii="Courier New" w:eastAsia="Times New Roman" w:hAnsi="Courier New" w:cs="Courier New"/>
            <w:color w:val="660066"/>
            <w:sz w:val="23"/>
            <w:szCs w:val="23"/>
            <w:lang w:eastAsia="en-IN"/>
          </w:rPr>
          <w:t>The</w:t>
        </w:r>
        <w:r w:rsidRPr="00DD16FF">
          <w:rPr>
            <w:rFonts w:ascii="Courier New" w:eastAsia="Times New Roman" w:hAnsi="Courier New" w:cs="Courier New"/>
            <w:color w:val="000000"/>
            <w:sz w:val="23"/>
            <w:szCs w:val="23"/>
            <w:lang w:eastAsia="en-IN"/>
          </w:rPr>
          <w:t xml:space="preserve"> authenticity of host </w:t>
        </w:r>
        <w:r w:rsidRPr="00DD16FF">
          <w:rPr>
            <w:rFonts w:ascii="Courier New" w:eastAsia="Times New Roman" w:hAnsi="Courier New" w:cs="Courier New"/>
            <w:color w:val="008800"/>
            <w:sz w:val="23"/>
            <w:szCs w:val="23"/>
            <w:lang w:eastAsia="en-IN"/>
          </w:rPr>
          <w:t>'50.116.18.101 (2300:2c00:</w:t>
        </w:r>
        <w:proofErr w:type="gramStart"/>
        <w:r w:rsidRPr="00DD16FF">
          <w:rPr>
            <w:rFonts w:ascii="Courier New" w:eastAsia="Times New Roman" w:hAnsi="Courier New" w:cs="Courier New"/>
            <w:color w:val="008800"/>
            <w:sz w:val="23"/>
            <w:szCs w:val="23"/>
            <w:lang w:eastAsia="en-IN"/>
          </w:rPr>
          <w:t>:f05c:92ff:fe84:196d</w:t>
        </w:r>
        <w:proofErr w:type="gramEnd"/>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000000"/>
            <w:sz w:val="23"/>
            <w:szCs w:val="23"/>
            <w:lang w:eastAsia="en-IN"/>
          </w:rPr>
          <w:t xml:space="preserve"> can</w:t>
        </w:r>
        <w:r w:rsidRPr="00DD16FF">
          <w:rPr>
            <w:rFonts w:ascii="Courier New" w:eastAsia="Times New Roman" w:hAnsi="Courier New" w:cs="Courier New"/>
            <w:color w:val="008800"/>
            <w:sz w:val="23"/>
            <w:szCs w:val="23"/>
            <w:lang w:eastAsia="en-IN"/>
          </w:rPr>
          <w:t>'t be established.</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42" w:author="Unknown"/>
          <w:rFonts w:ascii="Courier New" w:eastAsia="Times New Roman" w:hAnsi="Courier New" w:cs="Courier New"/>
          <w:color w:val="008800"/>
          <w:sz w:val="23"/>
          <w:szCs w:val="23"/>
          <w:lang w:eastAsia="en-IN"/>
        </w:rPr>
      </w:pPr>
      <w:ins w:id="2443" w:author="Unknown">
        <w:r w:rsidRPr="00DD16FF">
          <w:rPr>
            <w:rFonts w:ascii="Courier New" w:eastAsia="Times New Roman" w:hAnsi="Courier New" w:cs="Courier New"/>
            <w:color w:val="008800"/>
            <w:sz w:val="23"/>
            <w:szCs w:val="23"/>
            <w:lang w:eastAsia="en-IN"/>
          </w:rPr>
          <w:t>ECDSA key fingerprint is SHA256:MeZ8pafsfSF</w:t>
        </w:r>
        <w:proofErr w:type="gramStart"/>
        <w:r w:rsidRPr="00DD16FF">
          <w:rPr>
            <w:rFonts w:ascii="Courier New" w:eastAsia="Times New Roman" w:hAnsi="Courier New" w:cs="Courier New"/>
            <w:color w:val="008800"/>
            <w:sz w:val="23"/>
            <w:szCs w:val="23"/>
            <w:lang w:eastAsia="en-IN"/>
          </w:rPr>
          <w:t>!2fff6XRJbP</w:t>
        </w:r>
        <w:proofErr w:type="gramEnd"/>
        <w:r w:rsidRPr="00DD16FF">
          <w:rPr>
            <w:rFonts w:ascii="Courier New" w:eastAsia="Times New Roman" w:hAnsi="Courier New" w:cs="Courier New"/>
            <w:color w:val="008800"/>
            <w:sz w:val="23"/>
            <w:szCs w:val="23"/>
            <w:lang w:eastAsia="en-IN"/>
          </w:rPr>
          <w:t>/HelzorT.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44" w:author="Unknown"/>
          <w:rFonts w:ascii="Courier New" w:eastAsia="Times New Roman" w:hAnsi="Courier New" w:cs="Courier New"/>
          <w:sz w:val="23"/>
          <w:szCs w:val="23"/>
          <w:lang w:eastAsia="en-IN"/>
        </w:rPr>
      </w:pPr>
      <w:ins w:id="2445" w:author="Unknown">
        <w:r w:rsidRPr="00DD16FF">
          <w:rPr>
            <w:rFonts w:ascii="Courier New" w:eastAsia="Times New Roman" w:hAnsi="Courier New" w:cs="Courier New"/>
            <w:color w:val="008800"/>
            <w:sz w:val="23"/>
            <w:szCs w:val="23"/>
            <w:lang w:eastAsia="en-IN"/>
          </w:rPr>
          <w:t>Are you sure you want to continue connecting (yes/no)?</w:t>
        </w:r>
      </w:ins>
    </w:p>
    <w:p w:rsidR="00DD16FF" w:rsidRPr="00DD16FF" w:rsidRDefault="00DD16FF" w:rsidP="00DD16FF">
      <w:pPr>
        <w:spacing w:before="100" w:beforeAutospacing="1" w:after="100" w:afterAutospacing="1" w:line="240" w:lineRule="auto"/>
        <w:rPr>
          <w:ins w:id="2446" w:author="Unknown"/>
          <w:rFonts w:ascii="Roboto" w:eastAsia="Times New Roman" w:hAnsi="Roboto" w:cs="Times New Roman"/>
          <w:sz w:val="23"/>
          <w:szCs w:val="23"/>
          <w:lang w:eastAsia="en-IN"/>
        </w:rPr>
      </w:pPr>
      <w:ins w:id="2447" w:author="Unknown">
        <w:r w:rsidRPr="00DD16FF">
          <w:rPr>
            <w:rFonts w:ascii="Roboto" w:eastAsia="Times New Roman" w:hAnsi="Roboto" w:cs="Times New Roman"/>
            <w:sz w:val="23"/>
            <w:szCs w:val="23"/>
            <w:lang w:eastAsia="en-IN"/>
          </w:rPr>
          <w:t>Type </w:t>
        </w:r>
        <w:r w:rsidRPr="00DD16FF">
          <w:rPr>
            <w:rFonts w:ascii="Courier New" w:eastAsia="Times New Roman" w:hAnsi="Courier New" w:cs="Courier New"/>
            <w:sz w:val="23"/>
            <w:szCs w:val="23"/>
            <w:lang w:eastAsia="en-IN"/>
          </w:rPr>
          <w:t>yes</w:t>
        </w:r>
      </w:ins>
    </w:p>
    <w:p w:rsidR="00DD16FF" w:rsidRPr="00DD16FF" w:rsidRDefault="00DD16FF" w:rsidP="00DD16FF">
      <w:pPr>
        <w:spacing w:before="100" w:beforeAutospacing="1" w:after="100" w:afterAutospacing="1" w:line="240" w:lineRule="auto"/>
        <w:rPr>
          <w:ins w:id="2448" w:author="Unknown"/>
          <w:rFonts w:ascii="Roboto" w:eastAsia="Times New Roman" w:hAnsi="Roboto" w:cs="Times New Roman"/>
          <w:sz w:val="23"/>
          <w:szCs w:val="23"/>
          <w:lang w:eastAsia="en-IN"/>
        </w:rPr>
      </w:pPr>
      <w:ins w:id="2449" w:author="Unknown">
        <w:r w:rsidRPr="00DD16FF">
          <w:rPr>
            <w:rFonts w:ascii="Roboto" w:eastAsia="Times New Roman" w:hAnsi="Roboto" w:cs="Times New Roman"/>
            <w:sz w:val="23"/>
            <w:szCs w:val="23"/>
            <w:lang w:eastAsia="en-IN"/>
          </w:rPr>
          <w:t>On initial login, you should see something like:</w:t>
        </w:r>
      </w:ins>
    </w:p>
    <w:p w:rsidR="00DD16FF" w:rsidRPr="00DD16FF" w:rsidRDefault="00DD16FF" w:rsidP="00DD16FF">
      <w:pPr>
        <w:spacing w:after="0" w:line="240" w:lineRule="auto"/>
        <w:rPr>
          <w:ins w:id="2450"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591300" cy="3086100"/>
            <wp:effectExtent l="0" t="0" r="0" b="0"/>
            <wp:docPr id="29" name="Picture 29"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ython tutoria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1300" cy="308610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2451" w:author="Unknown"/>
          <w:rFonts w:ascii="Roboto" w:eastAsia="Times New Roman" w:hAnsi="Roboto" w:cs="Times New Roman"/>
          <w:sz w:val="23"/>
          <w:szCs w:val="23"/>
          <w:lang w:eastAsia="en-IN"/>
        </w:rPr>
      </w:pPr>
      <w:ins w:id="2452" w:author="Unknown">
        <w:r w:rsidRPr="00DD16FF">
          <w:rPr>
            <w:rFonts w:ascii="Roboto" w:eastAsia="Times New Roman" w:hAnsi="Roboto" w:cs="Times New Roman"/>
            <w:sz w:val="23"/>
            <w:szCs w:val="23"/>
            <w:lang w:eastAsia="en-IN"/>
          </w:rPr>
          <w:t xml:space="preserve">Now, you're connected! So for many of you, this might be an entirely new, unfamiliar, and uncomfortable experience. You will be interacting entirely with this machine through the shell like this, all in text...no desktop...etc. For many of you as well, not only is it a new way of interacting with a machine, it's probably a foreign operating system (linux). It's just plain going to be a learning process. Don't feel like you need to learn everything here at once. I will explain the </w:t>
        </w:r>
        <w:r w:rsidRPr="00DD16FF">
          <w:rPr>
            <w:rFonts w:ascii="Roboto" w:eastAsia="Times New Roman" w:hAnsi="Roboto" w:cs="Times New Roman"/>
            <w:sz w:val="23"/>
            <w:szCs w:val="23"/>
            <w:lang w:eastAsia="en-IN"/>
          </w:rPr>
          <w:lastRenderedPageBreak/>
          <w:t>commands that we're doing, but the objective here is to set everything up. If you want to learn Linux and the shell, you may want to find a tutorial dedicated to that specifically.</w:t>
        </w:r>
      </w:ins>
    </w:p>
    <w:p w:rsidR="00DD16FF" w:rsidRPr="00DD16FF" w:rsidRDefault="00DD16FF" w:rsidP="00DD16FF">
      <w:pPr>
        <w:spacing w:before="100" w:beforeAutospacing="1" w:after="100" w:afterAutospacing="1" w:line="240" w:lineRule="auto"/>
        <w:rPr>
          <w:ins w:id="2453" w:author="Unknown"/>
          <w:rFonts w:ascii="Roboto" w:eastAsia="Times New Roman" w:hAnsi="Roboto" w:cs="Times New Roman"/>
          <w:sz w:val="23"/>
          <w:szCs w:val="23"/>
          <w:lang w:eastAsia="en-IN"/>
        </w:rPr>
      </w:pPr>
      <w:ins w:id="2454" w:author="Unknown">
        <w:r w:rsidRPr="00DD16FF">
          <w:rPr>
            <w:rFonts w:ascii="Roboto" w:eastAsia="Times New Roman" w:hAnsi="Roboto" w:cs="Times New Roman"/>
            <w:sz w:val="23"/>
            <w:szCs w:val="23"/>
            <w:lang w:eastAsia="en-IN"/>
          </w:rPr>
          <w:t>We're ready to start issuing commands. The first one is an update for </w:t>
        </w:r>
        <w:r w:rsidRPr="00DD16FF">
          <w:rPr>
            <w:rFonts w:ascii="Courier New" w:eastAsia="Times New Roman" w:hAnsi="Courier New" w:cs="Courier New"/>
            <w:sz w:val="23"/>
            <w:szCs w:val="23"/>
            <w:lang w:eastAsia="en-IN"/>
          </w:rPr>
          <w:t>apt</w:t>
        </w:r>
        <w:r w:rsidRPr="00DD16FF">
          <w:rPr>
            <w:rFonts w:ascii="Roboto" w:eastAsia="Times New Roman" w:hAnsi="Roboto" w:cs="Times New Roman"/>
            <w:sz w:val="23"/>
            <w:szCs w:val="23"/>
            <w:lang w:eastAsia="en-IN"/>
          </w:rPr>
          <w:t>, which is your </w:t>
        </w:r>
        <w:r w:rsidRPr="00DD16FF">
          <w:rPr>
            <w:rFonts w:ascii="Courier New" w:eastAsia="Times New Roman" w:hAnsi="Courier New" w:cs="Courier New"/>
            <w:sz w:val="23"/>
            <w:szCs w:val="23"/>
            <w:lang w:eastAsia="en-IN"/>
          </w:rPr>
          <w:t>advanced package tool</w:t>
        </w:r>
        <w:r w:rsidRPr="00DD16FF">
          <w:rPr>
            <w:rFonts w:ascii="Roboto" w:eastAsia="Times New Roman" w:hAnsi="Roboto" w:cs="Times New Roman"/>
            <w:sz w:val="23"/>
            <w:szCs w:val="23"/>
            <w:lang w:eastAsia="en-IN"/>
          </w:rPr>
          <w:t>. This is what we use to install, update, and remove packages. Like pip for Python. First, let's run an update:</w:t>
        </w:r>
      </w:ins>
    </w:p>
    <w:p w:rsidR="00DD16FF" w:rsidRPr="00DD16FF" w:rsidRDefault="00DD16FF" w:rsidP="00DD16FF">
      <w:pPr>
        <w:spacing w:after="0" w:line="240" w:lineRule="auto"/>
        <w:rPr>
          <w:ins w:id="2455" w:author="Unknown"/>
          <w:rFonts w:ascii="Times New Roman" w:eastAsia="Times New Roman" w:hAnsi="Times New Roman" w:cs="Times New Roman"/>
          <w:sz w:val="24"/>
          <w:szCs w:val="24"/>
          <w:lang w:eastAsia="en-IN"/>
        </w:rPr>
      </w:pPr>
      <w:proofErr w:type="gramStart"/>
      <w:ins w:id="2456" w:author="Unknown">
        <w:r w:rsidRPr="00DD16FF">
          <w:rPr>
            <w:rFonts w:ascii="Courier New" w:eastAsia="Times New Roman" w:hAnsi="Courier New" w:cs="Courier New"/>
            <w:sz w:val="23"/>
            <w:szCs w:val="23"/>
            <w:lang w:eastAsia="en-IN"/>
          </w:rPr>
          <w:t>apt-get</w:t>
        </w:r>
        <w:proofErr w:type="gramEnd"/>
        <w:r w:rsidRPr="00DD16FF">
          <w:rPr>
            <w:rFonts w:ascii="Courier New" w:eastAsia="Times New Roman" w:hAnsi="Courier New" w:cs="Courier New"/>
            <w:sz w:val="23"/>
            <w:szCs w:val="23"/>
            <w:lang w:eastAsia="en-IN"/>
          </w:rPr>
          <w:t xml:space="preserve"> update</w:t>
        </w:r>
        <w:r w:rsidRPr="00DD16FF">
          <w:rPr>
            <w:rFonts w:ascii="Roboto" w:eastAsia="Times New Roman" w:hAnsi="Roboto" w:cs="Times New Roman"/>
            <w:sz w:val="23"/>
            <w:szCs w:val="23"/>
            <w:lang w:eastAsia="en-IN"/>
          </w:rPr>
          <w:t> </w:t>
        </w:r>
      </w:ins>
      <w:r>
        <w:rPr>
          <w:rFonts w:ascii="Times New Roman" w:eastAsia="Times New Roman" w:hAnsi="Times New Roman" w:cs="Times New Roman"/>
          <w:noProof/>
          <w:sz w:val="24"/>
          <w:szCs w:val="24"/>
          <w:lang w:eastAsia="en-IN"/>
        </w:rPr>
        <w:drawing>
          <wp:inline distT="0" distB="0" distL="0" distR="0">
            <wp:extent cx="8435340" cy="2446020"/>
            <wp:effectExtent l="0" t="0" r="3810" b="0"/>
            <wp:docPr id="28" name="Picture 28"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ython tutoria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35340" cy="244602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2457" w:author="Unknown"/>
          <w:rFonts w:ascii="Roboto" w:eastAsia="Times New Roman" w:hAnsi="Roboto" w:cs="Times New Roman"/>
          <w:sz w:val="23"/>
          <w:szCs w:val="23"/>
          <w:lang w:eastAsia="en-IN"/>
        </w:rPr>
      </w:pPr>
      <w:ins w:id="2458" w:author="Unknown">
        <w:r w:rsidRPr="00DD16FF">
          <w:rPr>
            <w:rFonts w:ascii="Roboto" w:eastAsia="Times New Roman" w:hAnsi="Roboto" w:cs="Times New Roman"/>
            <w:sz w:val="23"/>
            <w:szCs w:val="23"/>
            <w:lang w:eastAsia="en-IN"/>
          </w:rPr>
          <w:t xml:space="preserve">With current versions of Ubuntu, you should have python 3 already. </w:t>
        </w:r>
        <w:proofErr w:type="gramStart"/>
        <w:r w:rsidRPr="00DD16FF">
          <w:rPr>
            <w:rFonts w:ascii="Roboto" w:eastAsia="Times New Roman" w:hAnsi="Roboto" w:cs="Times New Roman"/>
            <w:sz w:val="23"/>
            <w:szCs w:val="23"/>
            <w:lang w:eastAsia="en-IN"/>
          </w:rPr>
          <w:t>Type in </w:t>
        </w:r>
        <w:r w:rsidRPr="00DD16FF">
          <w:rPr>
            <w:rFonts w:ascii="Courier New" w:eastAsia="Times New Roman" w:hAnsi="Courier New" w:cs="Courier New"/>
            <w:sz w:val="23"/>
            <w:szCs w:val="23"/>
            <w:lang w:eastAsia="en-IN"/>
          </w:rPr>
          <w:t>python3</w:t>
        </w:r>
        <w:r w:rsidRPr="00DD16FF">
          <w:rPr>
            <w:rFonts w:ascii="Roboto" w:eastAsia="Times New Roman" w:hAnsi="Roboto" w:cs="Times New Roman"/>
            <w:sz w:val="23"/>
            <w:szCs w:val="23"/>
            <w:lang w:eastAsia="en-IN"/>
          </w:rPr>
          <w:t> to confirm that you're running python 3.</w:t>
        </w:r>
        <w:proofErr w:type="gramEnd"/>
        <w:r w:rsidRPr="00DD16FF">
          <w:rPr>
            <w:rFonts w:ascii="Roboto" w:eastAsia="Times New Roman" w:hAnsi="Roboto" w:cs="Times New Roman"/>
            <w:sz w:val="23"/>
            <w:szCs w:val="23"/>
            <w:lang w:eastAsia="en-IN"/>
          </w:rPr>
          <w:t xml:space="preserve"> In this case, we have Python 3.5. That's fine for now. If you want to upgrade Python 3, have at it, but I am trying to stuff all this into one tutorial.</w:t>
        </w:r>
      </w:ins>
    </w:p>
    <w:p w:rsidR="00DD16FF" w:rsidRPr="00DD16FF" w:rsidRDefault="00DD16FF" w:rsidP="00DD16FF">
      <w:pPr>
        <w:spacing w:before="100" w:beforeAutospacing="1" w:after="100" w:afterAutospacing="1" w:line="240" w:lineRule="auto"/>
        <w:rPr>
          <w:ins w:id="2459" w:author="Unknown"/>
          <w:rFonts w:ascii="Roboto" w:eastAsia="Times New Roman" w:hAnsi="Roboto" w:cs="Times New Roman"/>
          <w:sz w:val="23"/>
          <w:szCs w:val="23"/>
          <w:lang w:eastAsia="en-IN"/>
        </w:rPr>
      </w:pPr>
      <w:ins w:id="2460" w:author="Unknown">
        <w:r w:rsidRPr="00DD16FF">
          <w:rPr>
            <w:rFonts w:ascii="Roboto" w:eastAsia="Times New Roman" w:hAnsi="Roboto" w:cs="Times New Roman"/>
            <w:sz w:val="23"/>
            <w:szCs w:val="23"/>
            <w:lang w:eastAsia="en-IN"/>
          </w:rPr>
          <w:t>What we will need is pip for python 3:</w:t>
        </w:r>
      </w:ins>
    </w:p>
    <w:p w:rsidR="00DD16FF" w:rsidRPr="00DD16FF" w:rsidRDefault="00DD16FF" w:rsidP="00DD16FF">
      <w:pPr>
        <w:spacing w:after="0" w:line="240" w:lineRule="auto"/>
        <w:rPr>
          <w:ins w:id="2461" w:author="Unknown"/>
          <w:rFonts w:ascii="Times New Roman" w:eastAsia="Times New Roman" w:hAnsi="Times New Roman" w:cs="Times New Roman"/>
          <w:sz w:val="24"/>
          <w:szCs w:val="24"/>
          <w:lang w:eastAsia="en-IN"/>
        </w:rPr>
      </w:pPr>
      <w:proofErr w:type="gramStart"/>
      <w:ins w:id="2462" w:author="Unknown">
        <w:r w:rsidRPr="00DD16FF">
          <w:rPr>
            <w:rFonts w:ascii="Courier New" w:eastAsia="Times New Roman" w:hAnsi="Courier New" w:cs="Courier New"/>
            <w:sz w:val="23"/>
            <w:szCs w:val="23"/>
            <w:lang w:eastAsia="en-IN"/>
          </w:rPr>
          <w:t>apt-get</w:t>
        </w:r>
        <w:proofErr w:type="gramEnd"/>
        <w:r w:rsidRPr="00DD16FF">
          <w:rPr>
            <w:rFonts w:ascii="Courier New" w:eastAsia="Times New Roman" w:hAnsi="Courier New" w:cs="Courier New"/>
            <w:sz w:val="23"/>
            <w:szCs w:val="23"/>
            <w:lang w:eastAsia="en-IN"/>
          </w:rPr>
          <w:t xml:space="preserve"> install -y python3-pip</w:t>
        </w:r>
      </w:ins>
    </w:p>
    <w:p w:rsidR="00DD16FF" w:rsidRPr="00DD16FF" w:rsidRDefault="00DD16FF" w:rsidP="00DD16FF">
      <w:pPr>
        <w:spacing w:before="100" w:beforeAutospacing="1" w:after="100" w:afterAutospacing="1" w:line="240" w:lineRule="auto"/>
        <w:rPr>
          <w:ins w:id="2463" w:author="Unknown"/>
          <w:rFonts w:ascii="Roboto" w:eastAsia="Times New Roman" w:hAnsi="Roboto" w:cs="Times New Roman"/>
          <w:sz w:val="23"/>
          <w:szCs w:val="23"/>
          <w:lang w:eastAsia="en-IN"/>
        </w:rPr>
      </w:pPr>
      <w:ins w:id="2464" w:author="Unknown">
        <w:r w:rsidRPr="00DD16FF">
          <w:rPr>
            <w:rFonts w:ascii="Roboto" w:eastAsia="Times New Roman" w:hAnsi="Roboto" w:cs="Times New Roman"/>
            <w:sz w:val="23"/>
            <w:szCs w:val="23"/>
            <w:lang w:eastAsia="en-IN"/>
          </w:rPr>
          <w:t>Then let's update pip:</w:t>
        </w:r>
      </w:ins>
    </w:p>
    <w:p w:rsidR="00DD16FF" w:rsidRPr="00DD16FF" w:rsidRDefault="00DD16FF" w:rsidP="00DD16FF">
      <w:pPr>
        <w:spacing w:after="0" w:line="240" w:lineRule="auto"/>
        <w:rPr>
          <w:ins w:id="2465" w:author="Unknown"/>
          <w:rFonts w:ascii="Times New Roman" w:eastAsia="Times New Roman" w:hAnsi="Times New Roman" w:cs="Times New Roman"/>
          <w:sz w:val="24"/>
          <w:szCs w:val="24"/>
          <w:lang w:eastAsia="en-IN"/>
        </w:rPr>
      </w:pPr>
      <w:ins w:id="2466" w:author="Unknown">
        <w:r w:rsidRPr="00DD16FF">
          <w:rPr>
            <w:rFonts w:ascii="Courier New" w:eastAsia="Times New Roman" w:hAnsi="Courier New" w:cs="Courier New"/>
            <w:sz w:val="23"/>
            <w:szCs w:val="23"/>
            <w:lang w:eastAsia="en-IN"/>
          </w:rPr>
          <w:t>python3 -m pip install --upgrade pip</w:t>
        </w:r>
      </w:ins>
    </w:p>
    <w:p w:rsidR="00DD16FF" w:rsidRPr="00DD16FF" w:rsidRDefault="00DD16FF" w:rsidP="00DD16FF">
      <w:pPr>
        <w:spacing w:before="100" w:beforeAutospacing="1" w:after="100" w:afterAutospacing="1" w:line="240" w:lineRule="auto"/>
        <w:rPr>
          <w:ins w:id="2467" w:author="Unknown"/>
          <w:rFonts w:ascii="Roboto" w:eastAsia="Times New Roman" w:hAnsi="Roboto" w:cs="Times New Roman"/>
          <w:sz w:val="23"/>
          <w:szCs w:val="23"/>
          <w:lang w:eastAsia="en-IN"/>
        </w:rPr>
      </w:pPr>
      <w:ins w:id="2468" w:author="Unknown">
        <w:r w:rsidRPr="00DD16FF">
          <w:rPr>
            <w:rFonts w:ascii="Roboto" w:eastAsia="Times New Roman" w:hAnsi="Roboto" w:cs="Times New Roman"/>
            <w:sz w:val="23"/>
            <w:szCs w:val="23"/>
            <w:lang w:eastAsia="en-IN"/>
          </w:rPr>
          <w:t>Now we can install django and the tinymce app that we used so far:</w:t>
        </w:r>
      </w:ins>
    </w:p>
    <w:p w:rsidR="00DD16FF" w:rsidRPr="00DD16FF" w:rsidRDefault="00DD16FF" w:rsidP="00DD16FF">
      <w:pPr>
        <w:spacing w:after="0" w:line="240" w:lineRule="auto"/>
        <w:rPr>
          <w:ins w:id="2469" w:author="Unknown"/>
          <w:rFonts w:ascii="Times New Roman" w:eastAsia="Times New Roman" w:hAnsi="Times New Roman" w:cs="Times New Roman"/>
          <w:sz w:val="24"/>
          <w:szCs w:val="24"/>
          <w:lang w:eastAsia="en-IN"/>
        </w:rPr>
      </w:pPr>
      <w:ins w:id="2470" w:author="Unknown">
        <w:r w:rsidRPr="00DD16FF">
          <w:rPr>
            <w:rFonts w:ascii="Courier New" w:eastAsia="Times New Roman" w:hAnsi="Courier New" w:cs="Courier New"/>
            <w:sz w:val="23"/>
            <w:szCs w:val="23"/>
            <w:lang w:eastAsia="en-IN"/>
          </w:rPr>
          <w:t>python3 -m pip install django django-tinymce4-lite</w:t>
        </w:r>
      </w:ins>
    </w:p>
    <w:p w:rsidR="00DD16FF" w:rsidRPr="00DD16FF" w:rsidRDefault="00DD16FF" w:rsidP="00DD16FF">
      <w:pPr>
        <w:spacing w:before="100" w:beforeAutospacing="1" w:after="100" w:afterAutospacing="1" w:line="240" w:lineRule="auto"/>
        <w:rPr>
          <w:ins w:id="2471" w:author="Unknown"/>
          <w:rFonts w:ascii="Roboto" w:eastAsia="Times New Roman" w:hAnsi="Roboto" w:cs="Times New Roman"/>
          <w:sz w:val="23"/>
          <w:szCs w:val="23"/>
          <w:lang w:eastAsia="en-IN"/>
        </w:rPr>
      </w:pPr>
      <w:ins w:id="2472" w:author="Unknown">
        <w:r w:rsidRPr="00DD16FF">
          <w:rPr>
            <w:rFonts w:ascii="Roboto" w:eastAsia="Times New Roman" w:hAnsi="Roboto" w:cs="Times New Roman"/>
            <w:sz w:val="23"/>
            <w:szCs w:val="23"/>
            <w:lang w:eastAsia="en-IN"/>
          </w:rPr>
          <w:t>Now let's make our web dir:</w:t>
        </w:r>
      </w:ins>
    </w:p>
    <w:p w:rsidR="00DD16FF" w:rsidRPr="00DD16FF" w:rsidRDefault="00DD16FF" w:rsidP="00DD16FF">
      <w:pPr>
        <w:spacing w:after="0" w:line="240" w:lineRule="auto"/>
        <w:rPr>
          <w:ins w:id="2473" w:author="Unknown"/>
          <w:rFonts w:ascii="Times New Roman" w:eastAsia="Times New Roman" w:hAnsi="Times New Roman" w:cs="Times New Roman"/>
          <w:sz w:val="24"/>
          <w:szCs w:val="24"/>
          <w:lang w:eastAsia="en-IN"/>
        </w:rPr>
      </w:pPr>
      <w:proofErr w:type="gramStart"/>
      <w:ins w:id="2474" w:author="Unknown">
        <w:r w:rsidRPr="00DD16FF">
          <w:rPr>
            <w:rFonts w:ascii="Courier New" w:eastAsia="Times New Roman" w:hAnsi="Courier New" w:cs="Courier New"/>
            <w:sz w:val="23"/>
            <w:szCs w:val="23"/>
            <w:lang w:eastAsia="en-IN"/>
          </w:rPr>
          <w:t>mkdir</w:t>
        </w:r>
        <w:proofErr w:type="gramEnd"/>
        <w:r w:rsidRPr="00DD16FF">
          <w:rPr>
            <w:rFonts w:ascii="Courier New" w:eastAsia="Times New Roman" w:hAnsi="Courier New" w:cs="Courier New"/>
            <w:sz w:val="23"/>
            <w:szCs w:val="23"/>
            <w:lang w:eastAsia="en-IN"/>
          </w:rPr>
          <w:t xml:space="preserve"> /var/www</w:t>
        </w:r>
      </w:ins>
    </w:p>
    <w:p w:rsidR="00DD16FF" w:rsidRPr="00DD16FF" w:rsidRDefault="00DD16FF" w:rsidP="00DD16FF">
      <w:pPr>
        <w:spacing w:before="100" w:beforeAutospacing="1" w:after="100" w:afterAutospacing="1" w:line="240" w:lineRule="auto"/>
        <w:rPr>
          <w:ins w:id="2475" w:author="Unknown"/>
          <w:rFonts w:ascii="Roboto" w:eastAsia="Times New Roman" w:hAnsi="Roboto" w:cs="Times New Roman"/>
          <w:sz w:val="23"/>
          <w:szCs w:val="23"/>
          <w:lang w:eastAsia="en-IN"/>
        </w:rPr>
      </w:pPr>
      <w:ins w:id="2476" w:author="Unknown">
        <w:r w:rsidRPr="00DD16FF">
          <w:rPr>
            <w:rFonts w:ascii="Roboto" w:eastAsia="Times New Roman" w:hAnsi="Roboto" w:cs="Times New Roman"/>
            <w:sz w:val="23"/>
            <w:szCs w:val="23"/>
            <w:lang w:eastAsia="en-IN"/>
          </w:rPr>
          <w:t>Then change directory into that:</w:t>
        </w:r>
      </w:ins>
    </w:p>
    <w:p w:rsidR="00DD16FF" w:rsidRPr="00DD16FF" w:rsidRDefault="00DD16FF" w:rsidP="00DD16FF">
      <w:pPr>
        <w:spacing w:after="0" w:line="240" w:lineRule="auto"/>
        <w:rPr>
          <w:ins w:id="2477" w:author="Unknown"/>
          <w:rFonts w:ascii="Times New Roman" w:eastAsia="Times New Roman" w:hAnsi="Times New Roman" w:cs="Times New Roman"/>
          <w:sz w:val="24"/>
          <w:szCs w:val="24"/>
          <w:lang w:eastAsia="en-IN"/>
        </w:rPr>
      </w:pPr>
      <w:proofErr w:type="gramStart"/>
      <w:ins w:id="2478" w:author="Unknown">
        <w:r w:rsidRPr="00DD16FF">
          <w:rPr>
            <w:rFonts w:ascii="Courier New" w:eastAsia="Times New Roman" w:hAnsi="Courier New" w:cs="Courier New"/>
            <w:sz w:val="23"/>
            <w:szCs w:val="23"/>
            <w:lang w:eastAsia="en-IN"/>
          </w:rPr>
          <w:t>cd</w:t>
        </w:r>
        <w:proofErr w:type="gramEnd"/>
        <w:r w:rsidRPr="00DD16FF">
          <w:rPr>
            <w:rFonts w:ascii="Courier New" w:eastAsia="Times New Roman" w:hAnsi="Courier New" w:cs="Courier New"/>
            <w:sz w:val="23"/>
            <w:szCs w:val="23"/>
            <w:lang w:eastAsia="en-IN"/>
          </w:rPr>
          <w:t xml:space="preserve"> /var/www</w:t>
        </w:r>
      </w:ins>
    </w:p>
    <w:p w:rsidR="00DD16FF" w:rsidRPr="00DD16FF" w:rsidRDefault="00DD16FF" w:rsidP="00DD16FF">
      <w:pPr>
        <w:spacing w:before="100" w:beforeAutospacing="1" w:after="100" w:afterAutospacing="1" w:line="240" w:lineRule="auto"/>
        <w:rPr>
          <w:ins w:id="2479" w:author="Unknown"/>
          <w:rFonts w:ascii="Roboto" w:eastAsia="Times New Roman" w:hAnsi="Roboto" w:cs="Times New Roman"/>
          <w:sz w:val="23"/>
          <w:szCs w:val="23"/>
          <w:lang w:eastAsia="en-IN"/>
        </w:rPr>
      </w:pPr>
      <w:ins w:id="2480" w:author="Unknown">
        <w:r w:rsidRPr="00DD16FF">
          <w:rPr>
            <w:rFonts w:ascii="Roboto" w:eastAsia="Times New Roman" w:hAnsi="Roboto" w:cs="Times New Roman"/>
            <w:sz w:val="23"/>
            <w:szCs w:val="23"/>
            <w:lang w:eastAsia="en-IN"/>
          </w:rPr>
          <w:t>Now, let's make a quick demo django project to see how things work:</w:t>
        </w:r>
      </w:ins>
    </w:p>
    <w:p w:rsidR="00DD16FF" w:rsidRPr="00DD16FF" w:rsidRDefault="00DD16FF" w:rsidP="00DD16FF">
      <w:pPr>
        <w:spacing w:after="0" w:line="240" w:lineRule="auto"/>
        <w:rPr>
          <w:ins w:id="2481" w:author="Unknown"/>
          <w:rFonts w:ascii="Times New Roman" w:eastAsia="Times New Roman" w:hAnsi="Times New Roman" w:cs="Times New Roman"/>
          <w:sz w:val="24"/>
          <w:szCs w:val="24"/>
          <w:lang w:eastAsia="en-IN"/>
        </w:rPr>
      </w:pPr>
      <w:proofErr w:type="gramStart"/>
      <w:ins w:id="2482" w:author="Unknown">
        <w:r w:rsidRPr="00DD16FF">
          <w:rPr>
            <w:rFonts w:ascii="Courier New" w:eastAsia="Times New Roman" w:hAnsi="Courier New" w:cs="Courier New"/>
            <w:sz w:val="23"/>
            <w:szCs w:val="23"/>
            <w:lang w:eastAsia="en-IN"/>
          </w:rPr>
          <w:t>django-admin</w:t>
        </w:r>
        <w:proofErr w:type="gramEnd"/>
        <w:r w:rsidRPr="00DD16FF">
          <w:rPr>
            <w:rFonts w:ascii="Courier New" w:eastAsia="Times New Roman" w:hAnsi="Courier New" w:cs="Courier New"/>
            <w:sz w:val="23"/>
            <w:szCs w:val="23"/>
            <w:lang w:eastAsia="en-IN"/>
          </w:rPr>
          <w:t xml:space="preserve"> startproject mysite</w:t>
        </w:r>
      </w:ins>
    </w:p>
    <w:p w:rsidR="00DD16FF" w:rsidRPr="00DD16FF" w:rsidRDefault="00DD16FF" w:rsidP="00DD16FF">
      <w:pPr>
        <w:spacing w:before="100" w:beforeAutospacing="1" w:after="100" w:afterAutospacing="1" w:line="240" w:lineRule="auto"/>
        <w:rPr>
          <w:ins w:id="2483" w:author="Unknown"/>
          <w:rFonts w:ascii="Roboto" w:eastAsia="Times New Roman" w:hAnsi="Roboto" w:cs="Times New Roman"/>
          <w:sz w:val="23"/>
          <w:szCs w:val="23"/>
          <w:lang w:eastAsia="en-IN"/>
        </w:rPr>
      </w:pPr>
      <w:ins w:id="2484" w:author="Unknown">
        <w:r w:rsidRPr="00DD16FF">
          <w:rPr>
            <w:rFonts w:ascii="Roboto" w:eastAsia="Times New Roman" w:hAnsi="Roboto" w:cs="Times New Roman"/>
            <w:sz w:val="23"/>
            <w:szCs w:val="23"/>
            <w:lang w:eastAsia="en-IN"/>
          </w:rPr>
          <w:lastRenderedPageBreak/>
          <w:t>Change directory into that project:</w:t>
        </w:r>
      </w:ins>
    </w:p>
    <w:p w:rsidR="00DD16FF" w:rsidRPr="00DD16FF" w:rsidRDefault="00DD16FF" w:rsidP="00DD16FF">
      <w:pPr>
        <w:spacing w:after="0" w:line="240" w:lineRule="auto"/>
        <w:rPr>
          <w:ins w:id="2485" w:author="Unknown"/>
          <w:rFonts w:ascii="Times New Roman" w:eastAsia="Times New Roman" w:hAnsi="Times New Roman" w:cs="Times New Roman"/>
          <w:sz w:val="24"/>
          <w:szCs w:val="24"/>
          <w:lang w:eastAsia="en-IN"/>
        </w:rPr>
      </w:pPr>
      <w:proofErr w:type="gramStart"/>
      <w:ins w:id="2486" w:author="Unknown">
        <w:r w:rsidRPr="00DD16FF">
          <w:rPr>
            <w:rFonts w:ascii="Courier New" w:eastAsia="Times New Roman" w:hAnsi="Courier New" w:cs="Courier New"/>
            <w:sz w:val="23"/>
            <w:szCs w:val="23"/>
            <w:lang w:eastAsia="en-IN"/>
          </w:rPr>
          <w:t>cd</w:t>
        </w:r>
        <w:proofErr w:type="gramEnd"/>
        <w:r w:rsidRPr="00DD16FF">
          <w:rPr>
            <w:rFonts w:ascii="Courier New" w:eastAsia="Times New Roman" w:hAnsi="Courier New" w:cs="Courier New"/>
            <w:sz w:val="23"/>
            <w:szCs w:val="23"/>
            <w:lang w:eastAsia="en-IN"/>
          </w:rPr>
          <w:t xml:space="preserve"> mysite</w:t>
        </w:r>
      </w:ins>
    </w:p>
    <w:p w:rsidR="00DD16FF" w:rsidRPr="00DD16FF" w:rsidRDefault="00DD16FF" w:rsidP="00DD16FF">
      <w:pPr>
        <w:spacing w:before="100" w:beforeAutospacing="1" w:after="100" w:afterAutospacing="1" w:line="240" w:lineRule="auto"/>
        <w:rPr>
          <w:ins w:id="2487" w:author="Unknown"/>
          <w:rFonts w:ascii="Roboto" w:eastAsia="Times New Roman" w:hAnsi="Roboto" w:cs="Times New Roman"/>
          <w:sz w:val="23"/>
          <w:szCs w:val="23"/>
          <w:lang w:eastAsia="en-IN"/>
        </w:rPr>
      </w:pPr>
      <w:ins w:id="2488" w:author="Unknown">
        <w:r w:rsidRPr="00DD16FF">
          <w:rPr>
            <w:rFonts w:ascii="Roboto" w:eastAsia="Times New Roman" w:hAnsi="Roboto" w:cs="Times New Roman"/>
            <w:sz w:val="23"/>
            <w:szCs w:val="23"/>
            <w:lang w:eastAsia="en-IN"/>
          </w:rPr>
          <w:t>Next, we're going to edit the </w:t>
        </w:r>
        <w:r w:rsidRPr="00DD16FF">
          <w:rPr>
            <w:rFonts w:ascii="Courier New" w:eastAsia="Times New Roman" w:hAnsi="Courier New" w:cs="Courier New"/>
            <w:sz w:val="23"/>
            <w:szCs w:val="23"/>
            <w:lang w:eastAsia="en-IN"/>
          </w:rPr>
          <w:t>settings.py</w:t>
        </w:r>
        <w:r w:rsidRPr="00DD16FF">
          <w:rPr>
            <w:rFonts w:ascii="Roboto" w:eastAsia="Times New Roman" w:hAnsi="Roboto" w:cs="Times New Roman"/>
            <w:sz w:val="23"/>
            <w:szCs w:val="23"/>
            <w:lang w:eastAsia="en-IN"/>
          </w:rPr>
          <w:t> file, using the editor called </w:t>
        </w:r>
        <w:r w:rsidRPr="00DD16FF">
          <w:rPr>
            <w:rFonts w:ascii="Courier New" w:eastAsia="Times New Roman" w:hAnsi="Courier New" w:cs="Courier New"/>
            <w:sz w:val="23"/>
            <w:szCs w:val="23"/>
            <w:lang w:eastAsia="en-IN"/>
          </w:rPr>
          <w:t>nano</w:t>
        </w:r>
        <w:r w:rsidRPr="00DD16FF">
          <w:rPr>
            <w:rFonts w:ascii="Roboto" w:eastAsia="Times New Roman" w:hAnsi="Roboto" w:cs="Times New Roman"/>
            <w:sz w:val="23"/>
            <w:szCs w:val="23"/>
            <w:lang w:eastAsia="en-IN"/>
          </w:rPr>
          <w:t>.</w:t>
        </w:r>
      </w:ins>
    </w:p>
    <w:p w:rsidR="00DD16FF" w:rsidRPr="00DD16FF" w:rsidRDefault="00DD16FF" w:rsidP="00DD16FF">
      <w:pPr>
        <w:spacing w:after="0" w:line="240" w:lineRule="auto"/>
        <w:rPr>
          <w:ins w:id="2489" w:author="Unknown"/>
          <w:rFonts w:ascii="Times New Roman" w:eastAsia="Times New Roman" w:hAnsi="Times New Roman" w:cs="Times New Roman"/>
          <w:sz w:val="24"/>
          <w:szCs w:val="24"/>
          <w:lang w:eastAsia="en-IN"/>
        </w:rPr>
      </w:pPr>
      <w:proofErr w:type="gramStart"/>
      <w:ins w:id="2490" w:author="Unknown">
        <w:r w:rsidRPr="00DD16FF">
          <w:rPr>
            <w:rFonts w:ascii="Courier New" w:eastAsia="Times New Roman" w:hAnsi="Courier New" w:cs="Courier New"/>
            <w:sz w:val="23"/>
            <w:szCs w:val="23"/>
            <w:lang w:eastAsia="en-IN"/>
          </w:rPr>
          <w:t>nano</w:t>
        </w:r>
        <w:proofErr w:type="gramEnd"/>
        <w:r w:rsidRPr="00DD16FF">
          <w:rPr>
            <w:rFonts w:ascii="Courier New" w:eastAsia="Times New Roman" w:hAnsi="Courier New" w:cs="Courier New"/>
            <w:sz w:val="23"/>
            <w:szCs w:val="23"/>
            <w:lang w:eastAsia="en-IN"/>
          </w:rPr>
          <w:t xml:space="preserve"> mysite/settings.py</w:t>
        </w:r>
      </w:ins>
    </w:p>
    <w:p w:rsidR="00DD16FF" w:rsidRPr="00DD16FF" w:rsidRDefault="00DD16FF" w:rsidP="00DD16FF">
      <w:pPr>
        <w:spacing w:before="100" w:beforeAutospacing="1" w:after="100" w:afterAutospacing="1" w:line="240" w:lineRule="auto"/>
        <w:rPr>
          <w:ins w:id="2491" w:author="Unknown"/>
          <w:rFonts w:ascii="Roboto" w:eastAsia="Times New Roman" w:hAnsi="Roboto" w:cs="Times New Roman"/>
          <w:sz w:val="23"/>
          <w:szCs w:val="23"/>
          <w:lang w:eastAsia="en-IN"/>
        </w:rPr>
      </w:pPr>
      <w:ins w:id="2492" w:author="Unknown">
        <w:r w:rsidRPr="00DD16FF">
          <w:rPr>
            <w:rFonts w:ascii="Roboto" w:eastAsia="Times New Roman" w:hAnsi="Roboto" w:cs="Times New Roman"/>
            <w:sz w:val="23"/>
            <w:szCs w:val="23"/>
            <w:lang w:eastAsia="en-IN"/>
          </w:rPr>
          <w:t>The biggest thing is to turn off </w:t>
        </w:r>
        <w:r w:rsidRPr="00DD16FF">
          <w:rPr>
            <w:rFonts w:ascii="Courier New" w:eastAsia="Times New Roman" w:hAnsi="Courier New" w:cs="Courier New"/>
            <w:sz w:val="23"/>
            <w:szCs w:val="23"/>
            <w:lang w:eastAsia="en-IN"/>
          </w:rPr>
          <w:t>DEBUG</w:t>
        </w:r>
        <w:r w:rsidRPr="00DD16FF">
          <w:rPr>
            <w:rFonts w:ascii="Roboto" w:eastAsia="Times New Roman" w:hAnsi="Roboto" w:cs="Times New Roman"/>
            <w:sz w:val="23"/>
            <w:szCs w:val="23"/>
            <w:lang w:eastAsia="en-IN"/>
          </w:rPr>
          <w:t>, setting this to False.</w:t>
        </w:r>
      </w:ins>
    </w:p>
    <w:p w:rsidR="00DD16FF" w:rsidRPr="00DD16FF" w:rsidRDefault="00DD16FF" w:rsidP="00DD16FF">
      <w:pPr>
        <w:spacing w:before="100" w:beforeAutospacing="1" w:after="100" w:afterAutospacing="1" w:line="240" w:lineRule="auto"/>
        <w:rPr>
          <w:ins w:id="2493" w:author="Unknown"/>
          <w:rFonts w:ascii="Roboto" w:eastAsia="Times New Roman" w:hAnsi="Roboto" w:cs="Times New Roman"/>
          <w:sz w:val="23"/>
          <w:szCs w:val="23"/>
          <w:lang w:eastAsia="en-IN"/>
        </w:rPr>
      </w:pPr>
      <w:ins w:id="2494" w:author="Unknown">
        <w:r w:rsidRPr="00DD16FF">
          <w:rPr>
            <w:rFonts w:ascii="Roboto" w:eastAsia="Times New Roman" w:hAnsi="Roboto" w:cs="Times New Roman"/>
            <w:sz w:val="23"/>
            <w:szCs w:val="23"/>
            <w:lang w:eastAsia="en-IN"/>
          </w:rPr>
          <w:t xml:space="preserve">Next, we want to set the hostname. This might be your domain name, but, again, I am not going to get into pointing a domain name here. To do it, you'd make a domain name, point that domain name to linode's nameservers, </w:t>
        </w:r>
        <w:proofErr w:type="gramStart"/>
        <w:r w:rsidRPr="00DD16FF">
          <w:rPr>
            <w:rFonts w:ascii="Roboto" w:eastAsia="Times New Roman" w:hAnsi="Roboto" w:cs="Times New Roman"/>
            <w:sz w:val="23"/>
            <w:szCs w:val="23"/>
            <w:lang w:eastAsia="en-IN"/>
          </w:rPr>
          <w:t>then</w:t>
        </w:r>
        <w:proofErr w:type="gramEnd"/>
        <w:r w:rsidRPr="00DD16FF">
          <w:rPr>
            <w:rFonts w:ascii="Roboto" w:eastAsia="Times New Roman" w:hAnsi="Roboto" w:cs="Times New Roman"/>
            <w:sz w:val="23"/>
            <w:szCs w:val="23"/>
            <w:lang w:eastAsia="en-IN"/>
          </w:rPr>
          <w:t xml:space="preserve"> setup that domain to point to your linode on linode.com. That's the 1-sentence run down, should you want to do it! Linode, however, will give you a temporary domain name as well though. To find it, go to your </w:t>
        </w:r>
        <w:r w:rsidRPr="00DD16FF">
          <w:rPr>
            <w:rFonts w:ascii="Roboto" w:eastAsia="Times New Roman" w:hAnsi="Roboto" w:cs="Times New Roman"/>
            <w:sz w:val="23"/>
            <w:szCs w:val="23"/>
            <w:lang w:eastAsia="en-IN"/>
          </w:rPr>
          <w:fldChar w:fldCharType="begin"/>
        </w:r>
        <w:r w:rsidRPr="00DD16FF">
          <w:rPr>
            <w:rFonts w:ascii="Roboto" w:eastAsia="Times New Roman" w:hAnsi="Roboto" w:cs="Times New Roman"/>
            <w:sz w:val="23"/>
            <w:szCs w:val="23"/>
            <w:lang w:eastAsia="en-IN"/>
          </w:rPr>
          <w:instrText xml:space="preserve"> HYPERLINK "https://cloud.linode.com/linodes" \t "blank" </w:instrText>
        </w:r>
        <w:r w:rsidRPr="00DD16FF">
          <w:rPr>
            <w:rFonts w:ascii="Roboto" w:eastAsia="Times New Roman" w:hAnsi="Roboto" w:cs="Times New Roman"/>
            <w:sz w:val="23"/>
            <w:szCs w:val="23"/>
            <w:lang w:eastAsia="en-IN"/>
          </w:rPr>
          <w:fldChar w:fldCharType="separate"/>
        </w:r>
        <w:r w:rsidRPr="00DD16FF">
          <w:rPr>
            <w:rFonts w:ascii="Roboto" w:eastAsia="Times New Roman" w:hAnsi="Roboto" w:cs="Times New Roman"/>
            <w:color w:val="039BE5"/>
            <w:sz w:val="23"/>
            <w:szCs w:val="23"/>
            <w:lang w:eastAsia="en-IN"/>
          </w:rPr>
          <w:t>Linodes section</w:t>
        </w:r>
        <w:r w:rsidRPr="00DD16FF">
          <w:rPr>
            <w:rFonts w:ascii="Roboto" w:eastAsia="Times New Roman" w:hAnsi="Roboto" w:cs="Times New Roman"/>
            <w:sz w:val="23"/>
            <w:szCs w:val="23"/>
            <w:lang w:eastAsia="en-IN"/>
          </w:rPr>
          <w:fldChar w:fldCharType="end"/>
        </w:r>
        <w:r w:rsidRPr="00DD16FF">
          <w:rPr>
            <w:rFonts w:ascii="Roboto" w:eastAsia="Times New Roman" w:hAnsi="Roboto" w:cs="Times New Roman"/>
            <w:sz w:val="23"/>
            <w:szCs w:val="23"/>
            <w:lang w:eastAsia="en-IN"/>
          </w:rPr>
          <w:t> and click on your new linode. From here, go to the networking tab, and there you will find your hostname:</w:t>
        </w:r>
      </w:ins>
    </w:p>
    <w:p w:rsidR="00DD16FF" w:rsidRPr="00DD16FF" w:rsidRDefault="00DD16FF" w:rsidP="00DD16FF">
      <w:pPr>
        <w:spacing w:after="0" w:line="240" w:lineRule="auto"/>
        <w:rPr>
          <w:ins w:id="2495"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139940" cy="4572000"/>
            <wp:effectExtent l="0" t="0" r="3810" b="0"/>
            <wp:docPr id="27" name="Picture 27"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ython tutoria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39940" cy="457200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2496" w:author="Unknown"/>
          <w:rFonts w:ascii="Roboto" w:eastAsia="Times New Roman" w:hAnsi="Roboto" w:cs="Times New Roman"/>
          <w:sz w:val="23"/>
          <w:szCs w:val="23"/>
          <w:lang w:eastAsia="en-IN"/>
        </w:rPr>
      </w:pPr>
      <w:ins w:id="2497" w:author="Unknown">
        <w:r w:rsidRPr="00DD16FF">
          <w:rPr>
            <w:rFonts w:ascii="Roboto" w:eastAsia="Times New Roman" w:hAnsi="Roboto" w:cs="Times New Roman"/>
            <w:sz w:val="23"/>
            <w:szCs w:val="23"/>
            <w:lang w:eastAsia="en-IN"/>
          </w:rPr>
          <w:t>So mine is </w:t>
        </w:r>
        <w:r w:rsidRPr="00DD16FF">
          <w:rPr>
            <w:rFonts w:ascii="Courier New" w:eastAsia="Times New Roman" w:hAnsi="Courier New" w:cs="Courier New"/>
            <w:sz w:val="23"/>
            <w:szCs w:val="23"/>
            <w:lang w:eastAsia="en-IN"/>
          </w:rPr>
          <w:t>li418-101.members.linode.com</w:t>
        </w:r>
      </w:ins>
    </w:p>
    <w:p w:rsidR="00DD16FF" w:rsidRPr="00DD16FF" w:rsidRDefault="00DD16FF" w:rsidP="00DD16FF">
      <w:pPr>
        <w:spacing w:before="100" w:beforeAutospacing="1" w:after="100" w:afterAutospacing="1" w:line="240" w:lineRule="auto"/>
        <w:rPr>
          <w:ins w:id="2498" w:author="Unknown"/>
          <w:rFonts w:ascii="Roboto" w:eastAsia="Times New Roman" w:hAnsi="Roboto" w:cs="Times New Roman"/>
          <w:sz w:val="23"/>
          <w:szCs w:val="23"/>
          <w:lang w:eastAsia="en-IN"/>
        </w:rPr>
      </w:pPr>
      <w:ins w:id="2499" w:author="Unknown">
        <w:r w:rsidRPr="00DD16FF">
          <w:rPr>
            <w:rFonts w:ascii="Roboto" w:eastAsia="Times New Roman" w:hAnsi="Roboto" w:cs="Times New Roman"/>
            <w:sz w:val="23"/>
            <w:szCs w:val="23"/>
            <w:lang w:eastAsia="en-IN"/>
          </w:rPr>
          <w:t>Back into our </w:t>
        </w:r>
        <w:r w:rsidRPr="00DD16FF">
          <w:rPr>
            <w:rFonts w:ascii="Courier New" w:eastAsia="Times New Roman" w:hAnsi="Courier New" w:cs="Courier New"/>
            <w:sz w:val="23"/>
            <w:szCs w:val="23"/>
            <w:lang w:eastAsia="en-IN"/>
          </w:rPr>
          <w:t>settings.py</w:t>
        </w:r>
        <w:r w:rsidRPr="00DD16FF">
          <w:rPr>
            <w:rFonts w:ascii="Roboto" w:eastAsia="Times New Roman" w:hAnsi="Roboto" w:cs="Times New Roman"/>
            <w:sz w:val="23"/>
            <w:szCs w:val="23"/>
            <w:lang w:eastAsia="en-IN"/>
          </w:rPr>
          <w:t>, I will paste that into my </w:t>
        </w:r>
        <w:r w:rsidRPr="00DD16FF">
          <w:rPr>
            <w:rFonts w:ascii="Courier New" w:eastAsia="Times New Roman" w:hAnsi="Courier New" w:cs="Courier New"/>
            <w:sz w:val="23"/>
            <w:szCs w:val="23"/>
            <w:lang w:eastAsia="en-IN"/>
          </w:rPr>
          <w:t>ALLOWED_HOSTS</w:t>
        </w:r>
        <w:r w:rsidRPr="00DD16FF">
          <w:rPr>
            <w:rFonts w:ascii="Roboto" w:eastAsia="Times New Roman" w:hAnsi="Roboto" w:cs="Times New Roman"/>
            <w:sz w:val="23"/>
            <w:szCs w:val="23"/>
            <w:lang w:eastAsia="en-IN"/>
          </w:rPr>
          <w:t> list:</w:t>
        </w:r>
      </w:ins>
    </w:p>
    <w:p w:rsidR="00DD16FF" w:rsidRPr="00DD16FF" w:rsidRDefault="00DD16FF" w:rsidP="00DD16FF">
      <w:pPr>
        <w:spacing w:after="0" w:line="240" w:lineRule="auto"/>
        <w:rPr>
          <w:ins w:id="2500" w:author="Unknown"/>
          <w:rFonts w:ascii="Times New Roman" w:eastAsia="Times New Roman" w:hAnsi="Times New Roman" w:cs="Times New Roman"/>
          <w:sz w:val="24"/>
          <w:szCs w:val="24"/>
          <w:lang w:eastAsia="en-IN"/>
        </w:rPr>
      </w:pPr>
      <w:ins w:id="2501" w:author="Unknown">
        <w:r w:rsidRPr="00DD16FF">
          <w:rPr>
            <w:rFonts w:ascii="Courier New" w:eastAsia="Times New Roman" w:hAnsi="Courier New" w:cs="Courier New"/>
            <w:sz w:val="23"/>
            <w:szCs w:val="23"/>
            <w:lang w:eastAsia="en-IN"/>
          </w:rPr>
          <w:t>ALLOWED_HOSTS = ["li418-101.members.linode.com"]</w:t>
        </w:r>
      </w:ins>
    </w:p>
    <w:p w:rsidR="00DD16FF" w:rsidRPr="00DD16FF" w:rsidRDefault="00DD16FF" w:rsidP="00DD16FF">
      <w:pPr>
        <w:spacing w:before="100" w:beforeAutospacing="1" w:after="100" w:afterAutospacing="1" w:line="240" w:lineRule="auto"/>
        <w:rPr>
          <w:ins w:id="2502" w:author="Unknown"/>
          <w:rFonts w:ascii="Roboto" w:eastAsia="Times New Roman" w:hAnsi="Roboto" w:cs="Times New Roman"/>
          <w:sz w:val="23"/>
          <w:szCs w:val="23"/>
          <w:lang w:eastAsia="en-IN"/>
        </w:rPr>
      </w:pPr>
      <w:ins w:id="2503" w:author="Unknown">
        <w:r w:rsidRPr="00DD16FF">
          <w:rPr>
            <w:rFonts w:ascii="Roboto" w:eastAsia="Times New Roman" w:hAnsi="Roboto" w:cs="Times New Roman"/>
            <w:sz w:val="23"/>
            <w:szCs w:val="23"/>
            <w:lang w:eastAsia="en-IN"/>
          </w:rPr>
          <w:lastRenderedPageBreak/>
          <w:t>Now, </w:t>
        </w:r>
        <w:r w:rsidRPr="00DD16FF">
          <w:rPr>
            <w:rFonts w:ascii="Courier New" w:eastAsia="Times New Roman" w:hAnsi="Courier New" w:cs="Courier New"/>
            <w:sz w:val="23"/>
            <w:szCs w:val="23"/>
            <w:lang w:eastAsia="en-IN"/>
          </w:rPr>
          <w:t>control+x</w:t>
        </w:r>
        <w:r w:rsidRPr="00DD16FF">
          <w:rPr>
            <w:rFonts w:ascii="Roboto" w:eastAsia="Times New Roman" w:hAnsi="Roboto" w:cs="Times New Roman"/>
            <w:sz w:val="23"/>
            <w:szCs w:val="23"/>
            <w:lang w:eastAsia="en-IN"/>
          </w:rPr>
          <w:t> to exit, </w:t>
        </w:r>
        <w:r w:rsidRPr="00DD16FF">
          <w:rPr>
            <w:rFonts w:ascii="Courier New" w:eastAsia="Times New Roman" w:hAnsi="Courier New" w:cs="Courier New"/>
            <w:sz w:val="23"/>
            <w:szCs w:val="23"/>
            <w:lang w:eastAsia="en-IN"/>
          </w:rPr>
          <w:t>y</w:t>
        </w:r>
        <w:r w:rsidRPr="00DD16FF">
          <w:rPr>
            <w:rFonts w:ascii="Roboto" w:eastAsia="Times New Roman" w:hAnsi="Roboto" w:cs="Times New Roman"/>
            <w:sz w:val="23"/>
            <w:szCs w:val="23"/>
            <w:lang w:eastAsia="en-IN"/>
          </w:rPr>
          <w:t> to save, </w:t>
        </w:r>
        <w:r w:rsidRPr="00DD16FF">
          <w:rPr>
            <w:rFonts w:ascii="Courier New" w:eastAsia="Times New Roman" w:hAnsi="Courier New" w:cs="Courier New"/>
            <w:sz w:val="23"/>
            <w:szCs w:val="23"/>
            <w:lang w:eastAsia="en-IN"/>
          </w:rPr>
          <w:t>enter</w:t>
        </w:r>
        <w:r w:rsidRPr="00DD16FF">
          <w:rPr>
            <w:rFonts w:ascii="Roboto" w:eastAsia="Times New Roman" w:hAnsi="Roboto" w:cs="Times New Roman"/>
            <w:sz w:val="23"/>
            <w:szCs w:val="23"/>
            <w:lang w:eastAsia="en-IN"/>
          </w:rPr>
          <w:t> to keep the filename.</w:t>
        </w:r>
      </w:ins>
    </w:p>
    <w:p w:rsidR="00DD16FF" w:rsidRPr="00DD16FF" w:rsidRDefault="00DD16FF" w:rsidP="00DD16FF">
      <w:pPr>
        <w:spacing w:before="100" w:beforeAutospacing="1" w:after="100" w:afterAutospacing="1" w:line="240" w:lineRule="auto"/>
        <w:rPr>
          <w:ins w:id="2504" w:author="Unknown"/>
          <w:rFonts w:ascii="Roboto" w:eastAsia="Times New Roman" w:hAnsi="Roboto" w:cs="Times New Roman"/>
          <w:sz w:val="23"/>
          <w:szCs w:val="23"/>
          <w:lang w:eastAsia="en-IN"/>
        </w:rPr>
      </w:pPr>
      <w:ins w:id="2505" w:author="Unknown">
        <w:r w:rsidRPr="00DD16FF">
          <w:rPr>
            <w:rFonts w:ascii="Roboto" w:eastAsia="Times New Roman" w:hAnsi="Roboto" w:cs="Times New Roman"/>
            <w:sz w:val="23"/>
            <w:szCs w:val="23"/>
            <w:lang w:eastAsia="en-IN"/>
          </w:rPr>
          <w:t>Next, we will make a quick app to test to make sure the basic Django installation works. The one we saw before when we just made a project and ran it was based on </w:t>
        </w:r>
        <w:r w:rsidRPr="00DD16FF">
          <w:rPr>
            <w:rFonts w:ascii="Courier New" w:eastAsia="Times New Roman" w:hAnsi="Courier New" w:cs="Courier New"/>
            <w:sz w:val="23"/>
            <w:szCs w:val="23"/>
            <w:lang w:eastAsia="en-IN"/>
          </w:rPr>
          <w:t>DEBUG</w:t>
        </w:r>
        <w:r w:rsidRPr="00DD16FF">
          <w:rPr>
            <w:rFonts w:ascii="Roboto" w:eastAsia="Times New Roman" w:hAnsi="Roboto" w:cs="Times New Roman"/>
            <w:sz w:val="23"/>
            <w:szCs w:val="23"/>
            <w:lang w:eastAsia="en-IN"/>
          </w:rPr>
          <w:t> being set to true. We'd still like to know if things are working though, so a quick app will do!</w:t>
        </w:r>
      </w:ins>
    </w:p>
    <w:p w:rsidR="00DD16FF" w:rsidRPr="00DD16FF" w:rsidRDefault="00DD16FF" w:rsidP="00DD16FF">
      <w:pPr>
        <w:spacing w:after="0" w:line="240" w:lineRule="auto"/>
        <w:rPr>
          <w:ins w:id="2506" w:author="Unknown"/>
          <w:rFonts w:ascii="Times New Roman" w:eastAsia="Times New Roman" w:hAnsi="Times New Roman" w:cs="Times New Roman"/>
          <w:sz w:val="24"/>
          <w:szCs w:val="24"/>
          <w:lang w:eastAsia="en-IN"/>
        </w:rPr>
      </w:pPr>
      <w:ins w:id="2507" w:author="Unknown">
        <w:r w:rsidRPr="00DD16FF">
          <w:rPr>
            <w:rFonts w:ascii="Courier New" w:eastAsia="Times New Roman" w:hAnsi="Courier New" w:cs="Courier New"/>
            <w:sz w:val="23"/>
            <w:szCs w:val="23"/>
            <w:lang w:eastAsia="en-IN"/>
          </w:rPr>
          <w:t>python3 manage.py startapp it_works</w:t>
        </w:r>
      </w:ins>
    </w:p>
    <w:p w:rsidR="00DD16FF" w:rsidRPr="00DD16FF" w:rsidRDefault="00DD16FF" w:rsidP="00DD16FF">
      <w:pPr>
        <w:spacing w:before="100" w:beforeAutospacing="1" w:after="100" w:afterAutospacing="1" w:line="240" w:lineRule="auto"/>
        <w:rPr>
          <w:ins w:id="2508" w:author="Unknown"/>
          <w:rFonts w:ascii="Roboto" w:eastAsia="Times New Roman" w:hAnsi="Roboto" w:cs="Times New Roman"/>
          <w:sz w:val="23"/>
          <w:szCs w:val="23"/>
          <w:lang w:eastAsia="en-IN"/>
        </w:rPr>
      </w:pPr>
      <w:ins w:id="2509" w:author="Unknown">
        <w:r w:rsidRPr="00DD16FF">
          <w:rPr>
            <w:rFonts w:ascii="Roboto" w:eastAsia="Times New Roman" w:hAnsi="Roboto" w:cs="Times New Roman"/>
            <w:sz w:val="23"/>
            <w:szCs w:val="23"/>
            <w:lang w:eastAsia="en-IN"/>
          </w:rPr>
          <w:t>Then we will point our main/urls.py to this app:</w:t>
        </w:r>
      </w:ins>
    </w:p>
    <w:p w:rsidR="00DD16FF" w:rsidRPr="00DD16FF" w:rsidRDefault="00DD16FF" w:rsidP="00DD16FF">
      <w:pPr>
        <w:spacing w:after="0" w:line="240" w:lineRule="auto"/>
        <w:rPr>
          <w:ins w:id="2510" w:author="Unknown"/>
          <w:rFonts w:ascii="Times New Roman" w:eastAsia="Times New Roman" w:hAnsi="Times New Roman" w:cs="Times New Roman"/>
          <w:sz w:val="24"/>
          <w:szCs w:val="24"/>
          <w:lang w:eastAsia="en-IN"/>
        </w:rPr>
      </w:pPr>
      <w:proofErr w:type="gramStart"/>
      <w:ins w:id="2511" w:author="Unknown">
        <w:r w:rsidRPr="00DD16FF">
          <w:rPr>
            <w:rFonts w:ascii="Courier New" w:eastAsia="Times New Roman" w:hAnsi="Courier New" w:cs="Courier New"/>
            <w:sz w:val="23"/>
            <w:szCs w:val="23"/>
            <w:lang w:eastAsia="en-IN"/>
          </w:rPr>
          <w:t>nano</w:t>
        </w:r>
        <w:proofErr w:type="gramEnd"/>
        <w:r w:rsidRPr="00DD16FF">
          <w:rPr>
            <w:rFonts w:ascii="Courier New" w:eastAsia="Times New Roman" w:hAnsi="Courier New" w:cs="Courier New"/>
            <w:sz w:val="23"/>
            <w:szCs w:val="23"/>
            <w:lang w:eastAsia="en-IN"/>
          </w:rPr>
          <w:t xml:space="preserve"> mysite/urls.py</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12" w:author="Unknown"/>
          <w:rFonts w:ascii="Courier New" w:eastAsia="Times New Roman" w:hAnsi="Courier New" w:cs="Courier New"/>
          <w:color w:val="000000"/>
          <w:sz w:val="23"/>
          <w:szCs w:val="23"/>
          <w:lang w:eastAsia="en-IN"/>
        </w:rPr>
      </w:pPr>
      <w:proofErr w:type="gramStart"/>
      <w:ins w:id="2513"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contrib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admin</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14" w:author="Unknown"/>
          <w:rFonts w:ascii="Courier New" w:eastAsia="Times New Roman" w:hAnsi="Courier New" w:cs="Courier New"/>
          <w:color w:val="000000"/>
          <w:sz w:val="23"/>
          <w:szCs w:val="23"/>
          <w:lang w:eastAsia="en-IN"/>
        </w:rPr>
      </w:pPr>
      <w:proofErr w:type="gramStart"/>
      <w:ins w:id="2515"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urls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path</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include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16"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17" w:author="Unknown"/>
          <w:rFonts w:ascii="Courier New" w:eastAsia="Times New Roman" w:hAnsi="Courier New" w:cs="Courier New"/>
          <w:color w:val="000000"/>
          <w:sz w:val="23"/>
          <w:szCs w:val="23"/>
          <w:lang w:eastAsia="en-IN"/>
        </w:rPr>
      </w:pPr>
      <w:proofErr w:type="gramStart"/>
      <w:ins w:id="2518" w:author="Unknown">
        <w:r w:rsidRPr="00DD16FF">
          <w:rPr>
            <w:rFonts w:ascii="Courier New" w:eastAsia="Times New Roman" w:hAnsi="Courier New" w:cs="Courier New"/>
            <w:color w:val="000000"/>
            <w:sz w:val="23"/>
            <w:szCs w:val="23"/>
            <w:lang w:eastAsia="en-IN"/>
          </w:rPr>
          <w:t>urlpatterns</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19" w:author="Unknown"/>
          <w:rFonts w:ascii="Courier New" w:eastAsia="Times New Roman" w:hAnsi="Courier New" w:cs="Courier New"/>
          <w:color w:val="000000"/>
          <w:sz w:val="23"/>
          <w:szCs w:val="23"/>
          <w:lang w:eastAsia="en-IN"/>
        </w:rPr>
      </w:pPr>
      <w:ins w:id="252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include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'it_works.urls'</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21" w:author="Unknown"/>
          <w:rFonts w:ascii="Courier New" w:eastAsia="Times New Roman" w:hAnsi="Courier New" w:cs="Courier New"/>
          <w:color w:val="000000"/>
          <w:sz w:val="23"/>
          <w:szCs w:val="23"/>
          <w:lang w:eastAsia="en-IN"/>
        </w:rPr>
      </w:pPr>
      <w:ins w:id="252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'admin/'</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admin</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site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urls</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23" w:author="Unknown"/>
          <w:rFonts w:ascii="Courier New" w:eastAsia="Times New Roman" w:hAnsi="Courier New" w:cs="Courier New"/>
          <w:sz w:val="23"/>
          <w:szCs w:val="23"/>
          <w:lang w:eastAsia="en-IN"/>
        </w:rPr>
      </w:pPr>
      <w:ins w:id="2524" w:author="Unknown">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525" w:author="Unknown"/>
          <w:rFonts w:ascii="Roboto" w:eastAsia="Times New Roman" w:hAnsi="Roboto" w:cs="Times New Roman"/>
          <w:sz w:val="23"/>
          <w:szCs w:val="23"/>
          <w:lang w:eastAsia="en-IN"/>
        </w:rPr>
      </w:pPr>
      <w:ins w:id="2526" w:author="Unknown">
        <w:r w:rsidRPr="00DD16FF">
          <w:rPr>
            <w:rFonts w:ascii="Roboto" w:eastAsia="Times New Roman" w:hAnsi="Roboto" w:cs="Times New Roman"/>
            <w:sz w:val="23"/>
            <w:szCs w:val="23"/>
            <w:lang w:eastAsia="en-IN"/>
          </w:rPr>
          <w:t>Exit and save (ctrl+x, y, enter). Now we have to make that urls.py:</w:t>
        </w:r>
      </w:ins>
    </w:p>
    <w:p w:rsidR="00DD16FF" w:rsidRPr="00DD16FF" w:rsidRDefault="00DD16FF" w:rsidP="00DD16FF">
      <w:pPr>
        <w:spacing w:after="0" w:line="240" w:lineRule="auto"/>
        <w:rPr>
          <w:ins w:id="2527" w:author="Unknown"/>
          <w:rFonts w:ascii="Times New Roman" w:eastAsia="Times New Roman" w:hAnsi="Times New Roman" w:cs="Times New Roman"/>
          <w:sz w:val="24"/>
          <w:szCs w:val="24"/>
          <w:lang w:eastAsia="en-IN"/>
        </w:rPr>
      </w:pPr>
      <w:proofErr w:type="gramStart"/>
      <w:ins w:id="2528" w:author="Unknown">
        <w:r w:rsidRPr="00DD16FF">
          <w:rPr>
            <w:rFonts w:ascii="Courier New" w:eastAsia="Times New Roman" w:hAnsi="Courier New" w:cs="Courier New"/>
            <w:sz w:val="23"/>
            <w:szCs w:val="23"/>
            <w:lang w:eastAsia="en-IN"/>
          </w:rPr>
          <w:t>nano</w:t>
        </w:r>
        <w:proofErr w:type="gramEnd"/>
        <w:r w:rsidRPr="00DD16FF">
          <w:rPr>
            <w:rFonts w:ascii="Courier New" w:eastAsia="Times New Roman" w:hAnsi="Courier New" w:cs="Courier New"/>
            <w:sz w:val="23"/>
            <w:szCs w:val="23"/>
            <w:lang w:eastAsia="en-IN"/>
          </w:rPr>
          <w:t xml:space="preserve"> it_works/urls.py</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29" w:author="Unknown"/>
          <w:rFonts w:ascii="Courier New" w:eastAsia="Times New Roman" w:hAnsi="Courier New" w:cs="Courier New"/>
          <w:color w:val="000000"/>
          <w:sz w:val="23"/>
          <w:szCs w:val="23"/>
          <w:lang w:eastAsia="en-IN"/>
        </w:rPr>
      </w:pPr>
      <w:proofErr w:type="gramStart"/>
      <w:ins w:id="2530"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urls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path</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31" w:author="Unknown"/>
          <w:rFonts w:ascii="Courier New" w:eastAsia="Times New Roman" w:hAnsi="Courier New" w:cs="Courier New"/>
          <w:color w:val="000000"/>
          <w:sz w:val="23"/>
          <w:szCs w:val="23"/>
          <w:lang w:eastAsia="en-IN"/>
        </w:rPr>
      </w:pPr>
      <w:proofErr w:type="gramStart"/>
      <w:ins w:id="2532" w:author="Unknown">
        <w:r w:rsidRPr="00DD16FF">
          <w:rPr>
            <w:rFonts w:ascii="Courier New" w:eastAsia="Times New Roman" w:hAnsi="Courier New" w:cs="Courier New"/>
            <w:color w:val="000088"/>
            <w:sz w:val="23"/>
            <w:szCs w:val="23"/>
            <w:lang w:eastAsia="en-IN"/>
          </w:rPr>
          <w:t>from</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import</w:t>
        </w:r>
        <w:proofErr w:type="gramEnd"/>
        <w:r w:rsidRPr="00DD16FF">
          <w:rPr>
            <w:rFonts w:ascii="Courier New" w:eastAsia="Times New Roman" w:hAnsi="Courier New" w:cs="Courier New"/>
            <w:color w:val="000000"/>
            <w:sz w:val="23"/>
            <w:szCs w:val="23"/>
            <w:lang w:eastAsia="en-IN"/>
          </w:rPr>
          <w:t xml:space="preserve"> views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33"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34" w:author="Unknown"/>
          <w:rFonts w:ascii="Courier New" w:eastAsia="Times New Roman" w:hAnsi="Courier New" w:cs="Courier New"/>
          <w:color w:val="000000"/>
          <w:sz w:val="23"/>
          <w:szCs w:val="23"/>
          <w:lang w:eastAsia="en-IN"/>
        </w:rPr>
      </w:pPr>
      <w:ins w:id="2535" w:author="Unknown">
        <w:r w:rsidRPr="00DD16FF">
          <w:rPr>
            <w:rFonts w:ascii="Courier New" w:eastAsia="Times New Roman" w:hAnsi="Courier New" w:cs="Courier New"/>
            <w:color w:val="000000"/>
            <w:sz w:val="23"/>
            <w:szCs w:val="23"/>
            <w:lang w:eastAsia="en-IN"/>
          </w:rPr>
          <w:t xml:space="preserve">app_name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'it_works'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36"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37" w:author="Unknown"/>
          <w:rFonts w:ascii="Courier New" w:eastAsia="Times New Roman" w:hAnsi="Courier New" w:cs="Courier New"/>
          <w:color w:val="000000"/>
          <w:sz w:val="23"/>
          <w:szCs w:val="23"/>
          <w:lang w:eastAsia="en-IN"/>
        </w:rPr>
      </w:pPr>
      <w:proofErr w:type="gramStart"/>
      <w:ins w:id="2538" w:author="Unknown">
        <w:r w:rsidRPr="00DD16FF">
          <w:rPr>
            <w:rFonts w:ascii="Courier New" w:eastAsia="Times New Roman" w:hAnsi="Courier New" w:cs="Courier New"/>
            <w:color w:val="000000"/>
            <w:sz w:val="23"/>
            <w:szCs w:val="23"/>
            <w:lang w:eastAsia="en-IN"/>
          </w:rPr>
          <w:t>urlpatterns</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39" w:author="Unknown"/>
          <w:rFonts w:ascii="Courier New" w:eastAsia="Times New Roman" w:hAnsi="Courier New" w:cs="Courier New"/>
          <w:color w:val="000000"/>
          <w:sz w:val="23"/>
          <w:szCs w:val="23"/>
          <w:lang w:eastAsia="en-IN"/>
        </w:rPr>
      </w:pPr>
      <w:ins w:id="254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homepage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"homepage"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41" w:author="Unknown"/>
          <w:rFonts w:ascii="Courier New" w:eastAsia="Times New Roman" w:hAnsi="Courier New" w:cs="Courier New"/>
          <w:sz w:val="23"/>
          <w:szCs w:val="23"/>
          <w:lang w:eastAsia="en-IN"/>
        </w:rPr>
      </w:pPr>
      <w:ins w:id="2542" w:author="Unknown">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after="0" w:line="240" w:lineRule="auto"/>
        <w:rPr>
          <w:ins w:id="2543" w:author="Unknown"/>
          <w:rFonts w:ascii="Times New Roman" w:eastAsia="Times New Roman" w:hAnsi="Times New Roman" w:cs="Times New Roman"/>
          <w:sz w:val="24"/>
          <w:szCs w:val="24"/>
          <w:lang w:eastAsia="en-IN"/>
        </w:rPr>
      </w:pPr>
      <w:proofErr w:type="gramStart"/>
      <w:ins w:id="2544" w:author="Unknown">
        <w:r w:rsidRPr="00DD16FF">
          <w:rPr>
            <w:rFonts w:ascii="Courier New" w:eastAsia="Times New Roman" w:hAnsi="Courier New" w:cs="Courier New"/>
            <w:sz w:val="23"/>
            <w:szCs w:val="23"/>
            <w:lang w:eastAsia="en-IN"/>
          </w:rPr>
          <w:t>nano</w:t>
        </w:r>
        <w:proofErr w:type="gramEnd"/>
        <w:r w:rsidRPr="00DD16FF">
          <w:rPr>
            <w:rFonts w:ascii="Courier New" w:eastAsia="Times New Roman" w:hAnsi="Courier New" w:cs="Courier New"/>
            <w:sz w:val="23"/>
            <w:szCs w:val="23"/>
            <w:lang w:eastAsia="en-IN"/>
          </w:rPr>
          <w:t xml:space="preserve"> it_works/views.py</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45" w:author="Unknown"/>
          <w:rFonts w:ascii="Courier New" w:eastAsia="Times New Roman" w:hAnsi="Courier New" w:cs="Courier New"/>
          <w:color w:val="000000"/>
          <w:sz w:val="23"/>
          <w:szCs w:val="23"/>
          <w:lang w:eastAsia="en-IN"/>
        </w:rPr>
      </w:pPr>
      <w:proofErr w:type="gramStart"/>
      <w:ins w:id="2546"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http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HttpResponse</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47" w:author="Unknown"/>
          <w:rFonts w:ascii="Courier New" w:eastAsia="Times New Roman" w:hAnsi="Courier New" w:cs="Courier New"/>
          <w:color w:val="000000"/>
          <w:sz w:val="23"/>
          <w:szCs w:val="23"/>
          <w:lang w:eastAsia="en-IN"/>
        </w:rPr>
      </w:pPr>
      <w:proofErr w:type="gramStart"/>
      <w:ins w:id="2548" w:author="Unknown">
        <w:r w:rsidRPr="00DD16FF">
          <w:rPr>
            <w:rFonts w:ascii="Courier New" w:eastAsia="Times New Roman" w:hAnsi="Courier New" w:cs="Courier New"/>
            <w:color w:val="000088"/>
            <w:sz w:val="23"/>
            <w:szCs w:val="23"/>
            <w:lang w:eastAsia="en-IN"/>
          </w:rPr>
          <w:t>def</w:t>
        </w:r>
        <w:proofErr w:type="gramEnd"/>
        <w:r w:rsidRPr="00DD16FF">
          <w:rPr>
            <w:rFonts w:ascii="Courier New" w:eastAsia="Times New Roman" w:hAnsi="Courier New" w:cs="Courier New"/>
            <w:color w:val="000000"/>
            <w:sz w:val="23"/>
            <w:szCs w:val="23"/>
            <w:lang w:eastAsia="en-IN"/>
          </w:rPr>
          <w:t xml:space="preserve"> homepage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request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49" w:author="Unknown"/>
          <w:rFonts w:ascii="Courier New" w:eastAsia="Times New Roman" w:hAnsi="Courier New" w:cs="Courier New"/>
          <w:sz w:val="23"/>
          <w:szCs w:val="23"/>
          <w:lang w:eastAsia="en-IN"/>
        </w:rPr>
      </w:pPr>
      <w:ins w:id="255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return</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HttpResponse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"It works! (</w:t>
        </w:r>
        <w:proofErr w:type="gramStart"/>
        <w:r w:rsidRPr="00DD16FF">
          <w:rPr>
            <w:rFonts w:ascii="Courier New" w:eastAsia="Times New Roman" w:hAnsi="Courier New" w:cs="Courier New"/>
            <w:color w:val="008800"/>
            <w:sz w:val="23"/>
            <w:szCs w:val="23"/>
            <w:lang w:eastAsia="en-IN"/>
          </w:rPr>
          <w:t>served</w:t>
        </w:r>
        <w:proofErr w:type="gramEnd"/>
        <w:r w:rsidRPr="00DD16FF">
          <w:rPr>
            <w:rFonts w:ascii="Courier New" w:eastAsia="Times New Roman" w:hAnsi="Courier New" w:cs="Courier New"/>
            <w:color w:val="008800"/>
            <w:sz w:val="23"/>
            <w:szCs w:val="23"/>
            <w:lang w:eastAsia="en-IN"/>
          </w:rPr>
          <w:t xml:space="preserve"> from Django)"</w:t>
        </w:r>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551" w:author="Unknown"/>
          <w:rFonts w:ascii="Roboto" w:eastAsia="Times New Roman" w:hAnsi="Roboto" w:cs="Times New Roman"/>
          <w:sz w:val="23"/>
          <w:szCs w:val="23"/>
          <w:lang w:eastAsia="en-IN"/>
        </w:rPr>
      </w:pPr>
      <w:ins w:id="2552" w:author="Unknown">
        <w:r w:rsidRPr="00DD16FF">
          <w:rPr>
            <w:rFonts w:ascii="Roboto" w:eastAsia="Times New Roman" w:hAnsi="Roboto" w:cs="Times New Roman"/>
            <w:sz w:val="23"/>
            <w:szCs w:val="23"/>
            <w:lang w:eastAsia="en-IN"/>
          </w:rPr>
          <w:t>Okay, the </w:t>
        </w:r>
        <w:r w:rsidRPr="00DD16FF">
          <w:rPr>
            <w:rFonts w:ascii="Courier New" w:eastAsia="Times New Roman" w:hAnsi="Courier New" w:cs="Courier New"/>
            <w:sz w:val="23"/>
            <w:szCs w:val="23"/>
            <w:lang w:eastAsia="en-IN"/>
          </w:rPr>
          <w:t>Django</w:t>
        </w:r>
        <w:r w:rsidRPr="00DD16FF">
          <w:rPr>
            <w:rFonts w:ascii="Roboto" w:eastAsia="Times New Roman" w:hAnsi="Roboto" w:cs="Times New Roman"/>
            <w:sz w:val="23"/>
            <w:szCs w:val="23"/>
            <w:lang w:eastAsia="en-IN"/>
          </w:rPr>
          <w:t> bits are all setup, and now we need to install/setup our web server WSGI. The web server is the thing that helps us communicate with outside traffic, handling requests and such. WSGI, standing for Web Server Gateway Interface is software that serves as the intermediary between our web server and your Django code.</w:t>
        </w:r>
      </w:ins>
    </w:p>
    <w:p w:rsidR="00DD16FF" w:rsidRPr="00DD16FF" w:rsidRDefault="00DD16FF" w:rsidP="00DD16FF">
      <w:pPr>
        <w:spacing w:after="0" w:line="240" w:lineRule="auto"/>
        <w:rPr>
          <w:ins w:id="2553" w:author="Unknown"/>
          <w:rFonts w:ascii="Times New Roman" w:eastAsia="Times New Roman" w:hAnsi="Times New Roman" w:cs="Times New Roman"/>
          <w:sz w:val="24"/>
          <w:szCs w:val="24"/>
          <w:lang w:eastAsia="en-IN"/>
        </w:rPr>
      </w:pPr>
      <w:proofErr w:type="gramStart"/>
      <w:ins w:id="2554" w:author="Unknown">
        <w:r w:rsidRPr="00DD16FF">
          <w:rPr>
            <w:rFonts w:ascii="Courier New" w:eastAsia="Times New Roman" w:hAnsi="Courier New" w:cs="Courier New"/>
            <w:sz w:val="23"/>
            <w:szCs w:val="23"/>
            <w:lang w:eastAsia="en-IN"/>
          </w:rPr>
          <w:t>apt-get</w:t>
        </w:r>
        <w:proofErr w:type="gramEnd"/>
        <w:r w:rsidRPr="00DD16FF">
          <w:rPr>
            <w:rFonts w:ascii="Courier New" w:eastAsia="Times New Roman" w:hAnsi="Courier New" w:cs="Courier New"/>
            <w:sz w:val="23"/>
            <w:szCs w:val="23"/>
            <w:lang w:eastAsia="en-IN"/>
          </w:rPr>
          <w:t xml:space="preserve"> install -y apache2 libapache2-mod-wsgi-py3</w:t>
        </w:r>
      </w:ins>
    </w:p>
    <w:p w:rsidR="00DD16FF" w:rsidRPr="00DD16FF" w:rsidRDefault="00DD16FF" w:rsidP="00DD16FF">
      <w:pPr>
        <w:spacing w:before="100" w:beforeAutospacing="1" w:after="100" w:afterAutospacing="1" w:line="240" w:lineRule="auto"/>
        <w:rPr>
          <w:ins w:id="2555" w:author="Unknown"/>
          <w:rFonts w:ascii="Roboto" w:eastAsia="Times New Roman" w:hAnsi="Roboto" w:cs="Times New Roman"/>
          <w:sz w:val="23"/>
          <w:szCs w:val="23"/>
          <w:lang w:eastAsia="en-IN"/>
        </w:rPr>
      </w:pPr>
      <w:ins w:id="2556" w:author="Unknown">
        <w:r w:rsidRPr="00DD16FF">
          <w:rPr>
            <w:rFonts w:ascii="Roboto" w:eastAsia="Times New Roman" w:hAnsi="Roboto" w:cs="Times New Roman"/>
            <w:sz w:val="23"/>
            <w:szCs w:val="23"/>
            <w:lang w:eastAsia="en-IN"/>
          </w:rPr>
          <w:t>Now let's setup the apache config file for our website:</w:t>
        </w:r>
      </w:ins>
    </w:p>
    <w:p w:rsidR="00DD16FF" w:rsidRPr="00DD16FF" w:rsidRDefault="00DD16FF" w:rsidP="00DD16FF">
      <w:pPr>
        <w:spacing w:after="0" w:line="240" w:lineRule="auto"/>
        <w:rPr>
          <w:ins w:id="2557" w:author="Unknown"/>
          <w:rFonts w:ascii="Times New Roman" w:eastAsia="Times New Roman" w:hAnsi="Times New Roman" w:cs="Times New Roman"/>
          <w:sz w:val="24"/>
          <w:szCs w:val="24"/>
          <w:lang w:eastAsia="en-IN"/>
        </w:rPr>
      </w:pPr>
      <w:proofErr w:type="gramStart"/>
      <w:ins w:id="2558" w:author="Unknown">
        <w:r w:rsidRPr="00DD16FF">
          <w:rPr>
            <w:rFonts w:ascii="Courier New" w:eastAsia="Times New Roman" w:hAnsi="Courier New" w:cs="Courier New"/>
            <w:sz w:val="23"/>
            <w:szCs w:val="23"/>
            <w:lang w:eastAsia="en-IN"/>
          </w:rPr>
          <w:t>nano</w:t>
        </w:r>
        <w:proofErr w:type="gramEnd"/>
        <w:r w:rsidRPr="00DD16FF">
          <w:rPr>
            <w:rFonts w:ascii="Courier New" w:eastAsia="Times New Roman" w:hAnsi="Courier New" w:cs="Courier New"/>
            <w:sz w:val="23"/>
            <w:szCs w:val="23"/>
            <w:lang w:eastAsia="en-IN"/>
          </w:rPr>
          <w:t xml:space="preserve"> /etc/apache2/sites-available/mysite.conf</w:t>
        </w:r>
      </w:ins>
    </w:p>
    <w:p w:rsidR="00DD16FF" w:rsidRPr="00DD16FF" w:rsidRDefault="00DD16FF" w:rsidP="00DD16FF">
      <w:pPr>
        <w:spacing w:before="100" w:beforeAutospacing="1" w:after="100" w:afterAutospacing="1" w:line="240" w:lineRule="auto"/>
        <w:rPr>
          <w:ins w:id="2559" w:author="Unknown"/>
          <w:rFonts w:ascii="Roboto" w:eastAsia="Times New Roman" w:hAnsi="Roboto" w:cs="Times New Roman"/>
          <w:sz w:val="23"/>
          <w:szCs w:val="23"/>
          <w:lang w:eastAsia="en-IN"/>
        </w:rPr>
      </w:pPr>
      <w:ins w:id="2560" w:author="Unknown">
        <w:r w:rsidRPr="00DD16FF">
          <w:rPr>
            <w:rFonts w:ascii="Roboto" w:eastAsia="Times New Roman" w:hAnsi="Roboto" w:cs="Times New Roman"/>
            <w:sz w:val="23"/>
            <w:szCs w:val="23"/>
            <w:lang w:eastAsia="en-IN"/>
          </w:rPr>
          <w:t>Filling that with:</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61" w:author="Unknown"/>
          <w:rFonts w:ascii="Courier New" w:eastAsia="Times New Roman" w:hAnsi="Courier New" w:cs="Courier New"/>
          <w:sz w:val="23"/>
          <w:szCs w:val="23"/>
          <w:lang w:eastAsia="en-IN"/>
        </w:rPr>
      </w:pPr>
      <w:ins w:id="2562" w:author="Unknown">
        <w:r w:rsidRPr="00DD16FF">
          <w:rPr>
            <w:rFonts w:ascii="Courier New" w:eastAsia="Times New Roman" w:hAnsi="Courier New" w:cs="Courier New"/>
            <w:sz w:val="23"/>
            <w:szCs w:val="23"/>
            <w:lang w:eastAsia="en-IN"/>
          </w:rPr>
          <w:t>&lt;VirtualHost *:80&gt;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63" w:author="Unknown"/>
          <w:rFonts w:ascii="Courier New" w:eastAsia="Times New Roman" w:hAnsi="Courier New" w:cs="Courier New"/>
          <w:sz w:val="23"/>
          <w:szCs w:val="23"/>
          <w:lang w:eastAsia="en-IN"/>
        </w:rPr>
      </w:pPr>
      <w:ins w:id="2564" w:author="Unknown">
        <w:r w:rsidRPr="00DD16FF">
          <w:rPr>
            <w:rFonts w:ascii="Courier New" w:eastAsia="Times New Roman" w:hAnsi="Courier New" w:cs="Courier New"/>
            <w:sz w:val="23"/>
            <w:szCs w:val="23"/>
            <w:lang w:eastAsia="en-IN"/>
          </w:rPr>
          <w:t xml:space="preserve">    ServerName YOURHOSTNAME</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65" w:author="Unknown"/>
          <w:rFonts w:ascii="Courier New" w:eastAsia="Times New Roman" w:hAnsi="Courier New" w:cs="Courier New"/>
          <w:sz w:val="23"/>
          <w:szCs w:val="23"/>
          <w:lang w:eastAsia="en-IN"/>
        </w:rPr>
      </w:pPr>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66" w:author="Unknown"/>
          <w:rFonts w:ascii="Courier New" w:eastAsia="Times New Roman" w:hAnsi="Courier New" w:cs="Courier New"/>
          <w:sz w:val="23"/>
          <w:szCs w:val="23"/>
          <w:lang w:eastAsia="en-IN"/>
        </w:rPr>
      </w:pPr>
      <w:ins w:id="2567" w:author="Unknown">
        <w:r w:rsidRPr="00DD16FF">
          <w:rPr>
            <w:rFonts w:ascii="Courier New" w:eastAsia="Times New Roman" w:hAnsi="Courier New" w:cs="Courier New"/>
            <w:sz w:val="23"/>
            <w:szCs w:val="23"/>
            <w:lang w:eastAsia="en-IN"/>
          </w:rPr>
          <w:lastRenderedPageBreak/>
          <w:t xml:space="preserve">    ErrorLog ${APACHE_LOG_DIR}/mysite-error.log</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68" w:author="Unknown"/>
          <w:rFonts w:ascii="Courier New" w:eastAsia="Times New Roman" w:hAnsi="Courier New" w:cs="Courier New"/>
          <w:sz w:val="23"/>
          <w:szCs w:val="23"/>
          <w:lang w:eastAsia="en-IN"/>
        </w:rPr>
      </w:pPr>
      <w:ins w:id="2569" w:author="Unknown">
        <w:r w:rsidRPr="00DD16FF">
          <w:rPr>
            <w:rFonts w:ascii="Courier New" w:eastAsia="Times New Roman" w:hAnsi="Courier New" w:cs="Courier New"/>
            <w:sz w:val="23"/>
            <w:szCs w:val="23"/>
            <w:lang w:eastAsia="en-IN"/>
          </w:rPr>
          <w:t xml:space="preserve">    CustomLog ${APACHE_LOG_DIR}/mysite-access.log combined</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70" w:author="Unknown"/>
          <w:rFonts w:ascii="Courier New" w:eastAsia="Times New Roman" w:hAnsi="Courier New" w:cs="Courier New"/>
          <w:sz w:val="23"/>
          <w:szCs w:val="23"/>
          <w:lang w:eastAsia="en-IN"/>
        </w:rPr>
      </w:pPr>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71" w:author="Unknown"/>
          <w:rFonts w:ascii="Courier New" w:eastAsia="Times New Roman" w:hAnsi="Courier New" w:cs="Courier New"/>
          <w:sz w:val="23"/>
          <w:szCs w:val="23"/>
          <w:lang w:eastAsia="en-IN"/>
        </w:rPr>
      </w:pPr>
      <w:ins w:id="2572" w:author="Unknown">
        <w:r w:rsidRPr="00DD16FF">
          <w:rPr>
            <w:rFonts w:ascii="Courier New" w:eastAsia="Times New Roman" w:hAnsi="Courier New" w:cs="Courier New"/>
            <w:sz w:val="23"/>
            <w:szCs w:val="23"/>
            <w:lang w:eastAsia="en-IN"/>
          </w:rPr>
          <w:t xml:space="preserve">    WSGIDaemonProcess mysite processes=2 threads=25 python-path=/var/www/mysite</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73" w:author="Unknown"/>
          <w:rFonts w:ascii="Courier New" w:eastAsia="Times New Roman" w:hAnsi="Courier New" w:cs="Courier New"/>
          <w:sz w:val="23"/>
          <w:szCs w:val="23"/>
          <w:lang w:eastAsia="en-IN"/>
        </w:rPr>
      </w:pPr>
      <w:ins w:id="2574" w:author="Unknown">
        <w:r w:rsidRPr="00DD16FF">
          <w:rPr>
            <w:rFonts w:ascii="Courier New" w:eastAsia="Times New Roman" w:hAnsi="Courier New" w:cs="Courier New"/>
            <w:sz w:val="23"/>
            <w:szCs w:val="23"/>
            <w:lang w:eastAsia="en-IN"/>
          </w:rPr>
          <w:t xml:space="preserve">    WSGIProcessGroup mysite</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75" w:author="Unknown"/>
          <w:rFonts w:ascii="Courier New" w:eastAsia="Times New Roman" w:hAnsi="Courier New" w:cs="Courier New"/>
          <w:sz w:val="23"/>
          <w:szCs w:val="23"/>
          <w:lang w:eastAsia="en-IN"/>
        </w:rPr>
      </w:pPr>
      <w:ins w:id="2576" w:author="Unknown">
        <w:r w:rsidRPr="00DD16FF">
          <w:rPr>
            <w:rFonts w:ascii="Courier New" w:eastAsia="Times New Roman" w:hAnsi="Courier New" w:cs="Courier New"/>
            <w:sz w:val="23"/>
            <w:szCs w:val="23"/>
            <w:lang w:eastAsia="en-IN"/>
          </w:rPr>
          <w:t xml:space="preserve">    WSGIScriptAlias / /var/www/mysite/mysite/wsgi.py</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77" w:author="Unknown"/>
          <w:rFonts w:ascii="Courier New" w:eastAsia="Times New Roman" w:hAnsi="Courier New" w:cs="Courier New"/>
          <w:sz w:val="23"/>
          <w:szCs w:val="23"/>
          <w:lang w:eastAsia="en-IN"/>
        </w:rPr>
      </w:pPr>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78" w:author="Unknown"/>
          <w:rFonts w:ascii="Courier New" w:eastAsia="Times New Roman" w:hAnsi="Courier New" w:cs="Courier New"/>
          <w:sz w:val="23"/>
          <w:szCs w:val="23"/>
          <w:lang w:eastAsia="en-IN"/>
        </w:rPr>
      </w:pPr>
      <w:ins w:id="2579" w:author="Unknown">
        <w:r w:rsidRPr="00DD16FF">
          <w:rPr>
            <w:rFonts w:ascii="Courier New" w:eastAsia="Times New Roman" w:hAnsi="Courier New" w:cs="Courier New"/>
            <w:sz w:val="23"/>
            <w:szCs w:val="23"/>
            <w:lang w:eastAsia="en-IN"/>
          </w:rPr>
          <w:t xml:space="preserve">    Alias /robots.txt /var/www/mysite/static/robots.txt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80" w:author="Unknown"/>
          <w:rFonts w:ascii="Courier New" w:eastAsia="Times New Roman" w:hAnsi="Courier New" w:cs="Courier New"/>
          <w:sz w:val="23"/>
          <w:szCs w:val="23"/>
          <w:lang w:eastAsia="en-IN"/>
        </w:rPr>
      </w:pPr>
      <w:ins w:id="2581" w:author="Unknown">
        <w:r w:rsidRPr="00DD16FF">
          <w:rPr>
            <w:rFonts w:ascii="Courier New" w:eastAsia="Times New Roman" w:hAnsi="Courier New" w:cs="Courier New"/>
            <w:sz w:val="23"/>
            <w:szCs w:val="23"/>
            <w:lang w:eastAsia="en-IN"/>
          </w:rPr>
          <w:t xml:space="preserve">    Alias /favicon.ico /var/www/mysite/static/favicon.ico</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82" w:author="Unknown"/>
          <w:rFonts w:ascii="Courier New" w:eastAsia="Times New Roman" w:hAnsi="Courier New" w:cs="Courier New"/>
          <w:sz w:val="23"/>
          <w:szCs w:val="23"/>
          <w:lang w:eastAsia="en-IN"/>
        </w:rPr>
      </w:pPr>
      <w:ins w:id="2583" w:author="Unknown">
        <w:r w:rsidRPr="00DD16FF">
          <w:rPr>
            <w:rFonts w:ascii="Courier New" w:eastAsia="Times New Roman" w:hAnsi="Courier New" w:cs="Courier New"/>
            <w:sz w:val="23"/>
            <w:szCs w:val="23"/>
            <w:lang w:eastAsia="en-IN"/>
          </w:rPr>
          <w:t xml:space="preserve">    Alias /static/ /var/www/mysite/static/</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84" w:author="Unknown"/>
          <w:rFonts w:ascii="Courier New" w:eastAsia="Times New Roman" w:hAnsi="Courier New" w:cs="Courier New"/>
          <w:sz w:val="23"/>
          <w:szCs w:val="23"/>
          <w:lang w:eastAsia="en-IN"/>
        </w:rPr>
      </w:pPr>
      <w:ins w:id="2585" w:author="Unknown">
        <w:r w:rsidRPr="00DD16FF">
          <w:rPr>
            <w:rFonts w:ascii="Courier New" w:eastAsia="Times New Roman" w:hAnsi="Courier New" w:cs="Courier New"/>
            <w:sz w:val="23"/>
            <w:szCs w:val="23"/>
            <w:lang w:eastAsia="en-IN"/>
          </w:rPr>
          <w:t xml:space="preserve">    Alias /static/ /var/www/mysite/media/</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86" w:author="Unknown"/>
          <w:rFonts w:ascii="Courier New" w:eastAsia="Times New Roman" w:hAnsi="Courier New" w:cs="Courier New"/>
          <w:sz w:val="23"/>
          <w:szCs w:val="23"/>
          <w:lang w:eastAsia="en-IN"/>
        </w:rPr>
      </w:pPr>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87" w:author="Unknown"/>
          <w:rFonts w:ascii="Courier New" w:eastAsia="Times New Roman" w:hAnsi="Courier New" w:cs="Courier New"/>
          <w:sz w:val="23"/>
          <w:szCs w:val="23"/>
          <w:lang w:eastAsia="en-IN"/>
        </w:rPr>
      </w:pPr>
      <w:ins w:id="2588" w:author="Unknown">
        <w:r w:rsidRPr="00DD16FF">
          <w:rPr>
            <w:rFonts w:ascii="Courier New" w:eastAsia="Times New Roman" w:hAnsi="Courier New" w:cs="Courier New"/>
            <w:sz w:val="23"/>
            <w:szCs w:val="23"/>
            <w:lang w:eastAsia="en-IN"/>
          </w:rPr>
          <w:t xml:space="preserve">    &lt;Directory /var/www/mysite/mysite&gt;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89" w:author="Unknown"/>
          <w:rFonts w:ascii="Courier New" w:eastAsia="Times New Roman" w:hAnsi="Courier New" w:cs="Courier New"/>
          <w:sz w:val="23"/>
          <w:szCs w:val="23"/>
          <w:lang w:eastAsia="en-IN"/>
        </w:rPr>
      </w:pPr>
      <w:ins w:id="2590" w:author="Unknown">
        <w:r w:rsidRPr="00DD16FF">
          <w:rPr>
            <w:rFonts w:ascii="Courier New" w:eastAsia="Times New Roman" w:hAnsi="Courier New" w:cs="Courier New"/>
            <w:sz w:val="23"/>
            <w:szCs w:val="23"/>
            <w:lang w:eastAsia="en-IN"/>
          </w:rPr>
          <w:t xml:space="preserve">        &lt;Files wsgi.py&gt;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91" w:author="Unknown"/>
          <w:rFonts w:ascii="Courier New" w:eastAsia="Times New Roman" w:hAnsi="Courier New" w:cs="Courier New"/>
          <w:sz w:val="23"/>
          <w:szCs w:val="23"/>
          <w:lang w:eastAsia="en-IN"/>
        </w:rPr>
      </w:pPr>
      <w:ins w:id="2592" w:author="Unknown">
        <w:r w:rsidRPr="00DD16FF">
          <w:rPr>
            <w:rFonts w:ascii="Courier New" w:eastAsia="Times New Roman" w:hAnsi="Courier New" w:cs="Courier New"/>
            <w:sz w:val="23"/>
            <w:szCs w:val="23"/>
            <w:lang w:eastAsia="en-IN"/>
          </w:rPr>
          <w:t xml:space="preserve">            Require all granted</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93" w:author="Unknown"/>
          <w:rFonts w:ascii="Courier New" w:eastAsia="Times New Roman" w:hAnsi="Courier New" w:cs="Courier New"/>
          <w:sz w:val="23"/>
          <w:szCs w:val="23"/>
          <w:lang w:eastAsia="en-IN"/>
        </w:rPr>
      </w:pPr>
      <w:ins w:id="2594" w:author="Unknown">
        <w:r w:rsidRPr="00DD16FF">
          <w:rPr>
            <w:rFonts w:ascii="Courier New" w:eastAsia="Times New Roman" w:hAnsi="Courier New" w:cs="Courier New"/>
            <w:sz w:val="23"/>
            <w:szCs w:val="23"/>
            <w:lang w:eastAsia="en-IN"/>
          </w:rPr>
          <w:t xml:space="preserve">        &lt;/Files&gt;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95" w:author="Unknown"/>
          <w:rFonts w:ascii="Courier New" w:eastAsia="Times New Roman" w:hAnsi="Courier New" w:cs="Courier New"/>
          <w:sz w:val="23"/>
          <w:szCs w:val="23"/>
          <w:lang w:eastAsia="en-IN"/>
        </w:rPr>
      </w:pPr>
      <w:ins w:id="2596" w:author="Unknown">
        <w:r w:rsidRPr="00DD16FF">
          <w:rPr>
            <w:rFonts w:ascii="Courier New" w:eastAsia="Times New Roman" w:hAnsi="Courier New" w:cs="Courier New"/>
            <w:sz w:val="23"/>
            <w:szCs w:val="23"/>
            <w:lang w:eastAsia="en-IN"/>
          </w:rPr>
          <w:t xml:space="preserve">    &lt;/Directory&gt;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97" w:author="Unknown"/>
          <w:rFonts w:ascii="Courier New" w:eastAsia="Times New Roman" w:hAnsi="Courier New" w:cs="Courier New"/>
          <w:sz w:val="23"/>
          <w:szCs w:val="23"/>
          <w:lang w:eastAsia="en-IN"/>
        </w:rPr>
      </w:pPr>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98" w:author="Unknown"/>
          <w:rFonts w:ascii="Courier New" w:eastAsia="Times New Roman" w:hAnsi="Courier New" w:cs="Courier New"/>
          <w:sz w:val="23"/>
          <w:szCs w:val="23"/>
          <w:lang w:eastAsia="en-IN"/>
        </w:rPr>
      </w:pPr>
      <w:ins w:id="2599" w:author="Unknown">
        <w:r w:rsidRPr="00DD16FF">
          <w:rPr>
            <w:rFonts w:ascii="Courier New" w:eastAsia="Times New Roman" w:hAnsi="Courier New" w:cs="Courier New"/>
            <w:sz w:val="23"/>
            <w:szCs w:val="23"/>
            <w:lang w:eastAsia="en-IN"/>
          </w:rPr>
          <w:t xml:space="preserve">    &lt;Directory /var/www/mysite/static&gt;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00" w:author="Unknown"/>
          <w:rFonts w:ascii="Courier New" w:eastAsia="Times New Roman" w:hAnsi="Courier New" w:cs="Courier New"/>
          <w:sz w:val="23"/>
          <w:szCs w:val="23"/>
          <w:lang w:eastAsia="en-IN"/>
        </w:rPr>
      </w:pPr>
      <w:ins w:id="2601" w:author="Unknown">
        <w:r w:rsidRPr="00DD16FF">
          <w:rPr>
            <w:rFonts w:ascii="Courier New" w:eastAsia="Times New Roman" w:hAnsi="Courier New" w:cs="Courier New"/>
            <w:sz w:val="23"/>
            <w:szCs w:val="23"/>
            <w:lang w:eastAsia="en-IN"/>
          </w:rPr>
          <w:t xml:space="preserve">        Require all granted</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02" w:author="Unknown"/>
          <w:rFonts w:ascii="Courier New" w:eastAsia="Times New Roman" w:hAnsi="Courier New" w:cs="Courier New"/>
          <w:sz w:val="23"/>
          <w:szCs w:val="23"/>
          <w:lang w:eastAsia="en-IN"/>
        </w:rPr>
      </w:pPr>
      <w:ins w:id="2603" w:author="Unknown">
        <w:r w:rsidRPr="00DD16FF">
          <w:rPr>
            <w:rFonts w:ascii="Courier New" w:eastAsia="Times New Roman" w:hAnsi="Courier New" w:cs="Courier New"/>
            <w:sz w:val="23"/>
            <w:szCs w:val="23"/>
            <w:lang w:eastAsia="en-IN"/>
          </w:rPr>
          <w:t xml:space="preserve">    &lt;/Directory&gt;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04" w:author="Unknown"/>
          <w:rFonts w:ascii="Courier New" w:eastAsia="Times New Roman" w:hAnsi="Courier New" w:cs="Courier New"/>
          <w:sz w:val="23"/>
          <w:szCs w:val="23"/>
          <w:lang w:eastAsia="en-IN"/>
        </w:rPr>
      </w:pPr>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05" w:author="Unknown"/>
          <w:rFonts w:ascii="Courier New" w:eastAsia="Times New Roman" w:hAnsi="Courier New" w:cs="Courier New"/>
          <w:sz w:val="23"/>
          <w:szCs w:val="23"/>
          <w:lang w:eastAsia="en-IN"/>
        </w:rPr>
      </w:pPr>
      <w:ins w:id="2606" w:author="Unknown">
        <w:r w:rsidRPr="00DD16FF">
          <w:rPr>
            <w:rFonts w:ascii="Courier New" w:eastAsia="Times New Roman" w:hAnsi="Courier New" w:cs="Courier New"/>
            <w:sz w:val="23"/>
            <w:szCs w:val="23"/>
            <w:lang w:eastAsia="en-IN"/>
          </w:rPr>
          <w:t xml:space="preserve">    &lt;Directory /var/www/mysite/media&gt;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07" w:author="Unknown"/>
          <w:rFonts w:ascii="Courier New" w:eastAsia="Times New Roman" w:hAnsi="Courier New" w:cs="Courier New"/>
          <w:sz w:val="23"/>
          <w:szCs w:val="23"/>
          <w:lang w:eastAsia="en-IN"/>
        </w:rPr>
      </w:pPr>
      <w:ins w:id="2608" w:author="Unknown">
        <w:r w:rsidRPr="00DD16FF">
          <w:rPr>
            <w:rFonts w:ascii="Courier New" w:eastAsia="Times New Roman" w:hAnsi="Courier New" w:cs="Courier New"/>
            <w:sz w:val="23"/>
            <w:szCs w:val="23"/>
            <w:lang w:eastAsia="en-IN"/>
          </w:rPr>
          <w:t xml:space="preserve">        Require all granted</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09" w:author="Unknown"/>
          <w:rFonts w:ascii="Courier New" w:eastAsia="Times New Roman" w:hAnsi="Courier New" w:cs="Courier New"/>
          <w:sz w:val="23"/>
          <w:szCs w:val="23"/>
          <w:lang w:eastAsia="en-IN"/>
        </w:rPr>
      </w:pPr>
      <w:ins w:id="2610" w:author="Unknown">
        <w:r w:rsidRPr="00DD16FF">
          <w:rPr>
            <w:rFonts w:ascii="Courier New" w:eastAsia="Times New Roman" w:hAnsi="Courier New" w:cs="Courier New"/>
            <w:sz w:val="23"/>
            <w:szCs w:val="23"/>
            <w:lang w:eastAsia="en-IN"/>
          </w:rPr>
          <w:t xml:space="preserve">    &lt;/Directory&gt;</w:t>
        </w:r>
      </w:ins>
    </w:p>
    <w:p w:rsidR="00DD16FF" w:rsidRPr="00DD16FF" w:rsidRDefault="00DD16FF" w:rsidP="00DD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11" w:author="Unknown"/>
          <w:rFonts w:ascii="Courier New" w:eastAsia="Times New Roman" w:hAnsi="Courier New" w:cs="Courier New"/>
          <w:sz w:val="23"/>
          <w:szCs w:val="23"/>
          <w:lang w:eastAsia="en-IN"/>
        </w:rPr>
      </w:pPr>
      <w:ins w:id="2612" w:author="Unknown">
        <w:r w:rsidRPr="00DD16FF">
          <w:rPr>
            <w:rFonts w:ascii="Courier New" w:eastAsia="Times New Roman" w:hAnsi="Courier New" w:cs="Courier New"/>
            <w:sz w:val="23"/>
            <w:szCs w:val="23"/>
            <w:lang w:eastAsia="en-IN"/>
          </w:rPr>
          <w:t>&lt;/VirtualHost&gt;</w:t>
        </w:r>
      </w:ins>
    </w:p>
    <w:p w:rsidR="00DD16FF" w:rsidRPr="00DD16FF" w:rsidRDefault="00DD16FF" w:rsidP="00DD16FF">
      <w:pPr>
        <w:spacing w:before="100" w:beforeAutospacing="1" w:after="100" w:afterAutospacing="1" w:line="240" w:lineRule="auto"/>
        <w:rPr>
          <w:ins w:id="2613" w:author="Unknown"/>
          <w:rFonts w:ascii="Roboto" w:eastAsia="Times New Roman" w:hAnsi="Roboto" w:cs="Times New Roman"/>
          <w:sz w:val="23"/>
          <w:szCs w:val="23"/>
          <w:lang w:eastAsia="en-IN"/>
        </w:rPr>
      </w:pPr>
      <w:ins w:id="2614" w:author="Unknown">
        <w:r w:rsidRPr="00DD16FF">
          <w:rPr>
            <w:rFonts w:ascii="Roboto" w:eastAsia="Times New Roman" w:hAnsi="Roboto" w:cs="Times New Roman"/>
            <w:sz w:val="23"/>
            <w:szCs w:val="23"/>
            <w:lang w:eastAsia="en-IN"/>
          </w:rPr>
          <w:t>Note that you must change </w:t>
        </w:r>
        <w:r w:rsidRPr="00DD16FF">
          <w:rPr>
            <w:rFonts w:ascii="Courier New" w:eastAsia="Times New Roman" w:hAnsi="Courier New" w:cs="Courier New"/>
            <w:sz w:val="23"/>
            <w:szCs w:val="23"/>
            <w:lang w:eastAsia="en-IN"/>
          </w:rPr>
          <w:t>YOURHOSTNAME</w:t>
        </w:r>
        <w:r w:rsidRPr="00DD16FF">
          <w:rPr>
            <w:rFonts w:ascii="Roboto" w:eastAsia="Times New Roman" w:hAnsi="Roboto" w:cs="Times New Roman"/>
            <w:sz w:val="23"/>
            <w:szCs w:val="23"/>
            <w:lang w:eastAsia="en-IN"/>
          </w:rPr>
          <w:t> to your hostname.</w:t>
        </w:r>
      </w:ins>
    </w:p>
    <w:p w:rsidR="00DD16FF" w:rsidRPr="00DD16FF" w:rsidRDefault="00DD16FF" w:rsidP="00DD16FF">
      <w:pPr>
        <w:spacing w:before="100" w:beforeAutospacing="1" w:after="100" w:afterAutospacing="1" w:line="240" w:lineRule="auto"/>
        <w:rPr>
          <w:ins w:id="2615" w:author="Unknown"/>
          <w:rFonts w:ascii="Roboto" w:eastAsia="Times New Roman" w:hAnsi="Roboto" w:cs="Times New Roman"/>
          <w:sz w:val="23"/>
          <w:szCs w:val="23"/>
          <w:lang w:eastAsia="en-IN"/>
        </w:rPr>
      </w:pPr>
      <w:ins w:id="2616" w:author="Unknown">
        <w:r w:rsidRPr="00DD16FF">
          <w:rPr>
            <w:rFonts w:ascii="Roboto" w:eastAsia="Times New Roman" w:hAnsi="Roboto" w:cs="Times New Roman"/>
            <w:sz w:val="23"/>
            <w:szCs w:val="23"/>
            <w:lang w:eastAsia="en-IN"/>
          </w:rPr>
          <w:t>Short explanation of what we're doing here</w:t>
        </w:r>
        <w:proofErr w:type="gramStart"/>
        <w:r w:rsidRPr="00DD16FF">
          <w:rPr>
            <w:rFonts w:ascii="Roboto" w:eastAsia="Times New Roman" w:hAnsi="Roboto" w:cs="Times New Roman"/>
            <w:sz w:val="23"/>
            <w:szCs w:val="23"/>
            <w:lang w:eastAsia="en-IN"/>
          </w:rPr>
          <w:t>:</w:t>
        </w:r>
        <w:proofErr w:type="gramEnd"/>
        <w:r w:rsidRPr="00DD16FF">
          <w:rPr>
            <w:rFonts w:ascii="Roboto" w:eastAsia="Times New Roman" w:hAnsi="Roboto" w:cs="Times New Roman"/>
            <w:sz w:val="23"/>
            <w:szCs w:val="23"/>
            <w:lang w:eastAsia="en-IN"/>
          </w:rPr>
          <w:br/>
        </w:r>
        <w:r w:rsidRPr="00DD16FF">
          <w:rPr>
            <w:rFonts w:ascii="Roboto" w:eastAsia="Times New Roman" w:hAnsi="Roboto" w:cs="Times New Roman"/>
            <w:sz w:val="23"/>
            <w:szCs w:val="23"/>
            <w:lang w:eastAsia="en-IN"/>
          </w:rPr>
          <w:br/>
          <w:t>- `ServerName hostname` - replace `hostname` with your current hostname. That's the line that "tells" Apache to use this configuration when given domain/hostname is used in a request (eg. when you run http://hostname in a browser)</w:t>
        </w:r>
        <w:r w:rsidRPr="00DD16FF">
          <w:rPr>
            <w:rFonts w:ascii="Roboto" w:eastAsia="Times New Roman" w:hAnsi="Roboto" w:cs="Times New Roman"/>
            <w:sz w:val="23"/>
            <w:szCs w:val="23"/>
            <w:lang w:eastAsia="en-IN"/>
          </w:rPr>
          <w:br/>
          <w:t>- `ErrorLog` and `CustomLog` are default log configuration lines for Apache, we just want to save logs for that `vhost` in separate files</w:t>
        </w:r>
        <w:r w:rsidRPr="00DD16FF">
          <w:rPr>
            <w:rFonts w:ascii="Roboto" w:eastAsia="Times New Roman" w:hAnsi="Roboto" w:cs="Times New Roman"/>
            <w:sz w:val="23"/>
            <w:szCs w:val="23"/>
            <w:lang w:eastAsia="en-IN"/>
          </w:rPr>
          <w:br/>
          <w:t>- `WSGIDaemonProcess`, `WSGIProcessGroup` and `WSGIScriptAlias` sets our `WSGI` mod - in our configuration we want to have 2 processes with 25 threads each and `/var/www/mysite` as a current working directory (that's a path where we have all files and folders fof our website), then we are instructing Apache to use `/var/www/mysite/mysite/wsgi.py`, file created for us by Django, to serve website under `/` (root path) - treat this `wsgi.py` file like entry point for your project</w:t>
        </w:r>
        <w:r w:rsidRPr="00DD16FF">
          <w:rPr>
            <w:rFonts w:ascii="Roboto" w:eastAsia="Times New Roman" w:hAnsi="Roboto" w:cs="Times New Roman"/>
            <w:sz w:val="23"/>
            <w:szCs w:val="23"/>
            <w:lang w:eastAsia="en-IN"/>
          </w:rPr>
          <w:br/>
          <w:t>- `Alias` lines set associations between different files and folders we need in a root of our domain to actual files and folders in a filesystem structure, so for example it says: if browser asks for `http://hostname/robots.txt`, it's here: `/var/www/mysite/static/robots.txt` - return it's content. We want to set those aliases for static files, that are actually saved on a disk only, all dynamic pages generated by Django are going to be served from Python script (using `wsgi.py` entry point)</w:t>
        </w:r>
        <w:r w:rsidRPr="00DD16FF">
          <w:rPr>
            <w:rFonts w:ascii="Roboto" w:eastAsia="Times New Roman" w:hAnsi="Roboto" w:cs="Times New Roman"/>
            <w:sz w:val="23"/>
            <w:szCs w:val="23"/>
            <w:lang w:eastAsia="en-IN"/>
          </w:rPr>
          <w:br/>
          <w:t>- last lines are here to set permissions for Apache to open files and folders from given locations</w:t>
        </w:r>
      </w:ins>
    </w:p>
    <w:p w:rsidR="00DD16FF" w:rsidRPr="00DD16FF" w:rsidRDefault="00DD16FF" w:rsidP="00DD16FF">
      <w:pPr>
        <w:spacing w:before="100" w:beforeAutospacing="1" w:after="100" w:afterAutospacing="1" w:line="240" w:lineRule="auto"/>
        <w:rPr>
          <w:ins w:id="2617" w:author="Unknown"/>
          <w:rFonts w:ascii="Roboto" w:eastAsia="Times New Roman" w:hAnsi="Roboto" w:cs="Times New Roman"/>
          <w:sz w:val="23"/>
          <w:szCs w:val="23"/>
          <w:lang w:eastAsia="en-IN"/>
        </w:rPr>
      </w:pPr>
      <w:ins w:id="2618" w:author="Unknown">
        <w:r w:rsidRPr="00DD16FF">
          <w:rPr>
            <w:rFonts w:ascii="Roboto" w:eastAsia="Times New Roman" w:hAnsi="Roboto" w:cs="Times New Roman"/>
            <w:sz w:val="23"/>
            <w:szCs w:val="23"/>
            <w:lang w:eastAsia="en-IN"/>
          </w:rPr>
          <w:t>Save and exit.</w:t>
        </w:r>
      </w:ins>
    </w:p>
    <w:p w:rsidR="00DD16FF" w:rsidRPr="00DD16FF" w:rsidRDefault="00DD16FF" w:rsidP="00DD16FF">
      <w:pPr>
        <w:spacing w:before="100" w:beforeAutospacing="1" w:after="100" w:afterAutospacing="1" w:line="240" w:lineRule="auto"/>
        <w:rPr>
          <w:ins w:id="2619" w:author="Unknown"/>
          <w:rFonts w:ascii="Roboto" w:eastAsia="Times New Roman" w:hAnsi="Roboto" w:cs="Times New Roman"/>
          <w:sz w:val="23"/>
          <w:szCs w:val="23"/>
          <w:lang w:eastAsia="en-IN"/>
        </w:rPr>
      </w:pPr>
      <w:proofErr w:type="gramStart"/>
      <w:ins w:id="2620" w:author="Unknown">
        <w:r w:rsidRPr="00DD16FF">
          <w:rPr>
            <w:rFonts w:ascii="Courier New" w:eastAsia="Times New Roman" w:hAnsi="Courier New" w:cs="Courier New"/>
            <w:sz w:val="23"/>
            <w:szCs w:val="23"/>
            <w:lang w:eastAsia="en-IN"/>
          </w:rPr>
          <w:lastRenderedPageBreak/>
          <w:t>rm</w:t>
        </w:r>
        <w:proofErr w:type="gramEnd"/>
        <w:r w:rsidRPr="00DD16FF">
          <w:rPr>
            <w:rFonts w:ascii="Courier New" w:eastAsia="Times New Roman" w:hAnsi="Courier New" w:cs="Courier New"/>
            <w:sz w:val="23"/>
            <w:szCs w:val="23"/>
            <w:lang w:eastAsia="en-IN"/>
          </w:rPr>
          <w:t xml:space="preserve"> /etc/apache2/sites-available/000-default.conf</w:t>
        </w:r>
      </w:ins>
    </w:p>
    <w:p w:rsidR="00DD16FF" w:rsidRPr="00DD16FF" w:rsidRDefault="00DD16FF" w:rsidP="00DD16FF">
      <w:pPr>
        <w:spacing w:before="100" w:beforeAutospacing="1" w:after="100" w:afterAutospacing="1" w:line="240" w:lineRule="auto"/>
        <w:rPr>
          <w:ins w:id="2621" w:author="Unknown"/>
          <w:rFonts w:ascii="Roboto" w:eastAsia="Times New Roman" w:hAnsi="Roboto" w:cs="Times New Roman"/>
          <w:sz w:val="23"/>
          <w:szCs w:val="23"/>
          <w:lang w:eastAsia="en-IN"/>
        </w:rPr>
      </w:pPr>
      <w:proofErr w:type="gramStart"/>
      <w:ins w:id="2622" w:author="Unknown">
        <w:r w:rsidRPr="00DD16FF">
          <w:rPr>
            <w:rFonts w:ascii="Courier New" w:eastAsia="Times New Roman" w:hAnsi="Courier New" w:cs="Courier New"/>
            <w:sz w:val="23"/>
            <w:szCs w:val="23"/>
            <w:lang w:eastAsia="en-IN"/>
          </w:rPr>
          <w:t>nano</w:t>
        </w:r>
        <w:proofErr w:type="gramEnd"/>
        <w:r w:rsidRPr="00DD16FF">
          <w:rPr>
            <w:rFonts w:ascii="Courier New" w:eastAsia="Times New Roman" w:hAnsi="Courier New" w:cs="Courier New"/>
            <w:sz w:val="23"/>
            <w:szCs w:val="23"/>
            <w:lang w:eastAsia="en-IN"/>
          </w:rPr>
          <w:t xml:space="preserve"> /etc/apache2/sites-available/000-default.conf</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23" w:author="Unknown"/>
          <w:rFonts w:ascii="Courier New" w:eastAsia="Times New Roman" w:hAnsi="Courier New" w:cs="Courier New"/>
          <w:color w:val="000000"/>
          <w:sz w:val="23"/>
          <w:szCs w:val="23"/>
          <w:lang w:eastAsia="en-IN"/>
        </w:rPr>
      </w:pPr>
      <w:ins w:id="2624" w:author="Unknown">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660066"/>
            <w:sz w:val="23"/>
            <w:szCs w:val="23"/>
            <w:lang w:eastAsia="en-IN"/>
          </w:rPr>
          <w:t>VirtualHost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6666"/>
            <w:sz w:val="23"/>
            <w:szCs w:val="23"/>
            <w:lang w:eastAsia="en-IN"/>
          </w:rPr>
          <w:t>80</w:t>
        </w:r>
        <w:r w:rsidRPr="00DD16FF">
          <w:rPr>
            <w:rFonts w:ascii="Courier New" w:eastAsia="Times New Roman" w:hAnsi="Courier New" w:cs="Courier New"/>
            <w:color w:val="666600"/>
            <w:sz w:val="23"/>
            <w:szCs w:val="23"/>
            <w:lang w:eastAsia="en-IN"/>
          </w:rPr>
          <w:t>&gt;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25" w:author="Unknown"/>
          <w:rFonts w:ascii="Courier New" w:eastAsia="Times New Roman" w:hAnsi="Courier New" w:cs="Courier New"/>
          <w:color w:val="000000"/>
          <w:sz w:val="23"/>
          <w:szCs w:val="23"/>
          <w:lang w:eastAsia="en-IN"/>
        </w:rPr>
      </w:pPr>
      <w:ins w:id="2626"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ServerName</w:t>
        </w:r>
        <w:r w:rsidRPr="00DD16FF">
          <w:rPr>
            <w:rFonts w:ascii="Courier New" w:eastAsia="Times New Roman" w:hAnsi="Courier New" w:cs="Courier New"/>
            <w:color w:val="000000"/>
            <w:sz w:val="23"/>
            <w:szCs w:val="23"/>
            <w:lang w:eastAsia="en-IN"/>
          </w:rPr>
          <w:t xml:space="preserve"> _</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27" w:author="Unknown"/>
          <w:rFonts w:ascii="Courier New" w:eastAsia="Times New Roman" w:hAnsi="Courier New" w:cs="Courier New"/>
          <w:color w:val="000000"/>
          <w:sz w:val="23"/>
          <w:szCs w:val="23"/>
          <w:lang w:eastAsia="en-IN"/>
        </w:rPr>
      </w:pPr>
      <w:ins w:id="2628" w:author="Unknown">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0066"/>
            <w:sz w:val="23"/>
            <w:szCs w:val="23"/>
            <w:lang w:eastAsia="en-IN"/>
          </w:rPr>
          <w:t>Redirect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6666"/>
            <w:sz w:val="23"/>
            <w:szCs w:val="23"/>
            <w:lang w:eastAsia="en-IN"/>
          </w:rPr>
          <w:t>404</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29" w:author="Unknown"/>
          <w:rFonts w:ascii="Courier New" w:eastAsia="Times New Roman" w:hAnsi="Courier New" w:cs="Courier New"/>
          <w:sz w:val="23"/>
          <w:szCs w:val="23"/>
          <w:lang w:eastAsia="en-IN"/>
        </w:rPr>
      </w:pPr>
      <w:ins w:id="2630" w:author="Unknown">
        <w:r w:rsidRPr="00DD16FF">
          <w:rPr>
            <w:rFonts w:ascii="Courier New" w:eastAsia="Times New Roman" w:hAnsi="Courier New" w:cs="Courier New"/>
            <w:color w:val="666600"/>
            <w:sz w:val="23"/>
            <w:szCs w:val="23"/>
            <w:lang w:eastAsia="en-IN"/>
          </w:rPr>
          <w:t>&lt;/</w:t>
        </w:r>
        <w:r w:rsidRPr="00DD16FF">
          <w:rPr>
            <w:rFonts w:ascii="Courier New" w:eastAsia="Times New Roman" w:hAnsi="Courier New" w:cs="Courier New"/>
            <w:color w:val="660066"/>
            <w:sz w:val="23"/>
            <w:szCs w:val="23"/>
            <w:lang w:eastAsia="en-IN"/>
          </w:rPr>
          <w:t>VirtualHost</w:t>
        </w:r>
        <w:r w:rsidRPr="00DD16FF">
          <w:rPr>
            <w:rFonts w:ascii="Courier New" w:eastAsia="Times New Roman" w:hAnsi="Courier New" w:cs="Courier New"/>
            <w:color w:val="666600"/>
            <w:sz w:val="23"/>
            <w:szCs w:val="23"/>
            <w:lang w:eastAsia="en-IN"/>
          </w:rPr>
          <w:t>&gt;</w:t>
        </w:r>
      </w:ins>
    </w:p>
    <w:p w:rsidR="00DD16FF" w:rsidRPr="00DD16FF" w:rsidRDefault="00DD16FF" w:rsidP="00DD16FF">
      <w:pPr>
        <w:spacing w:before="100" w:beforeAutospacing="1" w:after="100" w:afterAutospacing="1" w:line="240" w:lineRule="auto"/>
        <w:rPr>
          <w:ins w:id="2631" w:author="Unknown"/>
          <w:rFonts w:ascii="Roboto" w:eastAsia="Times New Roman" w:hAnsi="Roboto" w:cs="Times New Roman"/>
          <w:sz w:val="23"/>
          <w:szCs w:val="23"/>
          <w:lang w:eastAsia="en-IN"/>
        </w:rPr>
      </w:pPr>
      <w:ins w:id="2632" w:author="Unknown">
        <w:r w:rsidRPr="00DD16FF">
          <w:rPr>
            <w:rFonts w:ascii="Roboto" w:eastAsia="Times New Roman" w:hAnsi="Roboto" w:cs="Times New Roman"/>
            <w:sz w:val="23"/>
            <w:szCs w:val="23"/>
            <w:lang w:eastAsia="en-IN"/>
          </w:rPr>
          <w:t>Save and exit.</w:t>
        </w:r>
      </w:ins>
    </w:p>
    <w:p w:rsidR="00DD16FF" w:rsidRPr="00DD16FF" w:rsidRDefault="00DD16FF" w:rsidP="00DD16FF">
      <w:pPr>
        <w:spacing w:before="100" w:beforeAutospacing="1" w:after="100" w:afterAutospacing="1" w:line="240" w:lineRule="auto"/>
        <w:rPr>
          <w:ins w:id="2633" w:author="Unknown"/>
          <w:rFonts w:ascii="Roboto" w:eastAsia="Times New Roman" w:hAnsi="Roboto" w:cs="Times New Roman"/>
          <w:sz w:val="23"/>
          <w:szCs w:val="23"/>
          <w:lang w:eastAsia="en-IN"/>
        </w:rPr>
      </w:pPr>
      <w:ins w:id="2634" w:author="Unknown">
        <w:r w:rsidRPr="00DD16FF">
          <w:rPr>
            <w:rFonts w:ascii="Roboto" w:eastAsia="Times New Roman" w:hAnsi="Roboto" w:cs="Times New Roman"/>
            <w:sz w:val="23"/>
            <w:szCs w:val="23"/>
            <w:lang w:eastAsia="en-IN"/>
          </w:rPr>
          <w:t>The above just ensures that, if our hostname doesn't match, we return a 404.</w:t>
        </w:r>
      </w:ins>
    </w:p>
    <w:p w:rsidR="00DD16FF" w:rsidRPr="00DD16FF" w:rsidRDefault="00DD16FF" w:rsidP="00DD16FF">
      <w:pPr>
        <w:spacing w:before="100" w:beforeAutospacing="1" w:after="100" w:afterAutospacing="1" w:line="240" w:lineRule="auto"/>
        <w:rPr>
          <w:ins w:id="2635" w:author="Unknown"/>
          <w:rFonts w:ascii="Roboto" w:eastAsia="Times New Roman" w:hAnsi="Roboto" w:cs="Times New Roman"/>
          <w:sz w:val="23"/>
          <w:szCs w:val="23"/>
          <w:lang w:eastAsia="en-IN"/>
        </w:rPr>
      </w:pPr>
      <w:ins w:id="2636" w:author="Unknown">
        <w:r w:rsidRPr="00DD16FF">
          <w:rPr>
            <w:rFonts w:ascii="Roboto" w:eastAsia="Times New Roman" w:hAnsi="Roboto" w:cs="Times New Roman"/>
            <w:sz w:val="23"/>
            <w:szCs w:val="23"/>
            <w:lang w:eastAsia="en-IN"/>
          </w:rPr>
          <w:t>Now enable our new site and reload apache:</w:t>
        </w:r>
      </w:ins>
    </w:p>
    <w:p w:rsidR="00DD16FF" w:rsidRPr="00DD16FF" w:rsidRDefault="00DD16FF" w:rsidP="00DD16FF">
      <w:pPr>
        <w:spacing w:after="0" w:line="240" w:lineRule="auto"/>
        <w:rPr>
          <w:ins w:id="2637" w:author="Unknown"/>
          <w:rFonts w:ascii="Times New Roman" w:eastAsia="Times New Roman" w:hAnsi="Times New Roman" w:cs="Times New Roman"/>
          <w:sz w:val="24"/>
          <w:szCs w:val="24"/>
          <w:lang w:eastAsia="en-IN"/>
        </w:rPr>
      </w:pPr>
      <w:proofErr w:type="gramStart"/>
      <w:ins w:id="2638" w:author="Unknown">
        <w:r w:rsidRPr="00DD16FF">
          <w:rPr>
            <w:rFonts w:ascii="Courier New" w:eastAsia="Times New Roman" w:hAnsi="Courier New" w:cs="Courier New"/>
            <w:sz w:val="23"/>
            <w:szCs w:val="23"/>
            <w:lang w:eastAsia="en-IN"/>
          </w:rPr>
          <w:t>a2ensite</w:t>
        </w:r>
        <w:proofErr w:type="gramEnd"/>
        <w:r w:rsidRPr="00DD16FF">
          <w:rPr>
            <w:rFonts w:ascii="Courier New" w:eastAsia="Times New Roman" w:hAnsi="Courier New" w:cs="Courier New"/>
            <w:sz w:val="23"/>
            <w:szCs w:val="23"/>
            <w:lang w:eastAsia="en-IN"/>
          </w:rPr>
          <w:t xml:space="preserve"> mysite</w:t>
        </w:r>
        <w:r w:rsidRPr="00DD16FF">
          <w:rPr>
            <w:rFonts w:ascii="Roboto" w:eastAsia="Times New Roman" w:hAnsi="Roboto" w:cs="Times New Roman"/>
            <w:sz w:val="23"/>
            <w:szCs w:val="23"/>
            <w:lang w:eastAsia="en-IN"/>
          </w:rPr>
          <w:br/>
        </w:r>
        <w:r w:rsidRPr="00DD16FF">
          <w:rPr>
            <w:rFonts w:ascii="Courier New" w:eastAsia="Times New Roman" w:hAnsi="Courier New" w:cs="Courier New"/>
            <w:sz w:val="23"/>
            <w:szCs w:val="23"/>
            <w:lang w:eastAsia="en-IN"/>
          </w:rPr>
          <w:t>systemctl reload apache2</w:t>
        </w:r>
      </w:ins>
    </w:p>
    <w:p w:rsidR="00DD16FF" w:rsidRPr="00DD16FF" w:rsidRDefault="00DD16FF" w:rsidP="00DD16FF">
      <w:pPr>
        <w:spacing w:before="100" w:beforeAutospacing="1" w:after="100" w:afterAutospacing="1" w:line="240" w:lineRule="auto"/>
        <w:rPr>
          <w:ins w:id="2639" w:author="Unknown"/>
          <w:rFonts w:ascii="Roboto" w:eastAsia="Times New Roman" w:hAnsi="Roboto" w:cs="Times New Roman"/>
          <w:sz w:val="23"/>
          <w:szCs w:val="23"/>
          <w:lang w:eastAsia="en-IN"/>
        </w:rPr>
      </w:pPr>
      <w:ins w:id="2640" w:author="Unknown">
        <w:r w:rsidRPr="00DD16FF">
          <w:rPr>
            <w:rFonts w:ascii="Roboto" w:eastAsia="Times New Roman" w:hAnsi="Roboto" w:cs="Times New Roman"/>
            <w:sz w:val="23"/>
            <w:szCs w:val="23"/>
            <w:lang w:eastAsia="en-IN"/>
          </w:rPr>
          <w:t>Alright, head to your hostname in a browser and view your work! You should see something like:</w:t>
        </w:r>
      </w:ins>
    </w:p>
    <w:p w:rsidR="00DD16FF" w:rsidRPr="00DD16FF" w:rsidRDefault="00DD16FF" w:rsidP="00DD16FF">
      <w:pPr>
        <w:spacing w:after="0" w:line="240" w:lineRule="auto"/>
        <w:rPr>
          <w:ins w:id="2641"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114800" cy="784860"/>
            <wp:effectExtent l="0" t="0" r="0" b="0"/>
            <wp:docPr id="26" name="Picture 26"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ython tutoria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78486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2642" w:author="Unknown"/>
          <w:rFonts w:ascii="Roboto" w:eastAsia="Times New Roman" w:hAnsi="Roboto" w:cs="Times New Roman"/>
          <w:sz w:val="23"/>
          <w:szCs w:val="23"/>
          <w:lang w:eastAsia="en-IN"/>
        </w:rPr>
      </w:pPr>
      <w:ins w:id="2643" w:author="Unknown">
        <w:r w:rsidRPr="00DD16FF">
          <w:rPr>
            <w:rFonts w:ascii="Roboto" w:eastAsia="Times New Roman" w:hAnsi="Roboto" w:cs="Times New Roman"/>
            <w:sz w:val="23"/>
            <w:szCs w:val="23"/>
            <w:lang w:eastAsia="en-IN"/>
          </w:rPr>
          <w:t>Cool, but we've got our project that we've been working on so far, so let's bring that in! Since I am already hosting our project files, I am just going to download from there. You can also use </w:t>
        </w:r>
        <w:r w:rsidRPr="00DD16FF">
          <w:rPr>
            <w:rFonts w:ascii="Courier New" w:eastAsia="Times New Roman" w:hAnsi="Courier New" w:cs="Courier New"/>
            <w:sz w:val="23"/>
            <w:szCs w:val="23"/>
            <w:lang w:eastAsia="en-IN"/>
          </w:rPr>
          <w:t>SCP</w:t>
        </w:r>
        <w:r w:rsidRPr="00DD16FF">
          <w:rPr>
            <w:rFonts w:ascii="Roboto" w:eastAsia="Times New Roman" w:hAnsi="Roboto" w:cs="Times New Roman"/>
            <w:sz w:val="23"/>
            <w:szCs w:val="23"/>
            <w:lang w:eastAsia="en-IN"/>
          </w:rPr>
          <w:t> to move your own projects. You can use SCP on terminal in mac/linux, or with powershell in Windows. You can also download a GUI-based SCP program called </w:t>
        </w:r>
        <w:r w:rsidRPr="00DD16FF">
          <w:rPr>
            <w:rFonts w:ascii="Courier New" w:eastAsia="Times New Roman" w:hAnsi="Courier New" w:cs="Courier New"/>
            <w:sz w:val="23"/>
            <w:szCs w:val="23"/>
            <w:lang w:eastAsia="en-IN"/>
          </w:rPr>
          <w:t>WinSCP</w:t>
        </w:r>
        <w:r w:rsidRPr="00DD16FF">
          <w:rPr>
            <w:rFonts w:ascii="Roboto" w:eastAsia="Times New Roman" w:hAnsi="Roboto" w:cs="Times New Roman"/>
            <w:sz w:val="23"/>
            <w:szCs w:val="23"/>
            <w:lang w:eastAsia="en-IN"/>
          </w:rPr>
          <w:t>, which you may find more noob-friendly since you can just drag and drop your files, and, like PuTTY, you can save profiles.</w:t>
        </w:r>
      </w:ins>
    </w:p>
    <w:p w:rsidR="00DD16FF" w:rsidRPr="00DD16FF" w:rsidRDefault="00DD16FF" w:rsidP="00DD16FF">
      <w:pPr>
        <w:spacing w:before="100" w:beforeAutospacing="1" w:after="100" w:afterAutospacing="1" w:line="240" w:lineRule="auto"/>
        <w:rPr>
          <w:ins w:id="2644" w:author="Unknown"/>
          <w:rFonts w:ascii="Roboto" w:eastAsia="Times New Roman" w:hAnsi="Roboto" w:cs="Times New Roman"/>
          <w:sz w:val="23"/>
          <w:szCs w:val="23"/>
          <w:lang w:eastAsia="en-IN"/>
        </w:rPr>
      </w:pPr>
      <w:ins w:id="2645" w:author="Unknown">
        <w:r w:rsidRPr="00DD16FF">
          <w:rPr>
            <w:rFonts w:ascii="Roboto" w:eastAsia="Times New Roman" w:hAnsi="Roboto" w:cs="Times New Roman"/>
            <w:sz w:val="23"/>
            <w:szCs w:val="23"/>
            <w:lang w:eastAsia="en-IN"/>
          </w:rPr>
          <w:t>For this tutorial's sake, I am just going to grab my zipped file that I have hosted.</w:t>
        </w:r>
      </w:ins>
    </w:p>
    <w:p w:rsidR="00DD16FF" w:rsidRPr="00DD16FF" w:rsidRDefault="00DD16FF" w:rsidP="00DD16FF">
      <w:pPr>
        <w:spacing w:after="0" w:line="240" w:lineRule="auto"/>
        <w:rPr>
          <w:ins w:id="2646" w:author="Unknown"/>
          <w:rFonts w:ascii="Times New Roman" w:eastAsia="Times New Roman" w:hAnsi="Times New Roman" w:cs="Times New Roman"/>
          <w:sz w:val="24"/>
          <w:szCs w:val="24"/>
          <w:lang w:eastAsia="en-IN"/>
        </w:rPr>
      </w:pPr>
      <w:proofErr w:type="gramStart"/>
      <w:ins w:id="2647" w:author="Unknown">
        <w:r w:rsidRPr="00DD16FF">
          <w:rPr>
            <w:rFonts w:ascii="Courier New" w:eastAsia="Times New Roman" w:hAnsi="Courier New" w:cs="Courier New"/>
            <w:sz w:val="23"/>
            <w:szCs w:val="23"/>
            <w:lang w:eastAsia="en-IN"/>
          </w:rPr>
          <w:t>cd</w:t>
        </w:r>
        <w:proofErr w:type="gramEnd"/>
        <w:r w:rsidRPr="00DD16FF">
          <w:rPr>
            <w:rFonts w:ascii="Courier New" w:eastAsia="Times New Roman" w:hAnsi="Courier New" w:cs="Courier New"/>
            <w:sz w:val="23"/>
            <w:szCs w:val="23"/>
            <w:lang w:eastAsia="en-IN"/>
          </w:rPr>
          <w:t xml:space="preserve"> /var/www/</w:t>
        </w:r>
        <w:r w:rsidRPr="00DD16FF">
          <w:rPr>
            <w:rFonts w:ascii="Roboto" w:eastAsia="Times New Roman" w:hAnsi="Roboto" w:cs="Times New Roman"/>
            <w:sz w:val="23"/>
            <w:szCs w:val="23"/>
            <w:lang w:eastAsia="en-IN"/>
          </w:rPr>
          <w:br/>
        </w:r>
        <w:r w:rsidRPr="00DD16FF">
          <w:rPr>
            <w:rFonts w:ascii="Courier New" w:eastAsia="Times New Roman" w:hAnsi="Courier New" w:cs="Courier New"/>
            <w:sz w:val="23"/>
            <w:szCs w:val="23"/>
            <w:lang w:eastAsia="en-IN"/>
          </w:rPr>
          <w:t>wget https://pythonprogramming.net/static/downloads/django-tutorials/django-11.zip</w:t>
        </w:r>
      </w:ins>
    </w:p>
    <w:p w:rsidR="00DD16FF" w:rsidRPr="00DD16FF" w:rsidRDefault="00DD16FF" w:rsidP="00DD16FF">
      <w:pPr>
        <w:spacing w:before="100" w:beforeAutospacing="1" w:after="100" w:afterAutospacing="1" w:line="240" w:lineRule="auto"/>
        <w:rPr>
          <w:ins w:id="2648" w:author="Unknown"/>
          <w:rFonts w:ascii="Roboto" w:eastAsia="Times New Roman" w:hAnsi="Roboto" w:cs="Times New Roman"/>
          <w:sz w:val="23"/>
          <w:szCs w:val="23"/>
          <w:lang w:eastAsia="en-IN"/>
        </w:rPr>
      </w:pPr>
      <w:proofErr w:type="gramStart"/>
      <w:ins w:id="2649" w:author="Unknown">
        <w:r w:rsidRPr="00DD16FF">
          <w:rPr>
            <w:rFonts w:ascii="Roboto" w:eastAsia="Times New Roman" w:hAnsi="Roboto" w:cs="Times New Roman"/>
            <w:sz w:val="23"/>
            <w:szCs w:val="23"/>
            <w:lang w:eastAsia="en-IN"/>
          </w:rPr>
          <w:t>wget</w:t>
        </w:r>
        <w:proofErr w:type="gramEnd"/>
        <w:r w:rsidRPr="00DD16FF">
          <w:rPr>
            <w:rFonts w:ascii="Roboto" w:eastAsia="Times New Roman" w:hAnsi="Roboto" w:cs="Times New Roman"/>
            <w:sz w:val="23"/>
            <w:szCs w:val="23"/>
            <w:lang w:eastAsia="en-IN"/>
          </w:rPr>
          <w:t xml:space="preserve"> is used to download files. Now we want to unzip these:</w:t>
        </w:r>
      </w:ins>
    </w:p>
    <w:p w:rsidR="00DD16FF" w:rsidRPr="00DD16FF" w:rsidRDefault="00DD16FF" w:rsidP="00DD16FF">
      <w:pPr>
        <w:spacing w:after="0" w:line="240" w:lineRule="auto"/>
        <w:rPr>
          <w:ins w:id="2650" w:author="Unknown"/>
          <w:rFonts w:ascii="Times New Roman" w:eastAsia="Times New Roman" w:hAnsi="Times New Roman" w:cs="Times New Roman"/>
          <w:sz w:val="24"/>
          <w:szCs w:val="24"/>
          <w:lang w:eastAsia="en-IN"/>
        </w:rPr>
      </w:pPr>
      <w:proofErr w:type="gramStart"/>
      <w:ins w:id="2651" w:author="Unknown">
        <w:r w:rsidRPr="00DD16FF">
          <w:rPr>
            <w:rFonts w:ascii="Courier New" w:eastAsia="Times New Roman" w:hAnsi="Courier New" w:cs="Courier New"/>
            <w:sz w:val="23"/>
            <w:szCs w:val="23"/>
            <w:lang w:eastAsia="en-IN"/>
          </w:rPr>
          <w:t>apt-get</w:t>
        </w:r>
        <w:proofErr w:type="gramEnd"/>
        <w:r w:rsidRPr="00DD16FF">
          <w:rPr>
            <w:rFonts w:ascii="Courier New" w:eastAsia="Times New Roman" w:hAnsi="Courier New" w:cs="Courier New"/>
            <w:sz w:val="23"/>
            <w:szCs w:val="23"/>
            <w:lang w:eastAsia="en-IN"/>
          </w:rPr>
          <w:t xml:space="preserve"> install unzip</w:t>
        </w:r>
      </w:ins>
    </w:p>
    <w:p w:rsidR="00DD16FF" w:rsidRPr="00DD16FF" w:rsidRDefault="00DD16FF" w:rsidP="00DD16FF">
      <w:pPr>
        <w:spacing w:before="100" w:beforeAutospacing="1" w:after="100" w:afterAutospacing="1" w:line="240" w:lineRule="auto"/>
        <w:rPr>
          <w:ins w:id="2652" w:author="Unknown"/>
          <w:rFonts w:ascii="Roboto" w:eastAsia="Times New Roman" w:hAnsi="Roboto" w:cs="Times New Roman"/>
          <w:sz w:val="23"/>
          <w:szCs w:val="23"/>
          <w:lang w:eastAsia="en-IN"/>
        </w:rPr>
      </w:pPr>
      <w:ins w:id="2653" w:author="Unknown">
        <w:r w:rsidRPr="00DD16FF">
          <w:rPr>
            <w:rFonts w:ascii="Roboto" w:eastAsia="Times New Roman" w:hAnsi="Roboto" w:cs="Times New Roman"/>
            <w:sz w:val="23"/>
            <w:szCs w:val="23"/>
            <w:lang w:eastAsia="en-IN"/>
          </w:rPr>
          <w:t>Then, let's remove the old mysite that we made:</w:t>
        </w:r>
      </w:ins>
    </w:p>
    <w:p w:rsidR="00DD16FF" w:rsidRPr="00DD16FF" w:rsidRDefault="00DD16FF" w:rsidP="00DD16FF">
      <w:pPr>
        <w:spacing w:after="0" w:line="240" w:lineRule="auto"/>
        <w:rPr>
          <w:ins w:id="2654" w:author="Unknown"/>
          <w:rFonts w:ascii="Times New Roman" w:eastAsia="Times New Roman" w:hAnsi="Times New Roman" w:cs="Times New Roman"/>
          <w:sz w:val="24"/>
          <w:szCs w:val="24"/>
          <w:lang w:eastAsia="en-IN"/>
        </w:rPr>
      </w:pPr>
      <w:proofErr w:type="gramStart"/>
      <w:ins w:id="2655" w:author="Unknown">
        <w:r w:rsidRPr="00DD16FF">
          <w:rPr>
            <w:rFonts w:ascii="Courier New" w:eastAsia="Times New Roman" w:hAnsi="Courier New" w:cs="Courier New"/>
            <w:sz w:val="23"/>
            <w:szCs w:val="23"/>
            <w:lang w:eastAsia="en-IN"/>
          </w:rPr>
          <w:t>rm</w:t>
        </w:r>
        <w:proofErr w:type="gramEnd"/>
        <w:r w:rsidRPr="00DD16FF">
          <w:rPr>
            <w:rFonts w:ascii="Courier New" w:eastAsia="Times New Roman" w:hAnsi="Courier New" w:cs="Courier New"/>
            <w:sz w:val="23"/>
            <w:szCs w:val="23"/>
            <w:lang w:eastAsia="en-IN"/>
          </w:rPr>
          <w:t xml:space="preserve"> -r mysite/</w:t>
        </w:r>
      </w:ins>
    </w:p>
    <w:p w:rsidR="00DD16FF" w:rsidRPr="00DD16FF" w:rsidRDefault="00DD16FF" w:rsidP="00DD16FF">
      <w:pPr>
        <w:spacing w:before="100" w:beforeAutospacing="1" w:after="100" w:afterAutospacing="1" w:line="240" w:lineRule="auto"/>
        <w:rPr>
          <w:ins w:id="2656" w:author="Unknown"/>
          <w:rFonts w:ascii="Roboto" w:eastAsia="Times New Roman" w:hAnsi="Roboto" w:cs="Times New Roman"/>
          <w:sz w:val="23"/>
          <w:szCs w:val="23"/>
          <w:lang w:eastAsia="en-IN"/>
        </w:rPr>
      </w:pPr>
      <w:proofErr w:type="gramStart"/>
      <w:ins w:id="2657" w:author="Unknown">
        <w:r w:rsidRPr="00DD16FF">
          <w:rPr>
            <w:rFonts w:ascii="Roboto" w:eastAsia="Times New Roman" w:hAnsi="Roboto" w:cs="Times New Roman"/>
            <w:sz w:val="23"/>
            <w:szCs w:val="23"/>
            <w:lang w:eastAsia="en-IN"/>
          </w:rPr>
          <w:t>rm</w:t>
        </w:r>
        <w:proofErr w:type="gramEnd"/>
        <w:r w:rsidRPr="00DD16FF">
          <w:rPr>
            <w:rFonts w:ascii="Roboto" w:eastAsia="Times New Roman" w:hAnsi="Roboto" w:cs="Times New Roman"/>
            <w:sz w:val="23"/>
            <w:szCs w:val="23"/>
            <w:lang w:eastAsia="en-IN"/>
          </w:rPr>
          <w:t xml:space="preserve"> is remove, the -r is recursive (so remove everything in there).</w:t>
        </w:r>
      </w:ins>
    </w:p>
    <w:p w:rsidR="00DD16FF" w:rsidRPr="00DD16FF" w:rsidRDefault="00DD16FF" w:rsidP="00DD16FF">
      <w:pPr>
        <w:spacing w:before="100" w:beforeAutospacing="1" w:after="100" w:afterAutospacing="1" w:line="240" w:lineRule="auto"/>
        <w:rPr>
          <w:ins w:id="2658" w:author="Unknown"/>
          <w:rFonts w:ascii="Roboto" w:eastAsia="Times New Roman" w:hAnsi="Roboto" w:cs="Times New Roman"/>
          <w:sz w:val="23"/>
          <w:szCs w:val="23"/>
          <w:lang w:eastAsia="en-IN"/>
        </w:rPr>
      </w:pPr>
      <w:ins w:id="2659" w:author="Unknown">
        <w:r w:rsidRPr="00DD16FF">
          <w:rPr>
            <w:rFonts w:ascii="Roboto" w:eastAsia="Times New Roman" w:hAnsi="Roboto" w:cs="Times New Roman"/>
            <w:sz w:val="23"/>
            <w:szCs w:val="23"/>
            <w:lang w:eastAsia="en-IN"/>
          </w:rPr>
          <w:t>Next, let's unzip our tutorial code:</w:t>
        </w:r>
      </w:ins>
    </w:p>
    <w:p w:rsidR="00DD16FF" w:rsidRPr="00DD16FF" w:rsidRDefault="00DD16FF" w:rsidP="00DD16FF">
      <w:pPr>
        <w:spacing w:after="0" w:line="240" w:lineRule="auto"/>
        <w:rPr>
          <w:ins w:id="2660" w:author="Unknown"/>
          <w:rFonts w:ascii="Times New Roman" w:eastAsia="Times New Roman" w:hAnsi="Times New Roman" w:cs="Times New Roman"/>
          <w:sz w:val="24"/>
          <w:szCs w:val="24"/>
          <w:lang w:eastAsia="en-IN"/>
        </w:rPr>
      </w:pPr>
      <w:proofErr w:type="gramStart"/>
      <w:ins w:id="2661" w:author="Unknown">
        <w:r w:rsidRPr="00DD16FF">
          <w:rPr>
            <w:rFonts w:ascii="Courier New" w:eastAsia="Times New Roman" w:hAnsi="Courier New" w:cs="Courier New"/>
            <w:sz w:val="23"/>
            <w:szCs w:val="23"/>
            <w:lang w:eastAsia="en-IN"/>
          </w:rPr>
          <w:lastRenderedPageBreak/>
          <w:t>unzip</w:t>
        </w:r>
        <w:proofErr w:type="gramEnd"/>
        <w:r w:rsidRPr="00DD16FF">
          <w:rPr>
            <w:rFonts w:ascii="Courier New" w:eastAsia="Times New Roman" w:hAnsi="Courier New" w:cs="Courier New"/>
            <w:sz w:val="23"/>
            <w:szCs w:val="23"/>
            <w:lang w:eastAsia="en-IN"/>
          </w:rPr>
          <w:t xml:space="preserve"> django-11.zip</w:t>
        </w:r>
      </w:ins>
    </w:p>
    <w:p w:rsidR="00DD16FF" w:rsidRPr="00DD16FF" w:rsidRDefault="00DD16FF" w:rsidP="00DD16FF">
      <w:pPr>
        <w:spacing w:before="100" w:beforeAutospacing="1" w:after="100" w:afterAutospacing="1" w:line="240" w:lineRule="auto"/>
        <w:rPr>
          <w:ins w:id="2662" w:author="Unknown"/>
          <w:rFonts w:ascii="Roboto" w:eastAsia="Times New Roman" w:hAnsi="Roboto" w:cs="Times New Roman"/>
          <w:sz w:val="23"/>
          <w:szCs w:val="23"/>
          <w:lang w:eastAsia="en-IN"/>
        </w:rPr>
      </w:pPr>
      <w:ins w:id="2663" w:author="Unknown">
        <w:r w:rsidRPr="00DD16FF">
          <w:rPr>
            <w:rFonts w:ascii="Roboto" w:eastAsia="Times New Roman" w:hAnsi="Roboto" w:cs="Times New Roman"/>
            <w:sz w:val="23"/>
            <w:szCs w:val="23"/>
            <w:lang w:eastAsia="en-IN"/>
          </w:rPr>
          <w:t>Okay, great! Now we just need to turn off DEBUG and set the hostname again, then reload apache.</w:t>
        </w:r>
      </w:ins>
    </w:p>
    <w:p w:rsidR="00DD16FF" w:rsidRPr="00DD16FF" w:rsidRDefault="00DD16FF" w:rsidP="00DD16FF">
      <w:pPr>
        <w:spacing w:after="0" w:line="240" w:lineRule="auto"/>
        <w:rPr>
          <w:ins w:id="2664" w:author="Unknown"/>
          <w:rFonts w:ascii="Times New Roman" w:eastAsia="Times New Roman" w:hAnsi="Times New Roman" w:cs="Times New Roman"/>
          <w:sz w:val="24"/>
          <w:szCs w:val="24"/>
          <w:lang w:eastAsia="en-IN"/>
        </w:rPr>
      </w:pPr>
      <w:proofErr w:type="gramStart"/>
      <w:ins w:id="2665" w:author="Unknown">
        <w:r w:rsidRPr="00DD16FF">
          <w:rPr>
            <w:rFonts w:ascii="Courier New" w:eastAsia="Times New Roman" w:hAnsi="Courier New" w:cs="Courier New"/>
            <w:sz w:val="23"/>
            <w:szCs w:val="23"/>
            <w:lang w:eastAsia="en-IN"/>
          </w:rPr>
          <w:t>nano</w:t>
        </w:r>
        <w:proofErr w:type="gramEnd"/>
        <w:r w:rsidRPr="00DD16FF">
          <w:rPr>
            <w:rFonts w:ascii="Courier New" w:eastAsia="Times New Roman" w:hAnsi="Courier New" w:cs="Courier New"/>
            <w:sz w:val="23"/>
            <w:szCs w:val="23"/>
            <w:lang w:eastAsia="en-IN"/>
          </w:rPr>
          <w:t xml:space="preserve"> mysite/mysite/settings.py</w:t>
        </w:r>
      </w:ins>
    </w:p>
    <w:p w:rsidR="00DD16FF" w:rsidRPr="00DD16FF" w:rsidRDefault="00DD16FF" w:rsidP="00DD16FF">
      <w:pPr>
        <w:spacing w:before="100" w:beforeAutospacing="1" w:after="100" w:afterAutospacing="1" w:line="240" w:lineRule="auto"/>
        <w:rPr>
          <w:ins w:id="2666" w:author="Unknown"/>
          <w:rFonts w:ascii="Roboto" w:eastAsia="Times New Roman" w:hAnsi="Roboto" w:cs="Times New Roman"/>
          <w:sz w:val="23"/>
          <w:szCs w:val="23"/>
          <w:lang w:eastAsia="en-IN"/>
        </w:rPr>
      </w:pPr>
      <w:ins w:id="2667" w:author="Unknown">
        <w:r w:rsidRPr="00DD16FF">
          <w:rPr>
            <w:rFonts w:ascii="Roboto" w:eastAsia="Times New Roman" w:hAnsi="Roboto" w:cs="Times New Roman"/>
            <w:sz w:val="23"/>
            <w:szCs w:val="23"/>
            <w:lang w:eastAsia="en-IN"/>
          </w:rPr>
          <w:t>Set </w:t>
        </w:r>
        <w:r w:rsidRPr="00DD16FF">
          <w:rPr>
            <w:rFonts w:ascii="Courier New" w:eastAsia="Times New Roman" w:hAnsi="Courier New" w:cs="Courier New"/>
            <w:sz w:val="23"/>
            <w:szCs w:val="23"/>
            <w:lang w:eastAsia="en-IN"/>
          </w:rPr>
          <w:t>DEBUG = False</w:t>
        </w:r>
        <w:r w:rsidRPr="00DD16FF">
          <w:rPr>
            <w:rFonts w:ascii="Roboto" w:eastAsia="Times New Roman" w:hAnsi="Roboto" w:cs="Times New Roman"/>
            <w:sz w:val="23"/>
            <w:szCs w:val="23"/>
            <w:lang w:eastAsia="en-IN"/>
          </w:rPr>
          <w:t> and add your hostname.</w:t>
        </w:r>
      </w:ins>
    </w:p>
    <w:p w:rsidR="00DD16FF" w:rsidRPr="00DD16FF" w:rsidRDefault="00DD16FF" w:rsidP="00DD16FF">
      <w:pPr>
        <w:spacing w:before="100" w:beforeAutospacing="1" w:after="100" w:afterAutospacing="1" w:line="240" w:lineRule="auto"/>
        <w:rPr>
          <w:ins w:id="2668" w:author="Unknown"/>
          <w:rFonts w:ascii="Roboto" w:eastAsia="Times New Roman" w:hAnsi="Roboto" w:cs="Times New Roman"/>
          <w:sz w:val="23"/>
          <w:szCs w:val="23"/>
          <w:lang w:eastAsia="en-IN"/>
        </w:rPr>
      </w:pPr>
      <w:ins w:id="2669" w:author="Unknown">
        <w:r w:rsidRPr="00DD16FF">
          <w:rPr>
            <w:rFonts w:ascii="Roboto" w:eastAsia="Times New Roman" w:hAnsi="Roboto" w:cs="Times New Roman"/>
            <w:sz w:val="23"/>
            <w:szCs w:val="23"/>
            <w:lang w:eastAsia="en-IN"/>
          </w:rPr>
          <w:t>Then scroll to the end of the file, you should find </w:t>
        </w:r>
        <w:r w:rsidRPr="00DD16FF">
          <w:rPr>
            <w:rFonts w:ascii="Courier New" w:eastAsia="Times New Roman" w:hAnsi="Courier New" w:cs="Courier New"/>
            <w:sz w:val="23"/>
            <w:szCs w:val="23"/>
            <w:lang w:eastAsia="en-IN"/>
          </w:rPr>
          <w:t>STATIC_URL = '/static/'</w:t>
        </w:r>
        <w:r w:rsidRPr="00DD16FF">
          <w:rPr>
            <w:rFonts w:ascii="Roboto" w:eastAsia="Times New Roman" w:hAnsi="Roboto" w:cs="Times New Roman"/>
            <w:sz w:val="23"/>
            <w:szCs w:val="23"/>
            <w:lang w:eastAsia="en-IN"/>
          </w:rPr>
          <w:t>, add right below it: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70" w:author="Unknown"/>
          <w:rFonts w:ascii="Courier New" w:eastAsia="Times New Roman" w:hAnsi="Courier New" w:cs="Courier New"/>
          <w:color w:val="000000"/>
          <w:sz w:val="23"/>
          <w:szCs w:val="23"/>
          <w:lang w:eastAsia="en-IN"/>
        </w:rPr>
      </w:pPr>
      <w:ins w:id="2671" w:author="Unknown">
        <w:r w:rsidRPr="00DD16FF">
          <w:rPr>
            <w:rFonts w:ascii="Courier New" w:eastAsia="Times New Roman" w:hAnsi="Courier New" w:cs="Courier New"/>
            <w:color w:val="000000"/>
            <w:sz w:val="23"/>
            <w:szCs w:val="23"/>
            <w:lang w:eastAsia="en-IN"/>
          </w:rPr>
          <w:t xml:space="preserve">STATIC_ROOT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'/var/www/mysite/static/'</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72" w:author="Unknown"/>
          <w:rFonts w:ascii="Courier New" w:eastAsia="Times New Roman" w:hAnsi="Courier New" w:cs="Courier New"/>
          <w:color w:val="000000"/>
          <w:sz w:val="23"/>
          <w:szCs w:val="23"/>
          <w:lang w:eastAsia="en-IN"/>
        </w:rPr>
      </w:pPr>
      <w:ins w:id="2673" w:author="Unknown">
        <w:r w:rsidRPr="00DD16FF">
          <w:rPr>
            <w:rFonts w:ascii="Courier New" w:eastAsia="Times New Roman" w:hAnsi="Courier New" w:cs="Courier New"/>
            <w:color w:val="000000"/>
            <w:sz w:val="23"/>
            <w:szCs w:val="23"/>
            <w:lang w:eastAsia="en-IN"/>
          </w:rPr>
          <w:t xml:space="preserve">MEDIA_URL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'/media/'</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74" w:author="Unknown"/>
          <w:rFonts w:ascii="Courier New" w:eastAsia="Times New Roman" w:hAnsi="Courier New" w:cs="Courier New"/>
          <w:sz w:val="23"/>
          <w:szCs w:val="23"/>
          <w:lang w:eastAsia="en-IN"/>
        </w:rPr>
      </w:pPr>
      <w:ins w:id="2675" w:author="Unknown">
        <w:r w:rsidRPr="00DD16FF">
          <w:rPr>
            <w:rFonts w:ascii="Courier New" w:eastAsia="Times New Roman" w:hAnsi="Courier New" w:cs="Courier New"/>
            <w:color w:val="000000"/>
            <w:sz w:val="23"/>
            <w:szCs w:val="23"/>
            <w:lang w:eastAsia="en-IN"/>
          </w:rPr>
          <w:t xml:space="preserve">MEDIA_ROOT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'/var/www/mysite/media/'</w:t>
        </w:r>
      </w:ins>
    </w:p>
    <w:p w:rsidR="00DD16FF" w:rsidRPr="00DD16FF" w:rsidRDefault="00DD16FF" w:rsidP="00DD16FF">
      <w:pPr>
        <w:spacing w:before="100" w:beforeAutospacing="1" w:after="100" w:afterAutospacing="1" w:line="240" w:lineRule="auto"/>
        <w:rPr>
          <w:ins w:id="2676" w:author="Unknown"/>
          <w:rFonts w:ascii="Roboto" w:eastAsia="Times New Roman" w:hAnsi="Roboto" w:cs="Times New Roman"/>
          <w:sz w:val="23"/>
          <w:szCs w:val="23"/>
          <w:lang w:eastAsia="en-IN"/>
        </w:rPr>
      </w:pPr>
      <w:ins w:id="2677" w:author="Unknown">
        <w:r w:rsidRPr="00DD16FF">
          <w:rPr>
            <w:rFonts w:ascii="Roboto" w:eastAsia="Times New Roman" w:hAnsi="Roboto" w:cs="Times New Roman"/>
            <w:sz w:val="23"/>
            <w:szCs w:val="23"/>
            <w:lang w:eastAsia="en-IN"/>
          </w:rPr>
          <w:t>Exit that, and now we need to run:</w:t>
        </w:r>
      </w:ins>
    </w:p>
    <w:p w:rsidR="00DD16FF" w:rsidRPr="00DD16FF" w:rsidRDefault="00DD16FF" w:rsidP="00DD16FF">
      <w:pPr>
        <w:spacing w:after="0" w:line="240" w:lineRule="auto"/>
        <w:rPr>
          <w:ins w:id="2678" w:author="Unknown"/>
          <w:rFonts w:ascii="Times New Roman" w:eastAsia="Times New Roman" w:hAnsi="Times New Roman" w:cs="Times New Roman"/>
          <w:sz w:val="24"/>
          <w:szCs w:val="24"/>
          <w:lang w:eastAsia="en-IN"/>
        </w:rPr>
      </w:pPr>
      <w:ins w:id="2679" w:author="Unknown">
        <w:r w:rsidRPr="00DD16FF">
          <w:rPr>
            <w:rFonts w:ascii="Courier New" w:eastAsia="Times New Roman" w:hAnsi="Courier New" w:cs="Courier New"/>
            <w:sz w:val="23"/>
            <w:szCs w:val="23"/>
            <w:lang w:eastAsia="en-IN"/>
          </w:rPr>
          <w:t>python3 manage.py collectstatic</w:t>
        </w:r>
      </w:ins>
    </w:p>
    <w:p w:rsidR="00DD16FF" w:rsidRPr="00DD16FF" w:rsidRDefault="00DD16FF" w:rsidP="00DD16FF">
      <w:pPr>
        <w:spacing w:before="100" w:beforeAutospacing="1" w:after="100" w:afterAutospacing="1" w:line="240" w:lineRule="auto"/>
        <w:rPr>
          <w:ins w:id="2680" w:author="Unknown"/>
          <w:rFonts w:ascii="Roboto" w:eastAsia="Times New Roman" w:hAnsi="Roboto" w:cs="Times New Roman"/>
          <w:sz w:val="23"/>
          <w:szCs w:val="23"/>
          <w:lang w:eastAsia="en-IN"/>
        </w:rPr>
      </w:pPr>
      <w:ins w:id="2681" w:author="Unknown">
        <w:r w:rsidRPr="00DD16FF">
          <w:rPr>
            <w:rFonts w:ascii="Roboto" w:eastAsia="Times New Roman" w:hAnsi="Roboto" w:cs="Times New Roman"/>
            <w:sz w:val="23"/>
            <w:szCs w:val="23"/>
            <w:lang w:eastAsia="en-IN"/>
          </w:rPr>
          <w:t>This will copy all of your static files to one spot for production.</w:t>
        </w:r>
      </w:ins>
    </w:p>
    <w:p w:rsidR="00DD16FF" w:rsidRPr="00DD16FF" w:rsidRDefault="00DD16FF" w:rsidP="00DD16FF">
      <w:pPr>
        <w:spacing w:after="0" w:line="240" w:lineRule="auto"/>
        <w:rPr>
          <w:ins w:id="2682" w:author="Unknown"/>
          <w:rFonts w:ascii="Times New Roman" w:eastAsia="Times New Roman" w:hAnsi="Times New Roman" w:cs="Times New Roman"/>
          <w:sz w:val="24"/>
          <w:szCs w:val="24"/>
          <w:lang w:eastAsia="en-IN"/>
        </w:rPr>
      </w:pPr>
      <w:proofErr w:type="gramStart"/>
      <w:ins w:id="2683" w:author="Unknown">
        <w:r w:rsidRPr="00DD16FF">
          <w:rPr>
            <w:rFonts w:ascii="Courier New" w:eastAsia="Times New Roman" w:hAnsi="Courier New" w:cs="Courier New"/>
            <w:sz w:val="23"/>
            <w:szCs w:val="23"/>
            <w:lang w:eastAsia="en-IN"/>
          </w:rPr>
          <w:t>service</w:t>
        </w:r>
        <w:proofErr w:type="gramEnd"/>
        <w:r w:rsidRPr="00DD16FF">
          <w:rPr>
            <w:rFonts w:ascii="Courier New" w:eastAsia="Times New Roman" w:hAnsi="Courier New" w:cs="Courier New"/>
            <w:sz w:val="23"/>
            <w:szCs w:val="23"/>
            <w:lang w:eastAsia="en-IN"/>
          </w:rPr>
          <w:t xml:space="preserve"> apache2 reload</w:t>
        </w:r>
      </w:ins>
    </w:p>
    <w:p w:rsidR="00DD16FF" w:rsidRPr="00DD16FF" w:rsidRDefault="00DD16FF" w:rsidP="00DD16FF">
      <w:pPr>
        <w:spacing w:before="100" w:beforeAutospacing="1" w:after="100" w:afterAutospacing="1" w:line="240" w:lineRule="auto"/>
        <w:rPr>
          <w:ins w:id="2684" w:author="Unknown"/>
          <w:rFonts w:ascii="Roboto" w:eastAsia="Times New Roman" w:hAnsi="Roboto" w:cs="Times New Roman"/>
          <w:sz w:val="23"/>
          <w:szCs w:val="23"/>
          <w:lang w:eastAsia="en-IN"/>
        </w:rPr>
      </w:pPr>
      <w:ins w:id="2685" w:author="Unknown">
        <w:r w:rsidRPr="00DD16FF">
          <w:rPr>
            <w:rFonts w:ascii="Roboto" w:eastAsia="Times New Roman" w:hAnsi="Roboto" w:cs="Times New Roman"/>
            <w:sz w:val="23"/>
            <w:szCs w:val="23"/>
            <w:lang w:eastAsia="en-IN"/>
          </w:rPr>
          <w:t>Check to see if things are working!</w:t>
        </w:r>
      </w:ins>
    </w:p>
    <w:p w:rsidR="00DD16FF" w:rsidRPr="00DD16FF" w:rsidRDefault="00DD16FF" w:rsidP="00DD16FF">
      <w:pPr>
        <w:spacing w:after="0" w:line="240" w:lineRule="auto"/>
        <w:rPr>
          <w:ins w:id="2686" w:author="Unknown"/>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18760" cy="3665220"/>
            <wp:effectExtent l="0" t="0" r="0" b="0"/>
            <wp:docPr id="25" name="Picture 25" descr="python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ython tutoria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8760" cy="3665220"/>
                    </a:xfrm>
                    <a:prstGeom prst="rect">
                      <a:avLst/>
                    </a:prstGeom>
                    <a:noFill/>
                    <a:ln>
                      <a:noFill/>
                    </a:ln>
                  </pic:spPr>
                </pic:pic>
              </a:graphicData>
            </a:graphic>
          </wp:inline>
        </w:drawing>
      </w:r>
    </w:p>
    <w:p w:rsidR="00DD16FF" w:rsidRPr="00DD16FF" w:rsidRDefault="00DD16FF" w:rsidP="00DD16FF">
      <w:pPr>
        <w:spacing w:before="100" w:beforeAutospacing="1" w:after="100" w:afterAutospacing="1" w:line="240" w:lineRule="auto"/>
        <w:rPr>
          <w:ins w:id="2687" w:author="Unknown"/>
          <w:rFonts w:ascii="Roboto" w:eastAsia="Times New Roman" w:hAnsi="Roboto" w:cs="Times New Roman"/>
          <w:sz w:val="23"/>
          <w:szCs w:val="23"/>
          <w:lang w:eastAsia="en-IN"/>
        </w:rPr>
      </w:pPr>
      <w:ins w:id="2688" w:author="Unknown">
        <w:r w:rsidRPr="00DD16FF">
          <w:rPr>
            <w:rFonts w:ascii="Roboto" w:eastAsia="Times New Roman" w:hAnsi="Roboto" w:cs="Times New Roman"/>
            <w:sz w:val="23"/>
            <w:szCs w:val="23"/>
            <w:lang w:eastAsia="en-IN"/>
          </w:rPr>
          <w:t>Awesome!</w:t>
        </w:r>
      </w:ins>
    </w:p>
    <w:p w:rsidR="00DD16FF" w:rsidRPr="00DD16FF" w:rsidRDefault="00DD16FF" w:rsidP="00DD16FF">
      <w:pPr>
        <w:spacing w:before="100" w:beforeAutospacing="1" w:after="100" w:afterAutospacing="1" w:line="240" w:lineRule="auto"/>
        <w:rPr>
          <w:ins w:id="2689" w:author="Unknown"/>
          <w:rFonts w:ascii="Roboto" w:eastAsia="Times New Roman" w:hAnsi="Roboto" w:cs="Times New Roman"/>
          <w:sz w:val="23"/>
          <w:szCs w:val="23"/>
          <w:lang w:eastAsia="en-IN"/>
        </w:rPr>
      </w:pPr>
      <w:ins w:id="2690" w:author="Unknown">
        <w:r w:rsidRPr="00DD16FF">
          <w:rPr>
            <w:rFonts w:ascii="Roboto" w:eastAsia="Times New Roman" w:hAnsi="Roboto" w:cs="Times New Roman"/>
            <w:sz w:val="23"/>
            <w:szCs w:val="23"/>
            <w:lang w:eastAsia="en-IN"/>
          </w:rPr>
          <w:lastRenderedPageBreak/>
          <w:t xml:space="preserve">One thing some people pointed out up to this point however </w:t>
        </w:r>
        <w:proofErr w:type="gramStart"/>
        <w:r w:rsidRPr="00DD16FF">
          <w:rPr>
            <w:rFonts w:ascii="Roboto" w:eastAsia="Times New Roman" w:hAnsi="Roboto" w:cs="Times New Roman"/>
            <w:sz w:val="23"/>
            <w:szCs w:val="23"/>
            <w:lang w:eastAsia="en-IN"/>
          </w:rPr>
          <w:t>is that... suddenly the paths</w:t>
        </w:r>
        <w:proofErr w:type="gramEnd"/>
        <w:r w:rsidRPr="00DD16FF">
          <w:rPr>
            <w:rFonts w:ascii="Roboto" w:eastAsia="Times New Roman" w:hAnsi="Roboto" w:cs="Times New Roman"/>
            <w:sz w:val="23"/>
            <w:szCs w:val="23"/>
            <w:lang w:eastAsia="en-IN"/>
          </w:rPr>
          <w:t xml:space="preserve"> for our login, register, and logout don't work!</w:t>
        </w:r>
      </w:ins>
    </w:p>
    <w:p w:rsidR="00DD16FF" w:rsidRPr="00DD16FF" w:rsidRDefault="00DD16FF" w:rsidP="00DD16FF">
      <w:pPr>
        <w:spacing w:before="100" w:beforeAutospacing="1" w:after="100" w:afterAutospacing="1" w:line="240" w:lineRule="auto"/>
        <w:rPr>
          <w:ins w:id="2691" w:author="Unknown"/>
          <w:rFonts w:ascii="Roboto" w:eastAsia="Times New Roman" w:hAnsi="Roboto" w:cs="Times New Roman"/>
          <w:sz w:val="23"/>
          <w:szCs w:val="23"/>
          <w:lang w:eastAsia="en-IN"/>
        </w:rPr>
      </w:pPr>
      <w:ins w:id="2692" w:author="Unknown">
        <w:r w:rsidRPr="00DD16FF">
          <w:rPr>
            <w:rFonts w:ascii="Roboto" w:eastAsia="Times New Roman" w:hAnsi="Roboto" w:cs="Times New Roman"/>
            <w:sz w:val="23"/>
            <w:szCs w:val="23"/>
            <w:lang w:eastAsia="en-IN"/>
          </w:rPr>
          <w:t>This is because of our trailing slash. Let's remove those.</w:t>
        </w:r>
      </w:ins>
    </w:p>
    <w:p w:rsidR="00DD16FF" w:rsidRPr="00DD16FF" w:rsidRDefault="00DD16FF" w:rsidP="00DD16FF">
      <w:pPr>
        <w:spacing w:after="0" w:line="240" w:lineRule="auto"/>
        <w:rPr>
          <w:ins w:id="2693" w:author="Unknown"/>
          <w:rFonts w:ascii="Times New Roman" w:eastAsia="Times New Roman" w:hAnsi="Times New Roman" w:cs="Times New Roman"/>
          <w:sz w:val="24"/>
          <w:szCs w:val="24"/>
          <w:lang w:eastAsia="en-IN"/>
        </w:rPr>
      </w:pPr>
      <w:proofErr w:type="gramStart"/>
      <w:ins w:id="2694" w:author="Unknown">
        <w:r w:rsidRPr="00DD16FF">
          <w:rPr>
            <w:rFonts w:ascii="Courier New" w:eastAsia="Times New Roman" w:hAnsi="Courier New" w:cs="Courier New"/>
            <w:sz w:val="23"/>
            <w:szCs w:val="23"/>
            <w:lang w:eastAsia="en-IN"/>
          </w:rPr>
          <w:t>nano</w:t>
        </w:r>
        <w:proofErr w:type="gramEnd"/>
        <w:r w:rsidRPr="00DD16FF">
          <w:rPr>
            <w:rFonts w:ascii="Courier New" w:eastAsia="Times New Roman" w:hAnsi="Courier New" w:cs="Courier New"/>
            <w:sz w:val="23"/>
            <w:szCs w:val="23"/>
            <w:lang w:eastAsia="en-IN"/>
          </w:rPr>
          <w:t xml:space="preserve"> mysite/main/urls.py</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95" w:author="Unknown"/>
          <w:rFonts w:ascii="Courier New" w:eastAsia="Times New Roman" w:hAnsi="Courier New" w:cs="Courier New"/>
          <w:color w:val="000000"/>
          <w:sz w:val="23"/>
          <w:szCs w:val="23"/>
          <w:lang w:eastAsia="en-IN"/>
        </w:rPr>
      </w:pPr>
      <w:proofErr w:type="gramStart"/>
      <w:ins w:id="2696" w:author="Unknown">
        <w:r w:rsidRPr="00DD16FF">
          <w:rPr>
            <w:rFonts w:ascii="Courier New" w:eastAsia="Times New Roman" w:hAnsi="Courier New" w:cs="Courier New"/>
            <w:color w:val="000088"/>
            <w:sz w:val="23"/>
            <w:szCs w:val="23"/>
            <w:lang w:eastAsia="en-IN"/>
          </w:rPr>
          <w:t>from</w:t>
        </w:r>
        <w:proofErr w:type="gramEnd"/>
        <w:r w:rsidRPr="00DD16FF">
          <w:rPr>
            <w:rFonts w:ascii="Courier New" w:eastAsia="Times New Roman" w:hAnsi="Courier New" w:cs="Courier New"/>
            <w:color w:val="000000"/>
            <w:sz w:val="23"/>
            <w:szCs w:val="23"/>
            <w:lang w:eastAsia="en-IN"/>
          </w:rPr>
          <w:t xml:space="preserve"> django</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urls </w:t>
        </w:r>
        <w:r w:rsidRPr="00DD16FF">
          <w:rPr>
            <w:rFonts w:ascii="Courier New" w:eastAsia="Times New Roman" w:hAnsi="Courier New" w:cs="Courier New"/>
            <w:color w:val="000088"/>
            <w:sz w:val="23"/>
            <w:szCs w:val="23"/>
            <w:lang w:eastAsia="en-IN"/>
          </w:rPr>
          <w:t>import</w:t>
        </w:r>
        <w:r w:rsidRPr="00DD16FF">
          <w:rPr>
            <w:rFonts w:ascii="Courier New" w:eastAsia="Times New Roman" w:hAnsi="Courier New" w:cs="Courier New"/>
            <w:color w:val="000000"/>
            <w:sz w:val="23"/>
            <w:szCs w:val="23"/>
            <w:lang w:eastAsia="en-IN"/>
          </w:rPr>
          <w:t xml:space="preserve"> path</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97" w:author="Unknown"/>
          <w:rFonts w:ascii="Courier New" w:eastAsia="Times New Roman" w:hAnsi="Courier New" w:cs="Courier New"/>
          <w:color w:val="000000"/>
          <w:sz w:val="23"/>
          <w:szCs w:val="23"/>
          <w:lang w:eastAsia="en-IN"/>
        </w:rPr>
      </w:pPr>
      <w:proofErr w:type="gramStart"/>
      <w:ins w:id="2698" w:author="Unknown">
        <w:r w:rsidRPr="00DD16FF">
          <w:rPr>
            <w:rFonts w:ascii="Courier New" w:eastAsia="Times New Roman" w:hAnsi="Courier New" w:cs="Courier New"/>
            <w:color w:val="000088"/>
            <w:sz w:val="23"/>
            <w:szCs w:val="23"/>
            <w:lang w:eastAsia="en-IN"/>
          </w:rPr>
          <w:t>from</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88"/>
            <w:sz w:val="23"/>
            <w:szCs w:val="23"/>
            <w:lang w:eastAsia="en-IN"/>
          </w:rPr>
          <w:t>import</w:t>
        </w:r>
        <w:proofErr w:type="gramEnd"/>
        <w:r w:rsidRPr="00DD16FF">
          <w:rPr>
            <w:rFonts w:ascii="Courier New" w:eastAsia="Times New Roman" w:hAnsi="Courier New" w:cs="Courier New"/>
            <w:color w:val="000000"/>
            <w:sz w:val="23"/>
            <w:szCs w:val="23"/>
            <w:lang w:eastAsia="en-IN"/>
          </w:rPr>
          <w:t xml:space="preserve"> views</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99"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00" w:author="Unknown"/>
          <w:rFonts w:ascii="Courier New" w:eastAsia="Times New Roman" w:hAnsi="Courier New" w:cs="Courier New"/>
          <w:color w:val="000000"/>
          <w:sz w:val="23"/>
          <w:szCs w:val="23"/>
          <w:lang w:eastAsia="en-IN"/>
        </w:rPr>
      </w:pPr>
      <w:ins w:id="2701" w:author="Unknown">
        <w:r w:rsidRPr="00DD16FF">
          <w:rPr>
            <w:rFonts w:ascii="Courier New" w:eastAsia="Times New Roman" w:hAnsi="Courier New" w:cs="Courier New"/>
            <w:color w:val="000000"/>
            <w:sz w:val="23"/>
            <w:szCs w:val="23"/>
            <w:lang w:eastAsia="en-IN"/>
          </w:rPr>
          <w:t xml:space="preserve">app_name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008800"/>
            <w:sz w:val="23"/>
            <w:szCs w:val="23"/>
            <w:lang w:eastAsia="en-IN"/>
          </w:rPr>
          <w:t>"main"</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02" w:author="Unknown"/>
          <w:rFonts w:ascii="Courier New" w:eastAsia="Times New Roman" w:hAnsi="Courier New" w:cs="Courier New"/>
          <w:color w:val="000000"/>
          <w:sz w:val="23"/>
          <w:szCs w:val="23"/>
          <w:lang w:eastAsia="en-IN"/>
        </w:rPr>
      </w:pPr>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03" w:author="Unknown"/>
          <w:rFonts w:ascii="Courier New" w:eastAsia="Times New Roman" w:hAnsi="Courier New" w:cs="Courier New"/>
          <w:color w:val="000000"/>
          <w:sz w:val="23"/>
          <w:szCs w:val="23"/>
          <w:lang w:eastAsia="en-IN"/>
        </w:rPr>
      </w:pPr>
      <w:proofErr w:type="gramStart"/>
      <w:ins w:id="2704" w:author="Unknown">
        <w:r w:rsidRPr="00DD16FF">
          <w:rPr>
            <w:rFonts w:ascii="Courier New" w:eastAsia="Times New Roman" w:hAnsi="Courier New" w:cs="Courier New"/>
            <w:color w:val="000000"/>
            <w:sz w:val="23"/>
            <w:szCs w:val="23"/>
            <w:lang w:eastAsia="en-IN"/>
          </w:rPr>
          <w:t>urlpatterns</w:t>
        </w:r>
        <w:proofErr w:type="gramEnd"/>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05" w:author="Unknown"/>
          <w:rFonts w:ascii="Courier New" w:eastAsia="Times New Roman" w:hAnsi="Courier New" w:cs="Courier New"/>
          <w:color w:val="000000"/>
          <w:sz w:val="23"/>
          <w:szCs w:val="23"/>
          <w:lang w:eastAsia="en-IN"/>
        </w:rPr>
      </w:pPr>
      <w:ins w:id="2706"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homepage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"homepage"</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07" w:author="Unknown"/>
          <w:rFonts w:ascii="Courier New" w:eastAsia="Times New Roman" w:hAnsi="Courier New" w:cs="Courier New"/>
          <w:color w:val="000000"/>
          <w:sz w:val="23"/>
          <w:szCs w:val="23"/>
          <w:lang w:eastAsia="en-IN"/>
        </w:rPr>
      </w:pPr>
      <w:ins w:id="2708"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register</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"register"</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09" w:author="Unknown"/>
          <w:rFonts w:ascii="Courier New" w:eastAsia="Times New Roman" w:hAnsi="Courier New" w:cs="Courier New"/>
          <w:color w:val="000000"/>
          <w:sz w:val="23"/>
          <w:szCs w:val="23"/>
          <w:lang w:eastAsia="en-IN"/>
        </w:rPr>
      </w:pPr>
      <w:ins w:id="2710"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"logout"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logout_request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"logout"</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11" w:author="Unknown"/>
          <w:rFonts w:ascii="Courier New" w:eastAsia="Times New Roman" w:hAnsi="Courier New" w:cs="Courier New"/>
          <w:color w:val="000000"/>
          <w:sz w:val="23"/>
          <w:szCs w:val="23"/>
          <w:lang w:eastAsia="en-IN"/>
        </w:rPr>
      </w:pPr>
      <w:ins w:id="2712"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"login"</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login_request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"login"</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13" w:author="Unknown"/>
          <w:rFonts w:ascii="Courier New" w:eastAsia="Times New Roman" w:hAnsi="Courier New" w:cs="Courier New"/>
          <w:color w:val="000000"/>
          <w:sz w:val="23"/>
          <w:szCs w:val="23"/>
          <w:lang w:eastAsia="en-IN"/>
        </w:rPr>
      </w:pPr>
      <w:ins w:id="2714" w:author="Unknown">
        <w:r w:rsidRPr="00DD16FF">
          <w:rPr>
            <w:rFonts w:ascii="Courier New" w:eastAsia="Times New Roman" w:hAnsi="Courier New" w:cs="Courier New"/>
            <w:color w:val="000000"/>
            <w:sz w:val="23"/>
            <w:szCs w:val="23"/>
            <w:lang w:eastAsia="en-IN"/>
          </w:rPr>
          <w:t xml:space="preserve">    </w:t>
        </w:r>
        <w:proofErr w:type="gramStart"/>
        <w:r w:rsidRPr="00DD16FF">
          <w:rPr>
            <w:rFonts w:ascii="Courier New" w:eastAsia="Times New Roman" w:hAnsi="Courier New" w:cs="Courier New"/>
            <w:color w:val="000000"/>
            <w:sz w:val="23"/>
            <w:szCs w:val="23"/>
            <w:lang w:eastAsia="en-IN"/>
          </w:rPr>
          <w:t>path</w:t>
        </w:r>
        <w:r w:rsidRPr="00DD16FF">
          <w:rPr>
            <w:rFonts w:ascii="Courier New" w:eastAsia="Times New Roman" w:hAnsi="Courier New" w:cs="Courier New"/>
            <w:color w:val="666600"/>
            <w:sz w:val="23"/>
            <w:szCs w:val="23"/>
            <w:lang w:eastAsia="en-IN"/>
          </w:rPr>
          <w:t>(</w:t>
        </w:r>
        <w:proofErr w:type="gramEnd"/>
        <w:r w:rsidRPr="00DD16FF">
          <w:rPr>
            <w:rFonts w:ascii="Courier New" w:eastAsia="Times New Roman" w:hAnsi="Courier New" w:cs="Courier New"/>
            <w:color w:val="008800"/>
            <w:sz w:val="23"/>
            <w:szCs w:val="23"/>
            <w:lang w:eastAsia="en-IN"/>
          </w:rPr>
          <w:t>"&lt;single_slug&gt;"</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views</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single_slug</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0000"/>
            <w:sz w:val="23"/>
            <w:szCs w:val="23"/>
            <w:lang w:eastAsia="en-IN"/>
          </w:rPr>
          <w:t xml:space="preserve"> name</w:t>
        </w:r>
        <w:r w:rsidRPr="00DD16FF">
          <w:rPr>
            <w:rFonts w:ascii="Courier New" w:eastAsia="Times New Roman" w:hAnsi="Courier New" w:cs="Courier New"/>
            <w:color w:val="666600"/>
            <w:sz w:val="23"/>
            <w:szCs w:val="23"/>
            <w:lang w:eastAsia="en-IN"/>
          </w:rPr>
          <w:t>=</w:t>
        </w:r>
        <w:r w:rsidRPr="00DD16FF">
          <w:rPr>
            <w:rFonts w:ascii="Courier New" w:eastAsia="Times New Roman" w:hAnsi="Courier New" w:cs="Courier New"/>
            <w:color w:val="008800"/>
            <w:sz w:val="23"/>
            <w:szCs w:val="23"/>
            <w:lang w:eastAsia="en-IN"/>
          </w:rPr>
          <w:t>"single_slug"</w:t>
        </w:r>
        <w:r w:rsidRPr="00DD16FF">
          <w:rPr>
            <w:rFonts w:ascii="Courier New" w:eastAsia="Times New Roman" w:hAnsi="Courier New" w:cs="Courier New"/>
            <w:color w:val="666600"/>
            <w:sz w:val="23"/>
            <w:szCs w:val="23"/>
            <w:lang w:eastAsia="en-IN"/>
          </w:rPr>
          <w:t>),</w:t>
        </w:r>
      </w:ins>
    </w:p>
    <w:p w:rsidR="00DD16FF" w:rsidRPr="00DD16FF" w:rsidRDefault="00DD16FF" w:rsidP="00DD16F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715" w:author="Unknown"/>
          <w:rFonts w:ascii="Courier New" w:eastAsia="Times New Roman" w:hAnsi="Courier New" w:cs="Courier New"/>
          <w:sz w:val="23"/>
          <w:szCs w:val="23"/>
          <w:lang w:eastAsia="en-IN"/>
        </w:rPr>
      </w:pPr>
      <w:ins w:id="2716" w:author="Unknown">
        <w:r w:rsidRPr="00DD16FF">
          <w:rPr>
            <w:rFonts w:ascii="Courier New" w:eastAsia="Times New Roman" w:hAnsi="Courier New" w:cs="Courier New"/>
            <w:color w:val="666600"/>
            <w:sz w:val="23"/>
            <w:szCs w:val="23"/>
            <w:lang w:eastAsia="en-IN"/>
          </w:rPr>
          <w:t>]</w:t>
        </w:r>
      </w:ins>
    </w:p>
    <w:p w:rsidR="00DD16FF" w:rsidRPr="00DD16FF" w:rsidRDefault="00DD16FF" w:rsidP="00DD16FF">
      <w:pPr>
        <w:spacing w:before="100" w:beforeAutospacing="1" w:after="100" w:afterAutospacing="1" w:line="240" w:lineRule="auto"/>
        <w:rPr>
          <w:ins w:id="2717" w:author="Unknown"/>
          <w:rFonts w:ascii="Roboto" w:eastAsia="Times New Roman" w:hAnsi="Roboto" w:cs="Times New Roman"/>
          <w:sz w:val="23"/>
          <w:szCs w:val="23"/>
          <w:lang w:eastAsia="en-IN"/>
        </w:rPr>
      </w:pPr>
      <w:ins w:id="2718" w:author="Unknown">
        <w:r w:rsidRPr="00DD16FF">
          <w:rPr>
            <w:rFonts w:ascii="Roboto" w:eastAsia="Times New Roman" w:hAnsi="Roboto" w:cs="Times New Roman"/>
            <w:sz w:val="23"/>
            <w:szCs w:val="23"/>
            <w:lang w:eastAsia="en-IN"/>
          </w:rPr>
          <w:t>Exit and save. Reload apache. Try the methods again.</w:t>
        </w:r>
      </w:ins>
    </w:p>
    <w:p w:rsidR="00DD16FF" w:rsidRPr="00DD16FF" w:rsidRDefault="00DD16FF" w:rsidP="00DD16FF">
      <w:pPr>
        <w:spacing w:before="100" w:beforeAutospacing="1" w:after="100" w:afterAutospacing="1" w:line="240" w:lineRule="auto"/>
        <w:rPr>
          <w:ins w:id="2719" w:author="Unknown"/>
          <w:rFonts w:ascii="Roboto" w:eastAsia="Times New Roman" w:hAnsi="Roboto" w:cs="Times New Roman"/>
          <w:sz w:val="23"/>
          <w:szCs w:val="23"/>
          <w:lang w:eastAsia="en-IN"/>
        </w:rPr>
      </w:pPr>
      <w:ins w:id="2720" w:author="Unknown">
        <w:r w:rsidRPr="00DD16FF">
          <w:rPr>
            <w:rFonts w:ascii="Roboto" w:eastAsia="Times New Roman" w:hAnsi="Roboto" w:cs="Times New Roman"/>
            <w:sz w:val="23"/>
            <w:szCs w:val="23"/>
            <w:lang w:eastAsia="en-IN"/>
          </w:rPr>
          <w:t>Finally, we can try to login, but we find that we can't because our database is read-only for our user. In this case, using apache, our "user" is </w:t>
        </w:r>
        <w:r w:rsidRPr="00DD16FF">
          <w:rPr>
            <w:rFonts w:ascii="Courier New" w:eastAsia="Times New Roman" w:hAnsi="Courier New" w:cs="Courier New"/>
            <w:sz w:val="23"/>
            <w:szCs w:val="23"/>
            <w:lang w:eastAsia="en-IN"/>
          </w:rPr>
          <w:t>www-data</w:t>
        </w:r>
        <w:r w:rsidRPr="00DD16FF">
          <w:rPr>
            <w:rFonts w:ascii="Roboto" w:eastAsia="Times New Roman" w:hAnsi="Roboto" w:cs="Times New Roman"/>
            <w:sz w:val="23"/>
            <w:szCs w:val="23"/>
            <w:lang w:eastAsia="en-IN"/>
          </w:rPr>
          <w:t>. We need to give this user permission to edit these files for us. To do that:</w:t>
        </w:r>
      </w:ins>
    </w:p>
    <w:p w:rsidR="00DD16FF" w:rsidRPr="00DD16FF" w:rsidRDefault="00DD16FF" w:rsidP="00DD16FF">
      <w:pPr>
        <w:spacing w:before="100" w:beforeAutospacing="1" w:after="100" w:afterAutospacing="1" w:line="240" w:lineRule="auto"/>
        <w:rPr>
          <w:ins w:id="2721" w:author="Unknown"/>
          <w:rFonts w:ascii="Roboto" w:eastAsia="Times New Roman" w:hAnsi="Roboto" w:cs="Times New Roman"/>
          <w:sz w:val="23"/>
          <w:szCs w:val="23"/>
          <w:lang w:eastAsia="en-IN"/>
        </w:rPr>
      </w:pPr>
      <w:proofErr w:type="gramStart"/>
      <w:ins w:id="2722" w:author="Unknown">
        <w:r w:rsidRPr="00DD16FF">
          <w:rPr>
            <w:rFonts w:ascii="Courier New" w:eastAsia="Times New Roman" w:hAnsi="Courier New" w:cs="Courier New"/>
            <w:sz w:val="23"/>
            <w:szCs w:val="23"/>
            <w:lang w:eastAsia="en-IN"/>
          </w:rPr>
          <w:t>cd</w:t>
        </w:r>
        <w:proofErr w:type="gramEnd"/>
        <w:r w:rsidRPr="00DD16FF">
          <w:rPr>
            <w:rFonts w:ascii="Courier New" w:eastAsia="Times New Roman" w:hAnsi="Courier New" w:cs="Courier New"/>
            <w:sz w:val="23"/>
            <w:szCs w:val="23"/>
            <w:lang w:eastAsia="en-IN"/>
          </w:rPr>
          <w:t xml:space="preserve"> /var/www/</w:t>
        </w:r>
      </w:ins>
    </w:p>
    <w:p w:rsidR="00DD16FF" w:rsidRPr="00DD16FF" w:rsidRDefault="00DD16FF" w:rsidP="00DD16FF">
      <w:pPr>
        <w:spacing w:before="100" w:beforeAutospacing="1" w:after="100" w:afterAutospacing="1" w:line="240" w:lineRule="auto"/>
        <w:rPr>
          <w:ins w:id="2723" w:author="Unknown"/>
          <w:rFonts w:ascii="Roboto" w:eastAsia="Times New Roman" w:hAnsi="Roboto" w:cs="Times New Roman"/>
          <w:sz w:val="23"/>
          <w:szCs w:val="23"/>
          <w:lang w:eastAsia="en-IN"/>
        </w:rPr>
      </w:pPr>
      <w:proofErr w:type="gramStart"/>
      <w:ins w:id="2724" w:author="Unknown">
        <w:r w:rsidRPr="00DD16FF">
          <w:rPr>
            <w:rFonts w:ascii="Courier New" w:eastAsia="Times New Roman" w:hAnsi="Courier New" w:cs="Courier New"/>
            <w:sz w:val="23"/>
            <w:szCs w:val="23"/>
            <w:lang w:eastAsia="en-IN"/>
          </w:rPr>
          <w:t>chown</w:t>
        </w:r>
        <w:proofErr w:type="gramEnd"/>
        <w:r w:rsidRPr="00DD16FF">
          <w:rPr>
            <w:rFonts w:ascii="Courier New" w:eastAsia="Times New Roman" w:hAnsi="Courier New" w:cs="Courier New"/>
            <w:sz w:val="23"/>
            <w:szCs w:val="23"/>
            <w:lang w:eastAsia="en-IN"/>
          </w:rPr>
          <w:t xml:space="preserve"> www-data mysite/</w:t>
        </w:r>
      </w:ins>
    </w:p>
    <w:p w:rsidR="00DD16FF" w:rsidRPr="00DD16FF" w:rsidRDefault="00DD16FF" w:rsidP="00DD16FF">
      <w:pPr>
        <w:spacing w:before="100" w:beforeAutospacing="1" w:after="100" w:afterAutospacing="1" w:line="240" w:lineRule="auto"/>
        <w:rPr>
          <w:ins w:id="2725" w:author="Unknown"/>
          <w:rFonts w:ascii="Roboto" w:eastAsia="Times New Roman" w:hAnsi="Roboto" w:cs="Times New Roman"/>
          <w:sz w:val="23"/>
          <w:szCs w:val="23"/>
          <w:lang w:eastAsia="en-IN"/>
        </w:rPr>
      </w:pPr>
      <w:ins w:id="2726" w:author="Unknown">
        <w:r w:rsidRPr="00DD16FF">
          <w:rPr>
            <w:rFonts w:ascii="Roboto" w:eastAsia="Times New Roman" w:hAnsi="Roboto" w:cs="Times New Roman"/>
            <w:sz w:val="23"/>
            <w:szCs w:val="23"/>
            <w:lang w:eastAsia="en-IN"/>
          </w:rPr>
          <w:t>Then:</w:t>
        </w:r>
      </w:ins>
    </w:p>
    <w:p w:rsidR="00DD16FF" w:rsidRPr="00DD16FF" w:rsidRDefault="00DD16FF" w:rsidP="00DD16FF">
      <w:pPr>
        <w:spacing w:before="100" w:beforeAutospacing="1" w:after="100" w:afterAutospacing="1" w:line="240" w:lineRule="auto"/>
        <w:rPr>
          <w:ins w:id="2727" w:author="Unknown"/>
          <w:rFonts w:ascii="Roboto" w:eastAsia="Times New Roman" w:hAnsi="Roboto" w:cs="Times New Roman"/>
          <w:sz w:val="23"/>
          <w:szCs w:val="23"/>
          <w:lang w:eastAsia="en-IN"/>
        </w:rPr>
      </w:pPr>
      <w:proofErr w:type="gramStart"/>
      <w:ins w:id="2728" w:author="Unknown">
        <w:r w:rsidRPr="00DD16FF">
          <w:rPr>
            <w:rFonts w:ascii="Courier New" w:eastAsia="Times New Roman" w:hAnsi="Courier New" w:cs="Courier New"/>
            <w:sz w:val="23"/>
            <w:szCs w:val="23"/>
            <w:lang w:eastAsia="en-IN"/>
          </w:rPr>
          <w:t>chown</w:t>
        </w:r>
        <w:proofErr w:type="gramEnd"/>
        <w:r w:rsidRPr="00DD16FF">
          <w:rPr>
            <w:rFonts w:ascii="Courier New" w:eastAsia="Times New Roman" w:hAnsi="Courier New" w:cs="Courier New"/>
            <w:sz w:val="23"/>
            <w:szCs w:val="23"/>
            <w:lang w:eastAsia="en-IN"/>
          </w:rPr>
          <w:t xml:space="preserve"> www-data mysite/db.sqlite3</w:t>
        </w:r>
      </w:ins>
    </w:p>
    <w:p w:rsidR="00DD16FF" w:rsidRPr="00DD16FF" w:rsidRDefault="00DD16FF" w:rsidP="00DD16FF">
      <w:pPr>
        <w:spacing w:before="100" w:beforeAutospacing="1" w:after="100" w:afterAutospacing="1" w:line="240" w:lineRule="auto"/>
        <w:rPr>
          <w:ins w:id="2729" w:author="Unknown"/>
          <w:rFonts w:ascii="Roboto" w:eastAsia="Times New Roman" w:hAnsi="Roboto" w:cs="Times New Roman"/>
          <w:sz w:val="23"/>
          <w:szCs w:val="23"/>
          <w:lang w:eastAsia="en-IN"/>
        </w:rPr>
      </w:pPr>
      <w:ins w:id="2730" w:author="Unknown">
        <w:r w:rsidRPr="00DD16FF">
          <w:rPr>
            <w:rFonts w:ascii="Roboto" w:eastAsia="Times New Roman" w:hAnsi="Roboto" w:cs="Times New Roman"/>
            <w:sz w:val="23"/>
            <w:szCs w:val="23"/>
            <w:lang w:eastAsia="en-IN"/>
          </w:rPr>
          <w:t>Let's run a</w:t>
        </w:r>
      </w:ins>
    </w:p>
    <w:p w:rsidR="00DD16FF" w:rsidRPr="00DD16FF" w:rsidRDefault="00DD16FF" w:rsidP="00DD16FF">
      <w:pPr>
        <w:spacing w:after="0" w:line="240" w:lineRule="auto"/>
        <w:rPr>
          <w:ins w:id="2731" w:author="Unknown"/>
          <w:rFonts w:ascii="Times New Roman" w:eastAsia="Times New Roman" w:hAnsi="Times New Roman" w:cs="Times New Roman"/>
          <w:sz w:val="24"/>
          <w:szCs w:val="24"/>
          <w:lang w:eastAsia="en-IN"/>
        </w:rPr>
      </w:pPr>
      <w:proofErr w:type="gramStart"/>
      <w:ins w:id="2732" w:author="Unknown">
        <w:r w:rsidRPr="00DD16FF">
          <w:rPr>
            <w:rFonts w:ascii="Courier New" w:eastAsia="Times New Roman" w:hAnsi="Courier New" w:cs="Courier New"/>
            <w:sz w:val="23"/>
            <w:szCs w:val="23"/>
            <w:lang w:eastAsia="en-IN"/>
          </w:rPr>
          <w:t>service</w:t>
        </w:r>
        <w:proofErr w:type="gramEnd"/>
        <w:r w:rsidRPr="00DD16FF">
          <w:rPr>
            <w:rFonts w:ascii="Courier New" w:eastAsia="Times New Roman" w:hAnsi="Courier New" w:cs="Courier New"/>
            <w:sz w:val="23"/>
            <w:szCs w:val="23"/>
            <w:lang w:eastAsia="en-IN"/>
          </w:rPr>
          <w:t xml:space="preserve"> apache2 reload</w:t>
        </w:r>
      </w:ins>
    </w:p>
    <w:p w:rsidR="00DD16FF" w:rsidRPr="00DD16FF" w:rsidRDefault="00DD16FF" w:rsidP="00DD16FF">
      <w:pPr>
        <w:spacing w:before="100" w:beforeAutospacing="1" w:after="100" w:afterAutospacing="1" w:line="240" w:lineRule="auto"/>
        <w:rPr>
          <w:ins w:id="2733" w:author="Unknown"/>
          <w:rFonts w:ascii="Roboto" w:eastAsia="Times New Roman" w:hAnsi="Roboto" w:cs="Times New Roman"/>
          <w:sz w:val="23"/>
          <w:szCs w:val="23"/>
          <w:lang w:eastAsia="en-IN"/>
        </w:rPr>
      </w:pPr>
      <w:ins w:id="2734" w:author="Unknown">
        <w:r w:rsidRPr="00DD16FF">
          <w:rPr>
            <w:rFonts w:ascii="Roboto" w:eastAsia="Times New Roman" w:hAnsi="Roboto" w:cs="Times New Roman"/>
            <w:sz w:val="23"/>
            <w:szCs w:val="23"/>
            <w:lang w:eastAsia="en-IN"/>
          </w:rPr>
          <w:t>Now we can interact with our database. I think we're all set!</w:t>
        </w:r>
      </w:ins>
    </w:p>
    <w:p w:rsidR="00DD16FF" w:rsidRDefault="00DD16FF">
      <w:bookmarkStart w:id="2735" w:name="_GoBack"/>
      <w:bookmarkEnd w:id="2735"/>
    </w:p>
    <w:p w:rsidR="00DD16FF" w:rsidRDefault="00DD16FF"/>
    <w:p w:rsidR="00DD16FF" w:rsidRDefault="00DD16FF"/>
    <w:p w:rsidR="00DD16FF" w:rsidRDefault="00DD16FF"/>
    <w:p w:rsidR="00DD16FF" w:rsidRDefault="00DD16FF"/>
    <w:p w:rsidR="00DD16FF" w:rsidRDefault="00DD16FF"/>
    <w:sectPr w:rsidR="00DD1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030F"/>
    <w:multiLevelType w:val="multilevel"/>
    <w:tmpl w:val="ED64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C318E"/>
    <w:multiLevelType w:val="multilevel"/>
    <w:tmpl w:val="BBDC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927E9"/>
    <w:multiLevelType w:val="multilevel"/>
    <w:tmpl w:val="852C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9C205A"/>
    <w:multiLevelType w:val="multilevel"/>
    <w:tmpl w:val="A88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AB1960"/>
    <w:multiLevelType w:val="multilevel"/>
    <w:tmpl w:val="703A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1BD"/>
    <w:rsid w:val="00AD1D82"/>
    <w:rsid w:val="00B30267"/>
    <w:rsid w:val="00B801BD"/>
    <w:rsid w:val="00DD16FF"/>
    <w:rsid w:val="00EC2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801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01B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801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801B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0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801BD"/>
    <w:rPr>
      <w:rFonts w:ascii="Courier New" w:eastAsia="Times New Roman" w:hAnsi="Courier New" w:cs="Courier New"/>
      <w:sz w:val="20"/>
      <w:szCs w:val="20"/>
      <w:lang w:eastAsia="en-IN"/>
    </w:rPr>
  </w:style>
  <w:style w:type="character" w:customStyle="1" w:styleId="pln">
    <w:name w:val="pln"/>
    <w:basedOn w:val="DefaultParagraphFont"/>
    <w:rsid w:val="00B801BD"/>
  </w:style>
  <w:style w:type="character" w:customStyle="1" w:styleId="pun">
    <w:name w:val="pun"/>
    <w:basedOn w:val="DefaultParagraphFont"/>
    <w:rsid w:val="00B801BD"/>
  </w:style>
  <w:style w:type="character" w:customStyle="1" w:styleId="str">
    <w:name w:val="str"/>
    <w:basedOn w:val="DefaultParagraphFont"/>
    <w:rsid w:val="00B801BD"/>
  </w:style>
  <w:style w:type="character" w:customStyle="1" w:styleId="kwd">
    <w:name w:val="kwd"/>
    <w:basedOn w:val="DefaultParagraphFont"/>
    <w:rsid w:val="00B801BD"/>
  </w:style>
  <w:style w:type="character" w:customStyle="1" w:styleId="typ">
    <w:name w:val="typ"/>
    <w:basedOn w:val="DefaultParagraphFont"/>
    <w:rsid w:val="00B801BD"/>
  </w:style>
  <w:style w:type="character" w:customStyle="1" w:styleId="lit">
    <w:name w:val="lit"/>
    <w:basedOn w:val="DefaultParagraphFont"/>
    <w:rsid w:val="00B801BD"/>
  </w:style>
  <w:style w:type="paragraph" w:styleId="BalloonText">
    <w:name w:val="Balloon Text"/>
    <w:basedOn w:val="Normal"/>
    <w:link w:val="BalloonTextChar"/>
    <w:uiPriority w:val="99"/>
    <w:semiHidden/>
    <w:unhideWhenUsed/>
    <w:rsid w:val="00B80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1BD"/>
    <w:rPr>
      <w:rFonts w:ascii="Tahoma" w:hAnsi="Tahoma" w:cs="Tahoma"/>
      <w:sz w:val="16"/>
      <w:szCs w:val="16"/>
    </w:rPr>
  </w:style>
  <w:style w:type="character" w:customStyle="1" w:styleId="com">
    <w:name w:val="com"/>
    <w:basedOn w:val="DefaultParagraphFont"/>
    <w:rsid w:val="00B801BD"/>
  </w:style>
  <w:style w:type="character" w:styleId="Strong">
    <w:name w:val="Strong"/>
    <w:basedOn w:val="DefaultParagraphFont"/>
    <w:uiPriority w:val="22"/>
    <w:qFormat/>
    <w:rsid w:val="00B801BD"/>
    <w:rPr>
      <w:b/>
      <w:bCs/>
    </w:rPr>
  </w:style>
  <w:style w:type="character" w:customStyle="1" w:styleId="tag">
    <w:name w:val="tag"/>
    <w:basedOn w:val="DefaultParagraphFont"/>
    <w:rsid w:val="00EC2638"/>
  </w:style>
  <w:style w:type="character" w:customStyle="1" w:styleId="atn">
    <w:name w:val="atn"/>
    <w:basedOn w:val="DefaultParagraphFont"/>
    <w:rsid w:val="00EC2638"/>
  </w:style>
  <w:style w:type="character" w:customStyle="1" w:styleId="atv">
    <w:name w:val="atv"/>
    <w:basedOn w:val="DefaultParagraphFont"/>
    <w:rsid w:val="00EC2638"/>
  </w:style>
  <w:style w:type="character" w:styleId="Hyperlink">
    <w:name w:val="Hyperlink"/>
    <w:basedOn w:val="DefaultParagraphFont"/>
    <w:uiPriority w:val="99"/>
    <w:semiHidden/>
    <w:unhideWhenUsed/>
    <w:rsid w:val="00DD16FF"/>
    <w:rPr>
      <w:color w:val="0000FF"/>
      <w:u w:val="single"/>
    </w:rPr>
  </w:style>
  <w:style w:type="character" w:styleId="FollowedHyperlink">
    <w:name w:val="FollowedHyperlink"/>
    <w:basedOn w:val="DefaultParagraphFont"/>
    <w:uiPriority w:val="99"/>
    <w:semiHidden/>
    <w:unhideWhenUsed/>
    <w:rsid w:val="00DD16FF"/>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801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01B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801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801B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0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801BD"/>
    <w:rPr>
      <w:rFonts w:ascii="Courier New" w:eastAsia="Times New Roman" w:hAnsi="Courier New" w:cs="Courier New"/>
      <w:sz w:val="20"/>
      <w:szCs w:val="20"/>
      <w:lang w:eastAsia="en-IN"/>
    </w:rPr>
  </w:style>
  <w:style w:type="character" w:customStyle="1" w:styleId="pln">
    <w:name w:val="pln"/>
    <w:basedOn w:val="DefaultParagraphFont"/>
    <w:rsid w:val="00B801BD"/>
  </w:style>
  <w:style w:type="character" w:customStyle="1" w:styleId="pun">
    <w:name w:val="pun"/>
    <w:basedOn w:val="DefaultParagraphFont"/>
    <w:rsid w:val="00B801BD"/>
  </w:style>
  <w:style w:type="character" w:customStyle="1" w:styleId="str">
    <w:name w:val="str"/>
    <w:basedOn w:val="DefaultParagraphFont"/>
    <w:rsid w:val="00B801BD"/>
  </w:style>
  <w:style w:type="character" w:customStyle="1" w:styleId="kwd">
    <w:name w:val="kwd"/>
    <w:basedOn w:val="DefaultParagraphFont"/>
    <w:rsid w:val="00B801BD"/>
  </w:style>
  <w:style w:type="character" w:customStyle="1" w:styleId="typ">
    <w:name w:val="typ"/>
    <w:basedOn w:val="DefaultParagraphFont"/>
    <w:rsid w:val="00B801BD"/>
  </w:style>
  <w:style w:type="character" w:customStyle="1" w:styleId="lit">
    <w:name w:val="lit"/>
    <w:basedOn w:val="DefaultParagraphFont"/>
    <w:rsid w:val="00B801BD"/>
  </w:style>
  <w:style w:type="paragraph" w:styleId="BalloonText">
    <w:name w:val="Balloon Text"/>
    <w:basedOn w:val="Normal"/>
    <w:link w:val="BalloonTextChar"/>
    <w:uiPriority w:val="99"/>
    <w:semiHidden/>
    <w:unhideWhenUsed/>
    <w:rsid w:val="00B80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1BD"/>
    <w:rPr>
      <w:rFonts w:ascii="Tahoma" w:hAnsi="Tahoma" w:cs="Tahoma"/>
      <w:sz w:val="16"/>
      <w:szCs w:val="16"/>
    </w:rPr>
  </w:style>
  <w:style w:type="character" w:customStyle="1" w:styleId="com">
    <w:name w:val="com"/>
    <w:basedOn w:val="DefaultParagraphFont"/>
    <w:rsid w:val="00B801BD"/>
  </w:style>
  <w:style w:type="character" w:styleId="Strong">
    <w:name w:val="Strong"/>
    <w:basedOn w:val="DefaultParagraphFont"/>
    <w:uiPriority w:val="22"/>
    <w:qFormat/>
    <w:rsid w:val="00B801BD"/>
    <w:rPr>
      <w:b/>
      <w:bCs/>
    </w:rPr>
  </w:style>
  <w:style w:type="character" w:customStyle="1" w:styleId="tag">
    <w:name w:val="tag"/>
    <w:basedOn w:val="DefaultParagraphFont"/>
    <w:rsid w:val="00EC2638"/>
  </w:style>
  <w:style w:type="character" w:customStyle="1" w:styleId="atn">
    <w:name w:val="atn"/>
    <w:basedOn w:val="DefaultParagraphFont"/>
    <w:rsid w:val="00EC2638"/>
  </w:style>
  <w:style w:type="character" w:customStyle="1" w:styleId="atv">
    <w:name w:val="atv"/>
    <w:basedOn w:val="DefaultParagraphFont"/>
    <w:rsid w:val="00EC2638"/>
  </w:style>
  <w:style w:type="character" w:styleId="Hyperlink">
    <w:name w:val="Hyperlink"/>
    <w:basedOn w:val="DefaultParagraphFont"/>
    <w:uiPriority w:val="99"/>
    <w:semiHidden/>
    <w:unhideWhenUsed/>
    <w:rsid w:val="00DD16FF"/>
    <w:rPr>
      <w:color w:val="0000FF"/>
      <w:u w:val="single"/>
    </w:rPr>
  </w:style>
  <w:style w:type="character" w:styleId="FollowedHyperlink">
    <w:name w:val="FollowedHyperlink"/>
    <w:basedOn w:val="DefaultParagraphFont"/>
    <w:uiPriority w:val="99"/>
    <w:semiHidden/>
    <w:unhideWhenUsed/>
    <w:rsid w:val="00DD16F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65911">
      <w:bodyDiv w:val="1"/>
      <w:marLeft w:val="0"/>
      <w:marRight w:val="0"/>
      <w:marTop w:val="0"/>
      <w:marBottom w:val="0"/>
      <w:divBdr>
        <w:top w:val="none" w:sz="0" w:space="0" w:color="auto"/>
        <w:left w:val="none" w:sz="0" w:space="0" w:color="auto"/>
        <w:bottom w:val="none" w:sz="0" w:space="0" w:color="auto"/>
        <w:right w:val="none" w:sz="0" w:space="0" w:color="auto"/>
      </w:divBdr>
    </w:div>
    <w:div w:id="187529879">
      <w:bodyDiv w:val="1"/>
      <w:marLeft w:val="0"/>
      <w:marRight w:val="0"/>
      <w:marTop w:val="0"/>
      <w:marBottom w:val="0"/>
      <w:divBdr>
        <w:top w:val="none" w:sz="0" w:space="0" w:color="auto"/>
        <w:left w:val="none" w:sz="0" w:space="0" w:color="auto"/>
        <w:bottom w:val="none" w:sz="0" w:space="0" w:color="auto"/>
        <w:right w:val="none" w:sz="0" w:space="0" w:color="auto"/>
      </w:divBdr>
    </w:div>
    <w:div w:id="194470233">
      <w:bodyDiv w:val="1"/>
      <w:marLeft w:val="0"/>
      <w:marRight w:val="0"/>
      <w:marTop w:val="0"/>
      <w:marBottom w:val="0"/>
      <w:divBdr>
        <w:top w:val="none" w:sz="0" w:space="0" w:color="auto"/>
        <w:left w:val="none" w:sz="0" w:space="0" w:color="auto"/>
        <w:bottom w:val="none" w:sz="0" w:space="0" w:color="auto"/>
        <w:right w:val="none" w:sz="0" w:space="0" w:color="auto"/>
      </w:divBdr>
    </w:div>
    <w:div w:id="198468295">
      <w:bodyDiv w:val="1"/>
      <w:marLeft w:val="0"/>
      <w:marRight w:val="0"/>
      <w:marTop w:val="0"/>
      <w:marBottom w:val="0"/>
      <w:divBdr>
        <w:top w:val="none" w:sz="0" w:space="0" w:color="auto"/>
        <w:left w:val="none" w:sz="0" w:space="0" w:color="auto"/>
        <w:bottom w:val="none" w:sz="0" w:space="0" w:color="auto"/>
        <w:right w:val="none" w:sz="0" w:space="0" w:color="auto"/>
      </w:divBdr>
    </w:div>
    <w:div w:id="366877041">
      <w:bodyDiv w:val="1"/>
      <w:marLeft w:val="0"/>
      <w:marRight w:val="0"/>
      <w:marTop w:val="0"/>
      <w:marBottom w:val="0"/>
      <w:divBdr>
        <w:top w:val="none" w:sz="0" w:space="0" w:color="auto"/>
        <w:left w:val="none" w:sz="0" w:space="0" w:color="auto"/>
        <w:bottom w:val="none" w:sz="0" w:space="0" w:color="auto"/>
        <w:right w:val="none" w:sz="0" w:space="0" w:color="auto"/>
      </w:divBdr>
    </w:div>
    <w:div w:id="406807411">
      <w:bodyDiv w:val="1"/>
      <w:marLeft w:val="0"/>
      <w:marRight w:val="0"/>
      <w:marTop w:val="0"/>
      <w:marBottom w:val="0"/>
      <w:divBdr>
        <w:top w:val="none" w:sz="0" w:space="0" w:color="auto"/>
        <w:left w:val="none" w:sz="0" w:space="0" w:color="auto"/>
        <w:bottom w:val="none" w:sz="0" w:space="0" w:color="auto"/>
        <w:right w:val="none" w:sz="0" w:space="0" w:color="auto"/>
      </w:divBdr>
    </w:div>
    <w:div w:id="549346354">
      <w:bodyDiv w:val="1"/>
      <w:marLeft w:val="0"/>
      <w:marRight w:val="0"/>
      <w:marTop w:val="0"/>
      <w:marBottom w:val="0"/>
      <w:divBdr>
        <w:top w:val="none" w:sz="0" w:space="0" w:color="auto"/>
        <w:left w:val="none" w:sz="0" w:space="0" w:color="auto"/>
        <w:bottom w:val="none" w:sz="0" w:space="0" w:color="auto"/>
        <w:right w:val="none" w:sz="0" w:space="0" w:color="auto"/>
      </w:divBdr>
    </w:div>
    <w:div w:id="634792895">
      <w:bodyDiv w:val="1"/>
      <w:marLeft w:val="0"/>
      <w:marRight w:val="0"/>
      <w:marTop w:val="0"/>
      <w:marBottom w:val="0"/>
      <w:divBdr>
        <w:top w:val="none" w:sz="0" w:space="0" w:color="auto"/>
        <w:left w:val="none" w:sz="0" w:space="0" w:color="auto"/>
        <w:bottom w:val="none" w:sz="0" w:space="0" w:color="auto"/>
        <w:right w:val="none" w:sz="0" w:space="0" w:color="auto"/>
      </w:divBdr>
    </w:div>
    <w:div w:id="904418547">
      <w:bodyDiv w:val="1"/>
      <w:marLeft w:val="0"/>
      <w:marRight w:val="0"/>
      <w:marTop w:val="0"/>
      <w:marBottom w:val="0"/>
      <w:divBdr>
        <w:top w:val="none" w:sz="0" w:space="0" w:color="auto"/>
        <w:left w:val="none" w:sz="0" w:space="0" w:color="auto"/>
        <w:bottom w:val="none" w:sz="0" w:space="0" w:color="auto"/>
        <w:right w:val="none" w:sz="0" w:space="0" w:color="auto"/>
      </w:divBdr>
    </w:div>
    <w:div w:id="951131142">
      <w:bodyDiv w:val="1"/>
      <w:marLeft w:val="0"/>
      <w:marRight w:val="0"/>
      <w:marTop w:val="0"/>
      <w:marBottom w:val="0"/>
      <w:divBdr>
        <w:top w:val="none" w:sz="0" w:space="0" w:color="auto"/>
        <w:left w:val="none" w:sz="0" w:space="0" w:color="auto"/>
        <w:bottom w:val="none" w:sz="0" w:space="0" w:color="auto"/>
        <w:right w:val="none" w:sz="0" w:space="0" w:color="auto"/>
      </w:divBdr>
    </w:div>
    <w:div w:id="985670843">
      <w:bodyDiv w:val="1"/>
      <w:marLeft w:val="0"/>
      <w:marRight w:val="0"/>
      <w:marTop w:val="0"/>
      <w:marBottom w:val="0"/>
      <w:divBdr>
        <w:top w:val="none" w:sz="0" w:space="0" w:color="auto"/>
        <w:left w:val="none" w:sz="0" w:space="0" w:color="auto"/>
        <w:bottom w:val="none" w:sz="0" w:space="0" w:color="auto"/>
        <w:right w:val="none" w:sz="0" w:space="0" w:color="auto"/>
      </w:divBdr>
    </w:div>
    <w:div w:id="1018694900">
      <w:bodyDiv w:val="1"/>
      <w:marLeft w:val="0"/>
      <w:marRight w:val="0"/>
      <w:marTop w:val="0"/>
      <w:marBottom w:val="0"/>
      <w:divBdr>
        <w:top w:val="none" w:sz="0" w:space="0" w:color="auto"/>
        <w:left w:val="none" w:sz="0" w:space="0" w:color="auto"/>
        <w:bottom w:val="none" w:sz="0" w:space="0" w:color="auto"/>
        <w:right w:val="none" w:sz="0" w:space="0" w:color="auto"/>
      </w:divBdr>
    </w:div>
    <w:div w:id="1024206825">
      <w:bodyDiv w:val="1"/>
      <w:marLeft w:val="0"/>
      <w:marRight w:val="0"/>
      <w:marTop w:val="0"/>
      <w:marBottom w:val="0"/>
      <w:divBdr>
        <w:top w:val="none" w:sz="0" w:space="0" w:color="auto"/>
        <w:left w:val="none" w:sz="0" w:space="0" w:color="auto"/>
        <w:bottom w:val="none" w:sz="0" w:space="0" w:color="auto"/>
        <w:right w:val="none" w:sz="0" w:space="0" w:color="auto"/>
      </w:divBdr>
    </w:div>
    <w:div w:id="1046100427">
      <w:bodyDiv w:val="1"/>
      <w:marLeft w:val="0"/>
      <w:marRight w:val="0"/>
      <w:marTop w:val="0"/>
      <w:marBottom w:val="0"/>
      <w:divBdr>
        <w:top w:val="none" w:sz="0" w:space="0" w:color="auto"/>
        <w:left w:val="none" w:sz="0" w:space="0" w:color="auto"/>
        <w:bottom w:val="none" w:sz="0" w:space="0" w:color="auto"/>
        <w:right w:val="none" w:sz="0" w:space="0" w:color="auto"/>
      </w:divBdr>
    </w:div>
    <w:div w:id="1059787848">
      <w:bodyDiv w:val="1"/>
      <w:marLeft w:val="0"/>
      <w:marRight w:val="0"/>
      <w:marTop w:val="0"/>
      <w:marBottom w:val="0"/>
      <w:divBdr>
        <w:top w:val="none" w:sz="0" w:space="0" w:color="auto"/>
        <w:left w:val="none" w:sz="0" w:space="0" w:color="auto"/>
        <w:bottom w:val="none" w:sz="0" w:space="0" w:color="auto"/>
        <w:right w:val="none" w:sz="0" w:space="0" w:color="auto"/>
      </w:divBdr>
      <w:divsChild>
        <w:div w:id="78524334">
          <w:marLeft w:val="0"/>
          <w:marRight w:val="0"/>
          <w:marTop w:val="0"/>
          <w:marBottom w:val="0"/>
          <w:divBdr>
            <w:top w:val="none" w:sz="0" w:space="0" w:color="auto"/>
            <w:left w:val="none" w:sz="0" w:space="0" w:color="auto"/>
            <w:bottom w:val="single" w:sz="6" w:space="0" w:color="DDDDDD"/>
            <w:right w:val="none" w:sz="0" w:space="0" w:color="auto"/>
          </w:divBdr>
        </w:div>
        <w:div w:id="827986236">
          <w:marLeft w:val="0"/>
          <w:marRight w:val="0"/>
          <w:marTop w:val="0"/>
          <w:marBottom w:val="0"/>
          <w:divBdr>
            <w:top w:val="none" w:sz="0" w:space="0" w:color="auto"/>
            <w:left w:val="none" w:sz="0" w:space="0" w:color="auto"/>
            <w:bottom w:val="single" w:sz="6" w:space="0" w:color="DDDDDD"/>
            <w:right w:val="none" w:sz="0" w:space="0" w:color="auto"/>
          </w:divBdr>
        </w:div>
        <w:div w:id="747266703">
          <w:marLeft w:val="0"/>
          <w:marRight w:val="0"/>
          <w:marTop w:val="0"/>
          <w:marBottom w:val="0"/>
          <w:divBdr>
            <w:top w:val="none" w:sz="0" w:space="0" w:color="auto"/>
            <w:left w:val="none" w:sz="0" w:space="0" w:color="auto"/>
            <w:bottom w:val="single" w:sz="6" w:space="0" w:color="DDDDDD"/>
            <w:right w:val="none" w:sz="0" w:space="0" w:color="auto"/>
          </w:divBdr>
        </w:div>
        <w:div w:id="918490313">
          <w:marLeft w:val="0"/>
          <w:marRight w:val="0"/>
          <w:marTop w:val="0"/>
          <w:marBottom w:val="0"/>
          <w:divBdr>
            <w:top w:val="none" w:sz="0" w:space="0" w:color="auto"/>
            <w:left w:val="none" w:sz="0" w:space="0" w:color="auto"/>
            <w:bottom w:val="single" w:sz="6" w:space="0" w:color="DDDDDD"/>
            <w:right w:val="none" w:sz="0" w:space="0" w:color="auto"/>
          </w:divBdr>
        </w:div>
        <w:div w:id="113788422">
          <w:marLeft w:val="0"/>
          <w:marRight w:val="0"/>
          <w:marTop w:val="0"/>
          <w:marBottom w:val="0"/>
          <w:divBdr>
            <w:top w:val="none" w:sz="0" w:space="0" w:color="auto"/>
            <w:left w:val="none" w:sz="0" w:space="0" w:color="auto"/>
            <w:bottom w:val="single" w:sz="6" w:space="0" w:color="DDDDDD"/>
            <w:right w:val="none" w:sz="0" w:space="0" w:color="auto"/>
          </w:divBdr>
        </w:div>
        <w:div w:id="1843156274">
          <w:marLeft w:val="0"/>
          <w:marRight w:val="0"/>
          <w:marTop w:val="0"/>
          <w:marBottom w:val="0"/>
          <w:divBdr>
            <w:top w:val="none" w:sz="0" w:space="0" w:color="auto"/>
            <w:left w:val="none" w:sz="0" w:space="0" w:color="auto"/>
            <w:bottom w:val="single" w:sz="6" w:space="0" w:color="DDDDDD"/>
            <w:right w:val="none" w:sz="0" w:space="0" w:color="auto"/>
          </w:divBdr>
        </w:div>
        <w:div w:id="116922610">
          <w:marLeft w:val="0"/>
          <w:marRight w:val="0"/>
          <w:marTop w:val="0"/>
          <w:marBottom w:val="0"/>
          <w:divBdr>
            <w:top w:val="none" w:sz="0" w:space="0" w:color="auto"/>
            <w:left w:val="none" w:sz="0" w:space="0" w:color="auto"/>
            <w:bottom w:val="single" w:sz="6" w:space="0" w:color="DDDDDD"/>
            <w:right w:val="none" w:sz="0" w:space="0" w:color="auto"/>
          </w:divBdr>
        </w:div>
        <w:div w:id="409422534">
          <w:marLeft w:val="0"/>
          <w:marRight w:val="0"/>
          <w:marTop w:val="0"/>
          <w:marBottom w:val="0"/>
          <w:divBdr>
            <w:top w:val="none" w:sz="0" w:space="0" w:color="auto"/>
            <w:left w:val="none" w:sz="0" w:space="0" w:color="auto"/>
            <w:bottom w:val="single" w:sz="6" w:space="0" w:color="DDDDDD"/>
            <w:right w:val="none" w:sz="0" w:space="0" w:color="auto"/>
          </w:divBdr>
        </w:div>
        <w:div w:id="895353861">
          <w:marLeft w:val="0"/>
          <w:marRight w:val="0"/>
          <w:marTop w:val="0"/>
          <w:marBottom w:val="0"/>
          <w:divBdr>
            <w:top w:val="none" w:sz="0" w:space="0" w:color="auto"/>
            <w:left w:val="none" w:sz="0" w:space="0" w:color="auto"/>
            <w:bottom w:val="single" w:sz="6" w:space="0" w:color="DDDDDD"/>
            <w:right w:val="none" w:sz="0" w:space="0" w:color="auto"/>
          </w:divBdr>
        </w:div>
        <w:div w:id="1117213844">
          <w:marLeft w:val="0"/>
          <w:marRight w:val="0"/>
          <w:marTop w:val="0"/>
          <w:marBottom w:val="0"/>
          <w:divBdr>
            <w:top w:val="none" w:sz="0" w:space="0" w:color="auto"/>
            <w:left w:val="none" w:sz="0" w:space="0" w:color="auto"/>
            <w:bottom w:val="single" w:sz="6" w:space="0" w:color="DDDDDD"/>
            <w:right w:val="none" w:sz="0" w:space="0" w:color="auto"/>
          </w:divBdr>
        </w:div>
        <w:div w:id="1151170143">
          <w:marLeft w:val="0"/>
          <w:marRight w:val="0"/>
          <w:marTop w:val="0"/>
          <w:marBottom w:val="0"/>
          <w:divBdr>
            <w:top w:val="none" w:sz="0" w:space="0" w:color="auto"/>
            <w:left w:val="none" w:sz="0" w:space="0" w:color="auto"/>
            <w:bottom w:val="single" w:sz="6" w:space="0" w:color="DDDDDD"/>
            <w:right w:val="none" w:sz="0" w:space="0" w:color="auto"/>
          </w:divBdr>
        </w:div>
      </w:divsChild>
    </w:div>
    <w:div w:id="1124544697">
      <w:bodyDiv w:val="1"/>
      <w:marLeft w:val="0"/>
      <w:marRight w:val="0"/>
      <w:marTop w:val="0"/>
      <w:marBottom w:val="0"/>
      <w:divBdr>
        <w:top w:val="none" w:sz="0" w:space="0" w:color="auto"/>
        <w:left w:val="none" w:sz="0" w:space="0" w:color="auto"/>
        <w:bottom w:val="none" w:sz="0" w:space="0" w:color="auto"/>
        <w:right w:val="none" w:sz="0" w:space="0" w:color="auto"/>
      </w:divBdr>
    </w:div>
    <w:div w:id="1286815110">
      <w:bodyDiv w:val="1"/>
      <w:marLeft w:val="0"/>
      <w:marRight w:val="0"/>
      <w:marTop w:val="0"/>
      <w:marBottom w:val="0"/>
      <w:divBdr>
        <w:top w:val="none" w:sz="0" w:space="0" w:color="auto"/>
        <w:left w:val="none" w:sz="0" w:space="0" w:color="auto"/>
        <w:bottom w:val="none" w:sz="0" w:space="0" w:color="auto"/>
        <w:right w:val="none" w:sz="0" w:space="0" w:color="auto"/>
      </w:divBdr>
    </w:div>
    <w:div w:id="1312638251">
      <w:bodyDiv w:val="1"/>
      <w:marLeft w:val="0"/>
      <w:marRight w:val="0"/>
      <w:marTop w:val="0"/>
      <w:marBottom w:val="0"/>
      <w:divBdr>
        <w:top w:val="none" w:sz="0" w:space="0" w:color="auto"/>
        <w:left w:val="none" w:sz="0" w:space="0" w:color="auto"/>
        <w:bottom w:val="none" w:sz="0" w:space="0" w:color="auto"/>
        <w:right w:val="none" w:sz="0" w:space="0" w:color="auto"/>
      </w:divBdr>
    </w:div>
    <w:div w:id="1390108984">
      <w:bodyDiv w:val="1"/>
      <w:marLeft w:val="0"/>
      <w:marRight w:val="0"/>
      <w:marTop w:val="0"/>
      <w:marBottom w:val="0"/>
      <w:divBdr>
        <w:top w:val="none" w:sz="0" w:space="0" w:color="auto"/>
        <w:left w:val="none" w:sz="0" w:space="0" w:color="auto"/>
        <w:bottom w:val="none" w:sz="0" w:space="0" w:color="auto"/>
        <w:right w:val="none" w:sz="0" w:space="0" w:color="auto"/>
      </w:divBdr>
    </w:div>
    <w:div w:id="1447654980">
      <w:bodyDiv w:val="1"/>
      <w:marLeft w:val="0"/>
      <w:marRight w:val="0"/>
      <w:marTop w:val="0"/>
      <w:marBottom w:val="0"/>
      <w:divBdr>
        <w:top w:val="none" w:sz="0" w:space="0" w:color="auto"/>
        <w:left w:val="none" w:sz="0" w:space="0" w:color="auto"/>
        <w:bottom w:val="none" w:sz="0" w:space="0" w:color="auto"/>
        <w:right w:val="none" w:sz="0" w:space="0" w:color="auto"/>
      </w:divBdr>
    </w:div>
    <w:div w:id="1480196516">
      <w:bodyDiv w:val="1"/>
      <w:marLeft w:val="0"/>
      <w:marRight w:val="0"/>
      <w:marTop w:val="0"/>
      <w:marBottom w:val="0"/>
      <w:divBdr>
        <w:top w:val="none" w:sz="0" w:space="0" w:color="auto"/>
        <w:left w:val="none" w:sz="0" w:space="0" w:color="auto"/>
        <w:bottom w:val="none" w:sz="0" w:space="0" w:color="auto"/>
        <w:right w:val="none" w:sz="0" w:space="0" w:color="auto"/>
      </w:divBdr>
    </w:div>
    <w:div w:id="1545676773">
      <w:bodyDiv w:val="1"/>
      <w:marLeft w:val="0"/>
      <w:marRight w:val="0"/>
      <w:marTop w:val="0"/>
      <w:marBottom w:val="0"/>
      <w:divBdr>
        <w:top w:val="none" w:sz="0" w:space="0" w:color="auto"/>
        <w:left w:val="none" w:sz="0" w:space="0" w:color="auto"/>
        <w:bottom w:val="none" w:sz="0" w:space="0" w:color="auto"/>
        <w:right w:val="none" w:sz="0" w:space="0" w:color="auto"/>
      </w:divBdr>
    </w:div>
    <w:div w:id="1569265623">
      <w:bodyDiv w:val="1"/>
      <w:marLeft w:val="0"/>
      <w:marRight w:val="0"/>
      <w:marTop w:val="0"/>
      <w:marBottom w:val="0"/>
      <w:divBdr>
        <w:top w:val="none" w:sz="0" w:space="0" w:color="auto"/>
        <w:left w:val="none" w:sz="0" w:space="0" w:color="auto"/>
        <w:bottom w:val="none" w:sz="0" w:space="0" w:color="auto"/>
        <w:right w:val="none" w:sz="0" w:space="0" w:color="auto"/>
      </w:divBdr>
    </w:div>
    <w:div w:id="1606615498">
      <w:bodyDiv w:val="1"/>
      <w:marLeft w:val="0"/>
      <w:marRight w:val="0"/>
      <w:marTop w:val="0"/>
      <w:marBottom w:val="0"/>
      <w:divBdr>
        <w:top w:val="none" w:sz="0" w:space="0" w:color="auto"/>
        <w:left w:val="none" w:sz="0" w:space="0" w:color="auto"/>
        <w:bottom w:val="none" w:sz="0" w:space="0" w:color="auto"/>
        <w:right w:val="none" w:sz="0" w:space="0" w:color="auto"/>
      </w:divBdr>
    </w:div>
    <w:div w:id="1617373455">
      <w:bodyDiv w:val="1"/>
      <w:marLeft w:val="0"/>
      <w:marRight w:val="0"/>
      <w:marTop w:val="0"/>
      <w:marBottom w:val="0"/>
      <w:divBdr>
        <w:top w:val="none" w:sz="0" w:space="0" w:color="auto"/>
        <w:left w:val="none" w:sz="0" w:space="0" w:color="auto"/>
        <w:bottom w:val="none" w:sz="0" w:space="0" w:color="auto"/>
        <w:right w:val="none" w:sz="0" w:space="0" w:color="auto"/>
      </w:divBdr>
    </w:div>
    <w:div w:id="1681618102">
      <w:bodyDiv w:val="1"/>
      <w:marLeft w:val="0"/>
      <w:marRight w:val="0"/>
      <w:marTop w:val="0"/>
      <w:marBottom w:val="0"/>
      <w:divBdr>
        <w:top w:val="none" w:sz="0" w:space="0" w:color="auto"/>
        <w:left w:val="none" w:sz="0" w:space="0" w:color="auto"/>
        <w:bottom w:val="none" w:sz="0" w:space="0" w:color="auto"/>
        <w:right w:val="none" w:sz="0" w:space="0" w:color="auto"/>
      </w:divBdr>
    </w:div>
    <w:div w:id="1891577331">
      <w:bodyDiv w:val="1"/>
      <w:marLeft w:val="0"/>
      <w:marRight w:val="0"/>
      <w:marTop w:val="0"/>
      <w:marBottom w:val="0"/>
      <w:divBdr>
        <w:top w:val="none" w:sz="0" w:space="0" w:color="auto"/>
        <w:left w:val="none" w:sz="0" w:space="0" w:color="auto"/>
        <w:bottom w:val="none" w:sz="0" w:space="0" w:color="auto"/>
        <w:right w:val="none" w:sz="0" w:space="0" w:color="auto"/>
      </w:divBdr>
    </w:div>
    <w:div w:id="191562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hyperlink" Target="https://materializecss.com/" TargetMode="External"/><Relationship Id="rId34" Type="http://schemas.openxmlformats.org/officeDocument/2006/relationships/hyperlink" Target="https://linode.com/sentdex" TargetMode="External"/><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linode.com/sentdex" TargetMode="External"/><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djangoproject.com/en/2.0/howto/error-reporting/"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pythonprogramming.net/static/downloads/django-tutorials/django-9-with-series-and-topics-n-such.zip" TargetMode="External"/><Relationship Id="rId36" Type="http://schemas.openxmlformats.org/officeDocument/2006/relationships/image" Target="media/image24.png"/><Relationship Id="rId10" Type="http://schemas.openxmlformats.org/officeDocument/2006/relationships/hyperlink" Target="https://docs.djangoproject.com/en/2.1/ref/models/fields/"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iscord.gg/sentde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76</Pages>
  <Words>16559</Words>
  <Characters>94391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mahadev</dc:creator>
  <cp:lastModifiedBy>mahadev</cp:lastModifiedBy>
  <cp:revision>1</cp:revision>
  <dcterms:created xsi:type="dcterms:W3CDTF">2022-02-05T09:38:00Z</dcterms:created>
  <dcterms:modified xsi:type="dcterms:W3CDTF">2022-02-05T10:14:00Z</dcterms:modified>
</cp:coreProperties>
</file>